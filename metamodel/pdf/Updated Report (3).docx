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9072" w14:textId="62D1DD95" w:rsidR="009E72DC" w:rsidRDefault="025BA180" w:rsidP="4E181745">
      <w:pPr>
        <w:spacing w:line="276" w:lineRule="auto"/>
        <w:jc w:val="center"/>
        <w:rPr>
          <w:b/>
          <w:bCs/>
          <w:sz w:val="40"/>
          <w:szCs w:val="40"/>
        </w:rPr>
      </w:pPr>
      <w:r w:rsidRPr="32BAB909">
        <w:rPr>
          <w:b/>
          <w:bCs/>
          <w:sz w:val="40"/>
          <w:szCs w:val="40"/>
        </w:rPr>
        <w:t xml:space="preserve"> </w:t>
      </w:r>
    </w:p>
    <w:p w14:paraId="3B71A4AD" w14:textId="5E1181AF" w:rsidR="2D39CB73" w:rsidRDefault="2D39CB73" w:rsidP="2D39CB73">
      <w:pPr>
        <w:spacing w:line="276" w:lineRule="auto"/>
        <w:jc w:val="center"/>
        <w:rPr>
          <w:b/>
          <w:bCs/>
          <w:sz w:val="40"/>
          <w:szCs w:val="40"/>
        </w:rPr>
      </w:pPr>
    </w:p>
    <w:p w14:paraId="798D3F85" w14:textId="0AEC2DEF" w:rsidR="2D39CB73" w:rsidRDefault="2D39CB73" w:rsidP="2D39CB73">
      <w:pPr>
        <w:spacing w:line="276" w:lineRule="auto"/>
        <w:jc w:val="center"/>
        <w:rPr>
          <w:b/>
          <w:bCs/>
          <w:sz w:val="40"/>
          <w:szCs w:val="40"/>
        </w:rPr>
      </w:pPr>
    </w:p>
    <w:p w14:paraId="620CFB46" w14:textId="5D7F4CB0" w:rsidR="2D39CB73" w:rsidRDefault="2D39CB73" w:rsidP="2D39CB73">
      <w:pPr>
        <w:spacing w:line="276" w:lineRule="auto"/>
        <w:jc w:val="center"/>
        <w:rPr>
          <w:b/>
          <w:bCs/>
          <w:sz w:val="40"/>
          <w:szCs w:val="40"/>
        </w:rPr>
      </w:pPr>
    </w:p>
    <w:p w14:paraId="5ED4452B" w14:textId="717C43DD" w:rsidR="2D39CB73" w:rsidRDefault="2D39CB73" w:rsidP="2D39CB73">
      <w:pPr>
        <w:spacing w:line="276" w:lineRule="auto"/>
        <w:jc w:val="center"/>
        <w:rPr>
          <w:b/>
          <w:bCs/>
          <w:sz w:val="40"/>
          <w:szCs w:val="40"/>
        </w:rPr>
      </w:pPr>
    </w:p>
    <w:p w14:paraId="0253BD17" w14:textId="3011AF16" w:rsidR="2D39CB73" w:rsidRDefault="2D39CB73" w:rsidP="2D39CB73">
      <w:pPr>
        <w:spacing w:line="276" w:lineRule="auto"/>
        <w:jc w:val="center"/>
        <w:rPr>
          <w:b/>
          <w:bCs/>
          <w:sz w:val="40"/>
          <w:szCs w:val="40"/>
        </w:rPr>
      </w:pPr>
    </w:p>
    <w:p w14:paraId="581B14D0" w14:textId="79747256" w:rsidR="009E72DC" w:rsidRDefault="025BA180" w:rsidP="32BAB909">
      <w:pPr>
        <w:spacing w:line="276" w:lineRule="auto"/>
        <w:jc w:val="center"/>
        <w:rPr>
          <w:b/>
          <w:bCs/>
          <w:sz w:val="40"/>
          <w:szCs w:val="40"/>
        </w:rPr>
      </w:pPr>
      <w:r w:rsidRPr="32BAB909">
        <w:rPr>
          <w:b/>
          <w:bCs/>
          <w:sz w:val="40"/>
          <w:szCs w:val="40"/>
        </w:rPr>
        <w:t>Updated Mitigation assessment report for NDC 3.0</w:t>
      </w:r>
    </w:p>
    <w:p w14:paraId="332A737C" w14:textId="74595B6A" w:rsidR="025BA180" w:rsidRDefault="025BA180" w:rsidP="00A420BF">
      <w:pPr>
        <w:spacing w:line="276" w:lineRule="auto"/>
        <w:jc w:val="center"/>
        <w:rPr>
          <w:b/>
          <w:bCs/>
          <w:sz w:val="32"/>
          <w:szCs w:val="32"/>
        </w:rPr>
      </w:pPr>
      <w:r w:rsidRPr="32BAB909">
        <w:rPr>
          <w:b/>
          <w:bCs/>
          <w:sz w:val="32"/>
          <w:szCs w:val="32"/>
        </w:rPr>
        <w:t xml:space="preserve">Preliminary Analysis for Uganda’s Nationally Determined Contribution (NDC 3.0) </w:t>
      </w:r>
    </w:p>
    <w:p w14:paraId="7E8240F0" w14:textId="6A225159" w:rsidR="025BA180" w:rsidRDefault="025BA180" w:rsidP="00A420BF">
      <w:pPr>
        <w:spacing w:line="276" w:lineRule="auto"/>
        <w:jc w:val="center"/>
        <w:rPr>
          <w:b/>
          <w:bCs/>
          <w:sz w:val="40"/>
          <w:szCs w:val="40"/>
        </w:rPr>
      </w:pPr>
      <w:r w:rsidRPr="32BAB909">
        <w:rPr>
          <w:b/>
          <w:bCs/>
          <w:sz w:val="40"/>
          <w:szCs w:val="40"/>
        </w:rPr>
        <w:t xml:space="preserve"> </w:t>
      </w:r>
    </w:p>
    <w:p w14:paraId="6BB73B35" w14:textId="0139AB34" w:rsidR="025BA180" w:rsidRDefault="025BA180" w:rsidP="00A420BF">
      <w:pPr>
        <w:spacing w:line="276" w:lineRule="auto"/>
        <w:jc w:val="center"/>
        <w:rPr>
          <w:b/>
          <w:bCs/>
          <w:sz w:val="40"/>
          <w:szCs w:val="40"/>
        </w:rPr>
      </w:pPr>
      <w:r w:rsidRPr="32BAB909">
        <w:rPr>
          <w:b/>
          <w:bCs/>
          <w:sz w:val="40"/>
          <w:szCs w:val="40"/>
        </w:rPr>
        <w:t xml:space="preserve"> </w:t>
      </w:r>
    </w:p>
    <w:p w14:paraId="70F4D961" w14:textId="77777777" w:rsidR="00EE0638" w:rsidRDefault="00EE0638" w:rsidP="00A420BF">
      <w:pPr>
        <w:spacing w:line="276" w:lineRule="auto"/>
        <w:jc w:val="center"/>
        <w:rPr>
          <w:b/>
          <w:bCs/>
          <w:sz w:val="40"/>
          <w:szCs w:val="40"/>
        </w:rPr>
      </w:pPr>
    </w:p>
    <w:p w14:paraId="66C53CC3" w14:textId="77777777" w:rsidR="00EE0638" w:rsidRDefault="00EE0638" w:rsidP="00A420BF">
      <w:pPr>
        <w:spacing w:line="276" w:lineRule="auto"/>
        <w:jc w:val="center"/>
        <w:rPr>
          <w:b/>
          <w:bCs/>
          <w:sz w:val="40"/>
          <w:szCs w:val="40"/>
        </w:rPr>
      </w:pPr>
    </w:p>
    <w:p w14:paraId="1925C3B2" w14:textId="7C446435" w:rsidR="025BA180" w:rsidRDefault="025BA180" w:rsidP="00A420BF">
      <w:pPr>
        <w:spacing w:line="276" w:lineRule="auto"/>
        <w:jc w:val="center"/>
        <w:rPr>
          <w:b/>
          <w:bCs/>
          <w:sz w:val="40"/>
          <w:szCs w:val="40"/>
        </w:rPr>
      </w:pPr>
      <w:r w:rsidRPr="32BAB909">
        <w:rPr>
          <w:b/>
          <w:bCs/>
          <w:sz w:val="40"/>
          <w:szCs w:val="40"/>
        </w:rPr>
        <w:t xml:space="preserve"> </w:t>
      </w:r>
    </w:p>
    <w:p w14:paraId="095A05FC" w14:textId="561689D8" w:rsidR="025BA180" w:rsidRDefault="025BA180" w:rsidP="00A420BF">
      <w:pPr>
        <w:spacing w:line="276" w:lineRule="auto"/>
        <w:jc w:val="center"/>
        <w:rPr>
          <w:b/>
          <w:bCs/>
          <w:sz w:val="40"/>
          <w:szCs w:val="40"/>
        </w:rPr>
      </w:pPr>
      <w:r w:rsidRPr="32BAB909">
        <w:rPr>
          <w:b/>
          <w:bCs/>
          <w:sz w:val="40"/>
          <w:szCs w:val="40"/>
        </w:rPr>
        <w:t xml:space="preserve"> </w:t>
      </w:r>
    </w:p>
    <w:p w14:paraId="7305C22D" w14:textId="07AED712" w:rsidR="025BA180" w:rsidRDefault="025BA180" w:rsidP="00A420BF">
      <w:pPr>
        <w:spacing w:line="276" w:lineRule="auto"/>
        <w:jc w:val="center"/>
        <w:rPr>
          <w:b/>
          <w:bCs/>
          <w:sz w:val="36"/>
          <w:szCs w:val="36"/>
        </w:rPr>
      </w:pPr>
      <w:r w:rsidRPr="32BAB909">
        <w:rPr>
          <w:b/>
          <w:bCs/>
          <w:sz w:val="36"/>
          <w:szCs w:val="36"/>
        </w:rPr>
        <w:t>Prepared for</w:t>
      </w:r>
    </w:p>
    <w:p w14:paraId="1C9DC2EE" w14:textId="7B4D7DED" w:rsidR="025BA180" w:rsidRDefault="025BA180" w:rsidP="00A420BF">
      <w:pPr>
        <w:spacing w:line="276" w:lineRule="auto"/>
        <w:jc w:val="center"/>
        <w:rPr>
          <w:b/>
          <w:bCs/>
          <w:sz w:val="28"/>
          <w:szCs w:val="28"/>
        </w:rPr>
      </w:pPr>
      <w:r w:rsidRPr="32BAB909">
        <w:rPr>
          <w:b/>
          <w:bCs/>
          <w:sz w:val="28"/>
          <w:szCs w:val="28"/>
        </w:rPr>
        <w:t>Climate Change Department (CCD),</w:t>
      </w:r>
    </w:p>
    <w:p w14:paraId="5E5F4EF3" w14:textId="52B938F4" w:rsidR="025BA180" w:rsidRDefault="025BA180" w:rsidP="00A420BF">
      <w:pPr>
        <w:spacing w:line="276" w:lineRule="auto"/>
        <w:jc w:val="center"/>
        <w:rPr>
          <w:b/>
          <w:bCs/>
          <w:sz w:val="28"/>
          <w:szCs w:val="28"/>
        </w:rPr>
      </w:pPr>
      <w:r w:rsidRPr="32BAB909">
        <w:rPr>
          <w:b/>
          <w:bCs/>
          <w:sz w:val="28"/>
          <w:szCs w:val="28"/>
        </w:rPr>
        <w:t>Ministry of Water and Environment,</w:t>
      </w:r>
    </w:p>
    <w:p w14:paraId="16E05AD2" w14:textId="07EFE275" w:rsidR="025BA180" w:rsidRDefault="025BA180" w:rsidP="00A420BF">
      <w:pPr>
        <w:spacing w:line="276" w:lineRule="auto"/>
        <w:jc w:val="center"/>
        <w:rPr>
          <w:b/>
          <w:bCs/>
          <w:sz w:val="28"/>
          <w:szCs w:val="28"/>
        </w:rPr>
      </w:pPr>
      <w:r w:rsidRPr="32BAB909">
        <w:rPr>
          <w:b/>
          <w:bCs/>
          <w:sz w:val="28"/>
          <w:szCs w:val="28"/>
        </w:rPr>
        <w:t>Government of Uganda</w:t>
      </w:r>
    </w:p>
    <w:p w14:paraId="17EBA955" w14:textId="3C468A5F" w:rsidR="025BA180" w:rsidRDefault="025BA180" w:rsidP="00A420BF">
      <w:pPr>
        <w:spacing w:line="276" w:lineRule="auto"/>
        <w:jc w:val="center"/>
        <w:rPr>
          <w:b/>
          <w:bCs/>
          <w:sz w:val="28"/>
          <w:szCs w:val="28"/>
        </w:rPr>
      </w:pPr>
      <w:r w:rsidRPr="32BAB909">
        <w:rPr>
          <w:b/>
          <w:bCs/>
          <w:sz w:val="28"/>
          <w:szCs w:val="28"/>
        </w:rPr>
        <w:t xml:space="preserve"> </w:t>
      </w:r>
    </w:p>
    <w:p w14:paraId="145C4DAE" w14:textId="350C3A16" w:rsidR="025BA180" w:rsidRDefault="025BA180" w:rsidP="00A420BF">
      <w:pPr>
        <w:spacing w:line="276" w:lineRule="auto"/>
        <w:rPr>
          <w:b/>
          <w:bCs/>
          <w:sz w:val="28"/>
          <w:szCs w:val="28"/>
        </w:rPr>
      </w:pPr>
      <w:r w:rsidRPr="32BAB909">
        <w:rPr>
          <w:b/>
          <w:bCs/>
          <w:sz w:val="28"/>
          <w:szCs w:val="28"/>
        </w:rPr>
        <w:t xml:space="preserve"> </w:t>
      </w:r>
    </w:p>
    <w:p w14:paraId="3B327EC5" w14:textId="3E16CFB9" w:rsidR="025BA180" w:rsidRDefault="025BA180" w:rsidP="00A420BF">
      <w:pPr>
        <w:spacing w:line="276" w:lineRule="auto"/>
        <w:rPr>
          <w:b/>
          <w:bCs/>
          <w:sz w:val="28"/>
          <w:szCs w:val="28"/>
        </w:rPr>
      </w:pPr>
      <w:r w:rsidRPr="32BAB909">
        <w:rPr>
          <w:b/>
          <w:bCs/>
          <w:sz w:val="28"/>
          <w:szCs w:val="28"/>
        </w:rPr>
        <w:t xml:space="preserve"> </w:t>
      </w:r>
    </w:p>
    <w:p w14:paraId="6E75573C" w14:textId="3509271F" w:rsidR="32BAB909" w:rsidRDefault="32BAB909" w:rsidP="00A420BF">
      <w:pPr>
        <w:spacing w:line="276" w:lineRule="auto"/>
        <w:jc w:val="center"/>
        <w:rPr>
          <w:b/>
          <w:bCs/>
          <w:sz w:val="20"/>
          <w:szCs w:val="20"/>
        </w:rPr>
      </w:pPr>
    </w:p>
    <w:p w14:paraId="3C7436FB" w14:textId="3C103CB1" w:rsidR="54A7B100" w:rsidRDefault="54A7B100" w:rsidP="54A7B100">
      <w:pPr>
        <w:spacing w:line="276" w:lineRule="auto"/>
        <w:jc w:val="center"/>
        <w:rPr>
          <w:b/>
          <w:bCs/>
          <w:sz w:val="20"/>
          <w:szCs w:val="20"/>
        </w:rPr>
      </w:pPr>
    </w:p>
    <w:p w14:paraId="5F476F8A" w14:textId="63614B99" w:rsidR="54A7B100" w:rsidRDefault="54A7B100" w:rsidP="54A7B100">
      <w:pPr>
        <w:spacing w:line="276" w:lineRule="auto"/>
        <w:jc w:val="center"/>
        <w:rPr>
          <w:b/>
          <w:bCs/>
          <w:sz w:val="20"/>
          <w:szCs w:val="20"/>
        </w:rPr>
      </w:pPr>
    </w:p>
    <w:p w14:paraId="523F52D4" w14:textId="11DDB724" w:rsidR="54A7B100" w:rsidRDefault="54A7B100" w:rsidP="54A7B100">
      <w:pPr>
        <w:spacing w:line="276" w:lineRule="auto"/>
        <w:jc w:val="center"/>
        <w:rPr>
          <w:b/>
          <w:bCs/>
          <w:sz w:val="20"/>
          <w:szCs w:val="20"/>
        </w:rPr>
      </w:pPr>
    </w:p>
    <w:p w14:paraId="6C239CD6" w14:textId="0568FD59" w:rsidR="40EA3947" w:rsidRPr="00A420BF" w:rsidRDefault="40EA3947" w:rsidP="40EA3947">
      <w:pPr>
        <w:spacing w:after="120"/>
        <w:rPr>
          <w:b/>
          <w:sz w:val="36"/>
          <w:szCs w:val="36"/>
        </w:rPr>
      </w:pPr>
    </w:p>
    <w:p w14:paraId="47515C79" w14:textId="7FB59A9C" w:rsidR="40EA3947" w:rsidRPr="00A420BF" w:rsidRDefault="40EA3947" w:rsidP="40EA3947">
      <w:pPr>
        <w:spacing w:after="120"/>
        <w:rPr>
          <w:b/>
          <w:sz w:val="36"/>
          <w:szCs w:val="36"/>
        </w:rPr>
      </w:pPr>
    </w:p>
    <w:p w14:paraId="512634BC" w14:textId="56FE847F" w:rsidR="3DAC5596" w:rsidRPr="00A420BF" w:rsidRDefault="3DAC5596" w:rsidP="3DAC5596">
      <w:pPr>
        <w:spacing w:after="120"/>
        <w:rPr>
          <w:b/>
          <w:sz w:val="36"/>
          <w:szCs w:val="36"/>
        </w:rPr>
      </w:pPr>
    </w:p>
    <w:p w14:paraId="39E4B812" w14:textId="77777777" w:rsidR="00715499" w:rsidRDefault="00715499" w:rsidP="00A420BF"/>
    <w:p w14:paraId="5A09AFC7" w14:textId="77777777" w:rsidR="00050404" w:rsidRPr="00735533" w:rsidRDefault="003B7A5B" w:rsidP="00A420BF">
      <w:pPr>
        <w:pStyle w:val="Heading1"/>
        <w:rPr>
          <w:b/>
          <w:sz w:val="28"/>
          <w:szCs w:val="28"/>
        </w:rPr>
      </w:pPr>
      <w:bookmarkStart w:id="0" w:name="_Toc229386338"/>
      <w:bookmarkStart w:id="1" w:name="_Toc229389606"/>
      <w:bookmarkStart w:id="2" w:name="_Toc229389683"/>
      <w:bookmarkStart w:id="3" w:name="_Toc229394605"/>
      <w:bookmarkStart w:id="4" w:name="_Toc229401334"/>
      <w:r w:rsidRPr="00735533">
        <w:rPr>
          <w:b/>
          <w:color w:val="auto"/>
          <w:sz w:val="28"/>
          <w:szCs w:val="28"/>
        </w:rPr>
        <w:t>Executive Summary</w:t>
      </w:r>
      <w:bookmarkEnd w:id="0"/>
      <w:bookmarkEnd w:id="1"/>
      <w:bookmarkEnd w:id="2"/>
      <w:bookmarkEnd w:id="3"/>
      <w:bookmarkEnd w:id="4"/>
    </w:p>
    <w:p w14:paraId="19481CFE" w14:textId="11BA8E8D" w:rsidR="1AE36522" w:rsidRPr="00A420BF" w:rsidRDefault="1AE36522" w:rsidP="00735533"/>
    <w:p w14:paraId="37383EA9" w14:textId="1D4375F3" w:rsidR="3C1962C8" w:rsidRDefault="3C1962C8" w:rsidP="00A420BF">
      <w:pPr>
        <w:spacing w:after="160" w:line="276" w:lineRule="auto"/>
        <w:jc w:val="both"/>
        <w:rPr>
          <w:sz w:val="24"/>
          <w:szCs w:val="24"/>
          <w:lang w:val="en-US"/>
        </w:rPr>
      </w:pPr>
      <w:r w:rsidRPr="65813DAB">
        <w:rPr>
          <w:sz w:val="24"/>
          <w:szCs w:val="24"/>
          <w:lang w:val="en-US"/>
        </w:rPr>
        <w:t xml:space="preserve">Uganda’s development over the coming decades will be shaped by rapid population growth, urbanization, and rising demand for energy, transport, housing, food, and sanitation services. This analysis demonstrates that many of the investments required to meet these development needs also deliver substantial benefits to human health and wellbeing, economic productivity and the environment. Across the scenarios assessed, the most significant gains arise from improvements in household energy access, urban transport systems, sanitation and waste management. </w:t>
      </w:r>
    </w:p>
    <w:p w14:paraId="1008C7A1" w14:textId="38E68B76" w:rsidR="3C1962C8" w:rsidRDefault="3C1962C8" w:rsidP="00A420BF">
      <w:pPr>
        <w:spacing w:after="160" w:line="276" w:lineRule="auto"/>
        <w:jc w:val="both"/>
        <w:rPr>
          <w:sz w:val="24"/>
          <w:szCs w:val="24"/>
        </w:rPr>
      </w:pPr>
      <w:r w:rsidRPr="65813DAB">
        <w:rPr>
          <w:sz w:val="24"/>
          <w:szCs w:val="24"/>
        </w:rPr>
        <w:t xml:space="preserve">Under </w:t>
      </w:r>
      <w:r w:rsidR="00E071A5">
        <w:rPr>
          <w:sz w:val="24"/>
          <w:szCs w:val="24"/>
        </w:rPr>
        <w:t xml:space="preserve">Reference </w:t>
      </w:r>
      <w:r w:rsidR="00780EF5">
        <w:rPr>
          <w:sz w:val="24"/>
          <w:szCs w:val="24"/>
        </w:rPr>
        <w:t>scenario</w:t>
      </w:r>
      <w:r w:rsidRPr="65813DAB">
        <w:rPr>
          <w:sz w:val="24"/>
          <w:szCs w:val="24"/>
        </w:rPr>
        <w:t xml:space="preserve"> assumptions, national greenhouse gas emissions are projected to increase substantially as population, economic activity, and energy demand expand. In the absence of additional mitigation measures, emissions are expected to reach approximately </w:t>
      </w:r>
      <w:r w:rsidR="003B49EF">
        <w:rPr>
          <w:sz w:val="24"/>
          <w:szCs w:val="24"/>
        </w:rPr>
        <w:t>150</w:t>
      </w:r>
      <w:r w:rsidRPr="65813DAB">
        <w:rPr>
          <w:sz w:val="24"/>
          <w:szCs w:val="24"/>
        </w:rPr>
        <w:t>–170 MtCO</w:t>
      </w:r>
      <w:r w:rsidRPr="65813DAB">
        <w:rPr>
          <w:rFonts w:ascii="Cambria Math" w:eastAsia="Cambria Math" w:hAnsi="Cambria Math" w:cs="Cambria Math"/>
          <w:sz w:val="24"/>
          <w:szCs w:val="24"/>
        </w:rPr>
        <w:t>₂</w:t>
      </w:r>
      <w:r w:rsidRPr="65813DAB">
        <w:rPr>
          <w:sz w:val="24"/>
          <w:szCs w:val="24"/>
        </w:rPr>
        <w:t>e</w:t>
      </w:r>
      <w:r w:rsidR="00EC290D">
        <w:rPr>
          <w:sz w:val="24"/>
          <w:szCs w:val="24"/>
        </w:rPr>
        <w:t>q</w:t>
      </w:r>
      <w:r w:rsidRPr="65813DAB">
        <w:rPr>
          <w:sz w:val="24"/>
          <w:szCs w:val="24"/>
        </w:rPr>
        <w:t xml:space="preserve"> by 2035 and </w:t>
      </w:r>
      <w:r w:rsidR="00D52908">
        <w:rPr>
          <w:sz w:val="24"/>
          <w:szCs w:val="24"/>
        </w:rPr>
        <w:t>around 200</w:t>
      </w:r>
      <w:r w:rsidRPr="65813DAB">
        <w:rPr>
          <w:sz w:val="24"/>
          <w:szCs w:val="24"/>
        </w:rPr>
        <w:t xml:space="preserve"> MtCO</w:t>
      </w:r>
      <w:r w:rsidRPr="65813DAB">
        <w:rPr>
          <w:rFonts w:ascii="Cambria Math" w:eastAsia="Cambria Math" w:hAnsi="Cambria Math" w:cs="Cambria Math"/>
          <w:sz w:val="24"/>
          <w:szCs w:val="24"/>
        </w:rPr>
        <w:t>₂</w:t>
      </w:r>
      <w:r w:rsidRPr="65813DAB">
        <w:rPr>
          <w:sz w:val="24"/>
          <w:szCs w:val="24"/>
        </w:rPr>
        <w:t>e</w:t>
      </w:r>
      <w:r w:rsidR="00D5402A">
        <w:rPr>
          <w:sz w:val="24"/>
          <w:szCs w:val="24"/>
        </w:rPr>
        <w:t>q</w:t>
      </w:r>
      <w:r w:rsidRPr="65813DAB">
        <w:rPr>
          <w:sz w:val="24"/>
          <w:szCs w:val="24"/>
        </w:rPr>
        <w:t xml:space="preserve"> by mid-century. Implementation of the measures already included in NDC 2.0 could reduce emissions by an estimated </w:t>
      </w:r>
      <w:r w:rsidR="006702FA">
        <w:rPr>
          <w:sz w:val="24"/>
          <w:szCs w:val="24"/>
        </w:rPr>
        <w:t>40</w:t>
      </w:r>
      <w:r w:rsidRPr="65813DAB">
        <w:rPr>
          <w:sz w:val="24"/>
          <w:szCs w:val="24"/>
        </w:rPr>
        <w:t>–</w:t>
      </w:r>
      <w:r w:rsidR="006702FA">
        <w:rPr>
          <w:sz w:val="24"/>
          <w:szCs w:val="24"/>
        </w:rPr>
        <w:t>4</w:t>
      </w:r>
      <w:r w:rsidRPr="65813DAB">
        <w:rPr>
          <w:sz w:val="24"/>
          <w:szCs w:val="24"/>
        </w:rPr>
        <w:t>5 MtCO</w:t>
      </w:r>
      <w:r w:rsidRPr="65813DAB">
        <w:rPr>
          <w:rFonts w:ascii="Cambria Math" w:eastAsia="Cambria Math" w:hAnsi="Cambria Math" w:cs="Cambria Math"/>
          <w:sz w:val="24"/>
          <w:szCs w:val="24"/>
        </w:rPr>
        <w:t>₂</w:t>
      </w:r>
      <w:r w:rsidRPr="65813DAB">
        <w:rPr>
          <w:sz w:val="24"/>
          <w:szCs w:val="24"/>
        </w:rPr>
        <w:t>e</w:t>
      </w:r>
      <w:r w:rsidR="00D5402A">
        <w:rPr>
          <w:sz w:val="24"/>
          <w:szCs w:val="24"/>
        </w:rPr>
        <w:t>q</w:t>
      </w:r>
      <w:r w:rsidRPr="65813DAB">
        <w:rPr>
          <w:sz w:val="24"/>
          <w:szCs w:val="24"/>
        </w:rPr>
        <w:t xml:space="preserve"> by 2035, with additional candidate measures providing the potential to deliver a further 1</w:t>
      </w:r>
      <w:r w:rsidR="00E85897">
        <w:rPr>
          <w:sz w:val="24"/>
          <w:szCs w:val="24"/>
        </w:rPr>
        <w:t>0</w:t>
      </w:r>
      <w:r w:rsidRPr="65813DAB">
        <w:rPr>
          <w:sz w:val="24"/>
          <w:szCs w:val="24"/>
        </w:rPr>
        <w:t>–25 MtCO</w:t>
      </w:r>
      <w:r w:rsidRPr="65813DAB">
        <w:rPr>
          <w:rFonts w:ascii="Cambria Math" w:eastAsia="Cambria Math" w:hAnsi="Cambria Math" w:cs="Cambria Math"/>
          <w:sz w:val="24"/>
          <w:szCs w:val="24"/>
        </w:rPr>
        <w:t>₂</w:t>
      </w:r>
      <w:r w:rsidR="00835059">
        <w:rPr>
          <w:sz w:val="24"/>
          <w:szCs w:val="24"/>
        </w:rPr>
        <w:t>eq</w:t>
      </w:r>
      <w:r w:rsidRPr="65813DAB">
        <w:rPr>
          <w:sz w:val="24"/>
          <w:szCs w:val="24"/>
        </w:rPr>
        <w:t xml:space="preserve"> reduction over the same period. Looking toward 2050, the scope for transformational change becomes more pronounced as the long-term effects of early investments accumulate. Actions included in NDC 2.0 are projected to deliver reductions of approximately </w:t>
      </w:r>
      <w:r w:rsidR="00307C25">
        <w:rPr>
          <w:sz w:val="24"/>
          <w:szCs w:val="24"/>
        </w:rPr>
        <w:t>7</w:t>
      </w:r>
      <w:r w:rsidRPr="65813DAB">
        <w:rPr>
          <w:sz w:val="24"/>
          <w:szCs w:val="24"/>
        </w:rPr>
        <w:t>0–</w:t>
      </w:r>
      <w:r w:rsidR="00307C25">
        <w:rPr>
          <w:sz w:val="24"/>
          <w:szCs w:val="24"/>
        </w:rPr>
        <w:t>80</w:t>
      </w:r>
      <w:r w:rsidRPr="65813DAB">
        <w:rPr>
          <w:sz w:val="24"/>
          <w:szCs w:val="24"/>
        </w:rPr>
        <w:t xml:space="preserve"> MtCO</w:t>
      </w:r>
      <w:r w:rsidRPr="65813DAB">
        <w:rPr>
          <w:rFonts w:ascii="Cambria Math" w:eastAsia="Cambria Math" w:hAnsi="Cambria Math" w:cs="Cambria Math"/>
          <w:sz w:val="24"/>
          <w:szCs w:val="24"/>
        </w:rPr>
        <w:t>₂</w:t>
      </w:r>
      <w:r w:rsidRPr="65813DAB">
        <w:rPr>
          <w:sz w:val="24"/>
          <w:szCs w:val="24"/>
        </w:rPr>
        <w:t>e</w:t>
      </w:r>
      <w:r w:rsidR="00D5402A">
        <w:rPr>
          <w:sz w:val="24"/>
          <w:szCs w:val="24"/>
        </w:rPr>
        <w:t>q</w:t>
      </w:r>
      <w:r w:rsidRPr="65813DAB">
        <w:rPr>
          <w:sz w:val="24"/>
          <w:szCs w:val="24"/>
        </w:rPr>
        <w:t xml:space="preserve"> by mid-century, while the further candidate measures assessed in this analysis could reduce emissions by an additional </w:t>
      </w:r>
      <w:r w:rsidR="00CC1015">
        <w:rPr>
          <w:sz w:val="24"/>
          <w:szCs w:val="24"/>
        </w:rPr>
        <w:t>20</w:t>
      </w:r>
      <w:r w:rsidRPr="65813DAB">
        <w:rPr>
          <w:sz w:val="24"/>
          <w:szCs w:val="24"/>
        </w:rPr>
        <w:t>–</w:t>
      </w:r>
      <w:r w:rsidR="00CC1015">
        <w:rPr>
          <w:sz w:val="24"/>
          <w:szCs w:val="24"/>
        </w:rPr>
        <w:t>7</w:t>
      </w:r>
      <w:r w:rsidRPr="65813DAB">
        <w:rPr>
          <w:sz w:val="24"/>
          <w:szCs w:val="24"/>
        </w:rPr>
        <w:t>0 MtCO</w:t>
      </w:r>
      <w:r w:rsidRPr="65813DAB">
        <w:rPr>
          <w:rFonts w:ascii="Cambria Math" w:eastAsia="Cambria Math" w:hAnsi="Cambria Math" w:cs="Cambria Math"/>
          <w:sz w:val="24"/>
          <w:szCs w:val="24"/>
        </w:rPr>
        <w:t>₂</w:t>
      </w:r>
      <w:r w:rsidRPr="65813DAB">
        <w:rPr>
          <w:sz w:val="24"/>
          <w:szCs w:val="24"/>
        </w:rPr>
        <w:t>e</w:t>
      </w:r>
      <w:r w:rsidR="00D5402A">
        <w:rPr>
          <w:sz w:val="24"/>
          <w:szCs w:val="24"/>
        </w:rPr>
        <w:t>q</w:t>
      </w:r>
      <w:r w:rsidRPr="65813DAB">
        <w:rPr>
          <w:sz w:val="24"/>
          <w:szCs w:val="24"/>
        </w:rPr>
        <w:t>.</w:t>
      </w:r>
    </w:p>
    <w:p w14:paraId="53CF7161" w14:textId="44650DEE" w:rsidR="3C1962C8" w:rsidRDefault="3C1962C8" w:rsidP="00A420BF">
      <w:pPr>
        <w:spacing w:after="160" w:line="276" w:lineRule="auto"/>
        <w:jc w:val="both"/>
        <w:rPr>
          <w:sz w:val="24"/>
          <w:szCs w:val="24"/>
          <w:lang w:val="en-US"/>
        </w:rPr>
      </w:pPr>
      <w:r w:rsidRPr="65813DAB">
        <w:rPr>
          <w:sz w:val="24"/>
          <w:szCs w:val="24"/>
          <w:lang w:val="en-US"/>
        </w:rPr>
        <w:t xml:space="preserve">The transition to clean cooking emerges as the single largest source of immediate development benefits. Expanding access to modern cooking technologies sharply reduces indoor air pollution (drastically improving health outcomes) and releases time for education and income-generating activities. These benefits are estimated to reach approximately USD </w:t>
      </w:r>
      <w:r w:rsidR="009E5E2C">
        <w:rPr>
          <w:sz w:val="24"/>
          <w:szCs w:val="24"/>
          <w:lang w:val="en-US"/>
        </w:rPr>
        <w:t>2</w:t>
      </w:r>
      <w:r w:rsidRPr="65813DAB">
        <w:rPr>
          <w:sz w:val="24"/>
          <w:szCs w:val="24"/>
          <w:lang w:val="en-US"/>
        </w:rPr>
        <w:t xml:space="preserve">-4% of GDP depending on the </w:t>
      </w:r>
      <w:r w:rsidR="0067203B">
        <w:rPr>
          <w:sz w:val="24"/>
          <w:szCs w:val="24"/>
          <w:lang w:val="en-US"/>
        </w:rPr>
        <w:t>pathway</w:t>
      </w:r>
      <w:r w:rsidRPr="65813DAB">
        <w:rPr>
          <w:sz w:val="24"/>
          <w:szCs w:val="24"/>
          <w:lang w:val="en-US"/>
        </w:rPr>
        <w:t xml:space="preserve">, while also reducing pressure on forests and supporting the transition of the land sector toward a net carbon sink. However, the analysis shows that clean cooking alone does not fully stabilize emissions from the building sector. Most GHG emissions reductions related to building energy transitions occur in the land use sector as unsustainable biomass extraction is reduced or eliminated. As urban energy demand continues to grow with rising population and incomes, additional measures to support electrification, energy efficiency and managing electricity demand in buildings will therefore be required to also stabilize or lower direct emissions. </w:t>
      </w:r>
    </w:p>
    <w:p w14:paraId="6A0667E6" w14:textId="0C43A5DD" w:rsidR="3C1962C8" w:rsidRDefault="3C1962C8" w:rsidP="00A420BF">
      <w:pPr>
        <w:spacing w:after="160" w:line="276" w:lineRule="auto"/>
        <w:jc w:val="both"/>
        <w:rPr>
          <w:sz w:val="24"/>
          <w:szCs w:val="24"/>
          <w:lang w:val="en-US"/>
        </w:rPr>
      </w:pPr>
      <w:r w:rsidRPr="65813DAB">
        <w:rPr>
          <w:sz w:val="24"/>
          <w:szCs w:val="24"/>
          <w:lang w:val="en-US"/>
        </w:rPr>
        <w:t>Investments in transport systems deliver some of the most cost-effective development gains. Expanding public transport, improving vehicle efficiency, and supporting non-motorized mobility reduce congestion, improve air quality, and lower road fatalities while enhancing access to jobs and services. These measures generate strong economic and social returns across all scenarios. However, the analysis also shows that without sustained progress in vehicle electrification, transport emissions will continue to grow alongside rising mobility demand. Electrification of the vehicle fleet offers substantial mitigation potential but requires significant upfront investment in vehicles and charging infrastructure.</w:t>
      </w:r>
    </w:p>
    <w:p w14:paraId="50703F04" w14:textId="33A61365" w:rsidR="3C1962C8" w:rsidRDefault="3C1962C8" w:rsidP="00A420BF">
      <w:pPr>
        <w:spacing w:after="160" w:line="276" w:lineRule="auto"/>
        <w:jc w:val="both"/>
        <w:rPr>
          <w:sz w:val="24"/>
          <w:szCs w:val="24"/>
          <w:lang w:val="en-US"/>
        </w:rPr>
      </w:pPr>
      <w:r w:rsidRPr="65813DAB">
        <w:rPr>
          <w:sz w:val="24"/>
          <w:szCs w:val="24"/>
          <w:lang w:val="en-US"/>
        </w:rPr>
        <w:t>Improvements in sanitation and waste management represent another high-value investment area. Expanding wastewater treatment coverage and modernizing solid waste systems produce major public health and environmental benefits, particularly in rapidly urbanizing areas. These interventions are prioritized because of their health and environmental benefits rather than their mitigation potential. Nevertheless, continued population growth and urbanization will increase waste volumes over time, underscoring the need for sustained investment in waste infrastructure and service delivery capacity.</w:t>
      </w:r>
    </w:p>
    <w:p w14:paraId="403FFBB3" w14:textId="40160ADF" w:rsidR="3C1962C8" w:rsidRDefault="3C1962C8" w:rsidP="00A420BF">
      <w:pPr>
        <w:spacing w:after="160" w:line="276" w:lineRule="auto"/>
        <w:jc w:val="both"/>
        <w:rPr>
          <w:sz w:val="24"/>
          <w:szCs w:val="24"/>
          <w:lang w:val="en-US"/>
        </w:rPr>
      </w:pPr>
      <w:r w:rsidRPr="65813DAB">
        <w:rPr>
          <w:sz w:val="24"/>
          <w:szCs w:val="24"/>
          <w:lang w:val="en-US"/>
        </w:rPr>
        <w:t>The agriculture, forestry, and land-use sector remain the dominant source of long-term emissions, driven primarily by livestock production. Livestock emissions increase steadily across all scenarios and remain the largest single contributor to national emissions by mid-century. The analysis shows that improvements in other sectors alone cannot offset this growth. Targeted livestock mitigation measures, such as productivity improvements, feed management, and manure management, would therefore be needed to stabilize emissions from the land sector and achieve long-term climate goals.</w:t>
      </w:r>
    </w:p>
    <w:p w14:paraId="24B5E94A" w14:textId="23429CE9" w:rsidR="3C1962C8" w:rsidRDefault="3C1962C8" w:rsidP="00A420BF">
      <w:pPr>
        <w:spacing w:after="160" w:line="276" w:lineRule="auto"/>
        <w:jc w:val="both"/>
        <w:rPr>
          <w:sz w:val="24"/>
          <w:szCs w:val="24"/>
          <w:lang w:val="en-US"/>
        </w:rPr>
      </w:pPr>
      <w:r w:rsidRPr="65813DAB">
        <w:rPr>
          <w:sz w:val="24"/>
          <w:szCs w:val="24"/>
          <w:lang w:val="en-US"/>
        </w:rPr>
        <w:t xml:space="preserve">The energy sector plays a central enabling role in Uganda’s development and decarbonization pathway. Under current policy trajectories, rapid electrification of households, transport, and industry is expected to drive strong growth in electricity demand. Without sufficient expansion of low-carbon generation capacity, this demand growth can lead to rising emissions from the power sector. In contrast, scenarios aligned with </w:t>
      </w:r>
      <w:r w:rsidR="00F3797B">
        <w:rPr>
          <w:sz w:val="24"/>
          <w:szCs w:val="24"/>
          <w:lang w:val="en-US"/>
        </w:rPr>
        <w:t>the current Energy Policy</w:t>
      </w:r>
      <w:r w:rsidRPr="65813DAB">
        <w:rPr>
          <w:sz w:val="24"/>
          <w:szCs w:val="24"/>
          <w:lang w:val="en-US"/>
        </w:rPr>
        <w:t xml:space="preserve"> demonstrate that maintaining a largely decarbonized electricity sector is achievable. Strengthening investment in renewable energy and grid infrastructure is therefore critical to ensure that electrification delivers its full development and climate benefits.</w:t>
      </w:r>
    </w:p>
    <w:p w14:paraId="38CC73A3" w14:textId="253D7EB4" w:rsidR="3C1962C8" w:rsidRDefault="3C1962C8" w:rsidP="00A420BF">
      <w:pPr>
        <w:spacing w:after="160" w:line="276" w:lineRule="auto"/>
        <w:jc w:val="both"/>
        <w:rPr>
          <w:sz w:val="24"/>
          <w:szCs w:val="24"/>
          <w:lang w:val="en-US"/>
        </w:rPr>
      </w:pPr>
      <w:r w:rsidRPr="65813DAB">
        <w:rPr>
          <w:sz w:val="24"/>
          <w:szCs w:val="24"/>
          <w:lang w:val="en-US"/>
        </w:rPr>
        <w:t>The NDC 3</w:t>
      </w:r>
      <w:r w:rsidR="00F052DB">
        <w:rPr>
          <w:sz w:val="24"/>
          <w:szCs w:val="24"/>
          <w:lang w:val="en-US"/>
        </w:rPr>
        <w:t>.0</w:t>
      </w:r>
      <w:r w:rsidRPr="65813DAB">
        <w:rPr>
          <w:sz w:val="24"/>
          <w:szCs w:val="24"/>
          <w:lang w:val="en-US"/>
        </w:rPr>
        <w:t xml:space="preserve"> candidate scenario illustrates that a pathway consistent with net-zero emissions by around 2070 is technically feasible for Uganda. Achieving this trajectory would require deep decarbonization of the energy supply sector, accelerated transformation of land systems, and sustained investment in transport, buildings, and waste infrastructure. However, the analysis indicates that the scale of investment required is substantially higher than under current policy pathways, with investment requirements rising </w:t>
      </w:r>
      <w:r w:rsidR="003F7C9E">
        <w:rPr>
          <w:sz w:val="24"/>
          <w:szCs w:val="24"/>
          <w:lang w:val="en-US"/>
        </w:rPr>
        <w:t>15-20</w:t>
      </w:r>
      <w:r w:rsidRPr="65813DAB">
        <w:rPr>
          <w:sz w:val="24"/>
          <w:szCs w:val="24"/>
          <w:lang w:val="en-US"/>
        </w:rPr>
        <w:t xml:space="preserve">% higher than in the </w:t>
      </w:r>
      <w:r w:rsidR="00780EF5">
        <w:rPr>
          <w:sz w:val="24"/>
          <w:szCs w:val="24"/>
          <w:lang w:val="en-US"/>
        </w:rPr>
        <w:t>Reference scenario</w:t>
      </w:r>
      <w:r w:rsidRPr="65813DAB">
        <w:rPr>
          <w:sz w:val="24"/>
          <w:szCs w:val="24"/>
          <w:lang w:val="en-US"/>
        </w:rPr>
        <w:t xml:space="preserve"> with gross capital fixed formation peaking at around 30% of GDP. Mobilizing this level of investment will depend on strengthened institutional capacity, enhanced policy coordination, and expanded access to domestic and international climate finance.</w:t>
      </w:r>
    </w:p>
    <w:p w14:paraId="6DECE707" w14:textId="791D531A" w:rsidR="3C1962C8" w:rsidRDefault="3C1962C8" w:rsidP="00A420BF">
      <w:pPr>
        <w:spacing w:after="160" w:line="276" w:lineRule="auto"/>
        <w:jc w:val="both"/>
        <w:rPr>
          <w:sz w:val="24"/>
          <w:szCs w:val="24"/>
          <w:lang w:val="en-US"/>
        </w:rPr>
      </w:pPr>
      <w:r w:rsidRPr="65813DAB">
        <w:rPr>
          <w:sz w:val="24"/>
          <w:szCs w:val="24"/>
          <w:lang w:val="en-US"/>
        </w:rPr>
        <w:t>Overall, the findings underscore a central message: Uganda’s development and climate objectives are closely aligned. Investments that improve health, productivity, and economic opportunity, particularly in clean cooking, transport, sanitation, and energy systems, also deliver significant emissions reductions. Realizing these benefits will require sustained investment, targeted sectoral policies, and coordinated planning across government institutions and development partners</w:t>
      </w:r>
      <w:r w:rsidR="007C20C5">
        <w:rPr>
          <w:sz w:val="24"/>
          <w:szCs w:val="24"/>
          <w:lang w:val="en-US"/>
        </w:rPr>
        <w:t>.</w:t>
      </w:r>
    </w:p>
    <w:p w14:paraId="55D5F614" w14:textId="00A1FA48" w:rsidR="65813DAB" w:rsidRDefault="65813DAB" w:rsidP="00A420BF">
      <w:pPr>
        <w:spacing w:line="276" w:lineRule="auto"/>
      </w:pPr>
    </w:p>
    <w:p w14:paraId="306336D3" w14:textId="7A0F3775" w:rsidR="65813DAB" w:rsidRDefault="65813DAB" w:rsidP="00A420BF">
      <w:pPr>
        <w:spacing w:line="276" w:lineRule="auto"/>
        <w:rPr>
          <w:sz w:val="20"/>
          <w:szCs w:val="20"/>
        </w:rPr>
      </w:pPr>
    </w:p>
    <w:p w14:paraId="50E13A8D" w14:textId="214A0D14" w:rsidR="65813DAB" w:rsidRPr="00A420BF" w:rsidRDefault="65813DAB" w:rsidP="65813DAB">
      <w:pPr>
        <w:pStyle w:val="Heading1"/>
        <w:rPr>
          <w:color w:val="auto"/>
        </w:rPr>
      </w:pPr>
    </w:p>
    <w:p w14:paraId="43130D31" w14:textId="71EA4E2B" w:rsidR="3DAC5596" w:rsidRPr="00A420BF" w:rsidRDefault="3DAC5596" w:rsidP="3DAC5596">
      <w:pPr>
        <w:pStyle w:val="Heading1"/>
        <w:rPr>
          <w:b/>
          <w:color w:val="auto"/>
        </w:rPr>
      </w:pPr>
    </w:p>
    <w:p w14:paraId="21170C3E" w14:textId="71A264D4" w:rsidR="6FDB4003" w:rsidRDefault="6FDB4003" w:rsidP="6FDB4003">
      <w:pPr>
        <w:spacing w:before="30" w:after="30"/>
      </w:pPr>
    </w:p>
    <w:p w14:paraId="662A2700" w14:textId="60D5738D" w:rsidR="6FDB4003" w:rsidRDefault="6FDB4003" w:rsidP="6FDB4003">
      <w:pPr>
        <w:spacing w:before="30" w:after="30"/>
      </w:pPr>
    </w:p>
    <w:p w14:paraId="1F9C0A82" w14:textId="63290BE8" w:rsidR="6FDB4003" w:rsidRDefault="6FDB4003" w:rsidP="6FDB4003">
      <w:pPr>
        <w:spacing w:before="30" w:after="30"/>
      </w:pPr>
    </w:p>
    <w:p w14:paraId="2A9FE485" w14:textId="12416D4F" w:rsidR="6FDB4003" w:rsidRDefault="6FDB4003" w:rsidP="6FDB4003">
      <w:pPr>
        <w:spacing w:before="30" w:after="30"/>
      </w:pPr>
    </w:p>
    <w:p w14:paraId="15A5A5EF" w14:textId="0410C985" w:rsidR="6FDB4003" w:rsidRDefault="6FDB4003" w:rsidP="6FDB4003">
      <w:pPr>
        <w:spacing w:before="30" w:after="30"/>
      </w:pPr>
    </w:p>
    <w:p w14:paraId="79C60EB0" w14:textId="00DBBBB9" w:rsidR="6FDB4003" w:rsidRDefault="6FDB4003" w:rsidP="6FDB4003">
      <w:pPr>
        <w:spacing w:before="30" w:after="30"/>
      </w:pPr>
    </w:p>
    <w:p w14:paraId="49513B75" w14:textId="43A5A75D" w:rsidR="6FDB4003" w:rsidRDefault="6FDB4003" w:rsidP="6FDB4003">
      <w:pPr>
        <w:spacing w:before="30" w:after="30"/>
      </w:pPr>
    </w:p>
    <w:p w14:paraId="45C914A4" w14:textId="07384E8C" w:rsidR="6FDB4003" w:rsidRDefault="6FDB4003" w:rsidP="6FDB4003">
      <w:pPr>
        <w:spacing w:before="30" w:after="30"/>
      </w:pPr>
    </w:p>
    <w:p w14:paraId="1A370DAE" w14:textId="5FE8F6AC" w:rsidR="6FDB4003" w:rsidRDefault="6FDB4003" w:rsidP="6FDB4003">
      <w:pPr>
        <w:spacing w:before="30" w:after="30"/>
      </w:pPr>
    </w:p>
    <w:p w14:paraId="2CCC9204" w14:textId="7866CAF7" w:rsidR="6FDB4003" w:rsidRDefault="6FDB4003" w:rsidP="6FDB4003">
      <w:pPr>
        <w:spacing w:before="30" w:after="30"/>
      </w:pPr>
    </w:p>
    <w:p w14:paraId="379E2AF3" w14:textId="561076B0" w:rsidR="6FDB4003" w:rsidRDefault="6FDB4003" w:rsidP="6FDB4003">
      <w:pPr>
        <w:spacing w:before="30" w:after="30"/>
      </w:pPr>
    </w:p>
    <w:p w14:paraId="74E72F5D" w14:textId="271A2559" w:rsidR="6FDB4003" w:rsidRDefault="6FDB4003" w:rsidP="6FDB4003">
      <w:pPr>
        <w:spacing w:before="30" w:after="30"/>
      </w:pPr>
    </w:p>
    <w:p w14:paraId="3AAE9756" w14:textId="7C71A89C" w:rsidR="6FDB4003" w:rsidRDefault="6FDB4003" w:rsidP="6FDB4003">
      <w:pPr>
        <w:spacing w:before="30" w:after="30"/>
      </w:pPr>
    </w:p>
    <w:p w14:paraId="7C0E563A" w14:textId="2C9A663A" w:rsidR="6FDB4003" w:rsidRDefault="6FDB4003" w:rsidP="6FDB4003">
      <w:pPr>
        <w:spacing w:before="30" w:after="30"/>
      </w:pPr>
    </w:p>
    <w:p w14:paraId="78918766" w14:textId="442E9076" w:rsidR="6FDB4003" w:rsidRDefault="6FDB4003" w:rsidP="6FDB4003">
      <w:pPr>
        <w:spacing w:before="30" w:after="30"/>
      </w:pPr>
    </w:p>
    <w:p w14:paraId="0D33EC45" w14:textId="7D62A2B9" w:rsidR="6FDB4003" w:rsidRDefault="6FDB4003" w:rsidP="6FDB4003">
      <w:pPr>
        <w:spacing w:before="30" w:after="30"/>
      </w:pPr>
    </w:p>
    <w:p w14:paraId="7C535C9D" w14:textId="5D75FD42" w:rsidR="6FDB4003" w:rsidRDefault="6FDB4003" w:rsidP="6FDB4003">
      <w:pPr>
        <w:spacing w:before="30" w:after="30"/>
      </w:pPr>
    </w:p>
    <w:p w14:paraId="6B1D629F" w14:textId="17D32449" w:rsidR="6FDB4003" w:rsidRDefault="6FDB4003" w:rsidP="6FDB4003">
      <w:pPr>
        <w:spacing w:before="30" w:after="30"/>
      </w:pPr>
    </w:p>
    <w:p w14:paraId="3D491093" w14:textId="307FB6A1" w:rsidR="6FDB4003" w:rsidRDefault="6FDB4003" w:rsidP="6FDB4003">
      <w:pPr>
        <w:spacing w:before="30" w:after="30"/>
      </w:pPr>
    </w:p>
    <w:p w14:paraId="78101CB1" w14:textId="0FDF9CAD" w:rsidR="6FDB4003" w:rsidRDefault="6FDB4003" w:rsidP="6FDB4003">
      <w:pPr>
        <w:spacing w:before="30" w:after="30"/>
      </w:pPr>
    </w:p>
    <w:p w14:paraId="699EEC25" w14:textId="6C1D0C52" w:rsidR="6FDB4003" w:rsidRDefault="6FDB4003" w:rsidP="6FDB4003">
      <w:pPr>
        <w:spacing w:before="30" w:after="30"/>
      </w:pPr>
    </w:p>
    <w:p w14:paraId="64597B87" w14:textId="53CC03F4" w:rsidR="6FDB4003" w:rsidRDefault="6FDB4003" w:rsidP="6FDB4003">
      <w:pPr>
        <w:spacing w:before="30" w:after="30"/>
      </w:pPr>
    </w:p>
    <w:p w14:paraId="15F6A78A" w14:textId="02C0DC3D" w:rsidR="6FDB4003" w:rsidRDefault="6FDB4003" w:rsidP="6FDB4003">
      <w:pPr>
        <w:spacing w:before="30" w:after="30"/>
      </w:pPr>
    </w:p>
    <w:p w14:paraId="546D5642" w14:textId="27442254" w:rsidR="6FDB4003" w:rsidRDefault="6FDB4003" w:rsidP="6FDB4003">
      <w:pPr>
        <w:spacing w:before="30" w:after="30"/>
      </w:pPr>
    </w:p>
    <w:p w14:paraId="752AABF5" w14:textId="764C0F41" w:rsidR="6FDB4003" w:rsidRDefault="6FDB4003" w:rsidP="6FDB4003">
      <w:pPr>
        <w:spacing w:before="30" w:after="30"/>
      </w:pPr>
    </w:p>
    <w:p w14:paraId="326B8C33" w14:textId="44C9700D" w:rsidR="6FDB4003" w:rsidRDefault="6FDB4003" w:rsidP="6FDB4003">
      <w:pPr>
        <w:spacing w:before="30" w:after="30"/>
      </w:pPr>
    </w:p>
    <w:p w14:paraId="41C1C1A4" w14:textId="045CC313" w:rsidR="6FDB4003" w:rsidRDefault="6FDB4003" w:rsidP="6FDB4003">
      <w:pPr>
        <w:spacing w:before="30" w:after="30"/>
      </w:pPr>
    </w:p>
    <w:p w14:paraId="361626EC" w14:textId="77777777" w:rsidR="00070832" w:rsidRDefault="00070832" w:rsidP="6FDB4003">
      <w:pPr>
        <w:spacing w:before="30" w:after="30"/>
      </w:pPr>
    </w:p>
    <w:p w14:paraId="4CAD87D2" w14:textId="77777777" w:rsidR="00070832" w:rsidRDefault="00070832" w:rsidP="6FDB4003">
      <w:pPr>
        <w:spacing w:before="30" w:after="30"/>
      </w:pPr>
    </w:p>
    <w:p w14:paraId="168120D6" w14:textId="77777777" w:rsidR="00070832" w:rsidRDefault="00070832" w:rsidP="6FDB4003">
      <w:pPr>
        <w:spacing w:before="30" w:after="30"/>
      </w:pPr>
    </w:p>
    <w:p w14:paraId="03E2F59E" w14:textId="77777777" w:rsidR="00070832" w:rsidRDefault="00070832" w:rsidP="6FDB4003">
      <w:pPr>
        <w:spacing w:before="30" w:after="30"/>
      </w:pPr>
    </w:p>
    <w:p w14:paraId="4473A327" w14:textId="77777777" w:rsidR="00070832" w:rsidRDefault="00070832" w:rsidP="6FDB4003">
      <w:pPr>
        <w:spacing w:before="30" w:after="30"/>
      </w:pPr>
    </w:p>
    <w:p w14:paraId="6FE7A01B" w14:textId="77777777" w:rsidR="00070832" w:rsidRDefault="00070832" w:rsidP="6FDB4003">
      <w:pPr>
        <w:spacing w:before="30" w:after="30"/>
      </w:pPr>
    </w:p>
    <w:p w14:paraId="3511CBB3" w14:textId="77777777" w:rsidR="00070832" w:rsidRDefault="00070832" w:rsidP="6FDB4003">
      <w:pPr>
        <w:spacing w:before="30" w:after="30"/>
      </w:pPr>
    </w:p>
    <w:p w14:paraId="20138885" w14:textId="77777777" w:rsidR="00070832" w:rsidRDefault="00070832" w:rsidP="6FDB4003">
      <w:pPr>
        <w:spacing w:before="30" w:after="30"/>
      </w:pPr>
    </w:p>
    <w:p w14:paraId="23940EC2" w14:textId="77777777" w:rsidR="00043257" w:rsidRDefault="00043257" w:rsidP="6FDB4003">
      <w:pPr>
        <w:spacing w:before="30" w:after="30"/>
      </w:pPr>
    </w:p>
    <w:p w14:paraId="5F922A62" w14:textId="77777777" w:rsidR="00043257" w:rsidRDefault="00043257" w:rsidP="6FDB4003">
      <w:pPr>
        <w:spacing w:before="30" w:after="30"/>
      </w:pPr>
    </w:p>
    <w:p w14:paraId="62B1CB02" w14:textId="77777777" w:rsidR="00070832" w:rsidRDefault="00070832" w:rsidP="6FDB4003">
      <w:pPr>
        <w:spacing w:before="30" w:after="30"/>
      </w:pPr>
    </w:p>
    <w:p w14:paraId="21A9957E" w14:textId="0685DD55" w:rsidR="6FDB4003" w:rsidRDefault="6FDB4003" w:rsidP="6FDB4003">
      <w:pPr>
        <w:spacing w:before="30" w:after="30"/>
      </w:pPr>
    </w:p>
    <w:sdt>
      <w:sdtPr>
        <w:rPr>
          <w:rFonts w:ascii="Arial" w:eastAsia="Arial" w:hAnsi="Arial" w:cs="Arial"/>
          <w:color w:val="auto"/>
          <w:sz w:val="22"/>
          <w:szCs w:val="22"/>
          <w:lang w:val="en-GB" w:eastAsia="en-GB"/>
        </w:rPr>
        <w:id w:val="-2013361656"/>
        <w:docPartObj>
          <w:docPartGallery w:val="Table of Contents"/>
          <w:docPartUnique/>
        </w:docPartObj>
      </w:sdtPr>
      <w:sdtEndPr>
        <w:rPr>
          <w:b/>
          <w:bCs/>
          <w:noProof/>
        </w:rPr>
      </w:sdtEndPr>
      <w:sdtContent>
        <w:p w14:paraId="647B29DF" w14:textId="77777777" w:rsidR="1823BEBC" w:rsidRDefault="1823BEBC" w:rsidP="1823BEBC">
          <w:pPr>
            <w:pStyle w:val="TOCHeading"/>
            <w:jc w:val="center"/>
            <w:rPr>
              <w:noProof/>
            </w:rPr>
          </w:pPr>
          <w:r w:rsidRPr="1823BEBC">
            <w:rPr>
              <w:b/>
              <w:bCs/>
              <w:color w:val="auto"/>
            </w:rPr>
            <w:t>Table of Content</w:t>
          </w:r>
          <w:r w:rsidR="0057013B" w:rsidRPr="006607F4">
            <w:fldChar w:fldCharType="begin"/>
          </w:r>
          <w:r>
            <w:instrText>TOC \o "1-3" \z \u \h</w:instrText>
          </w:r>
          <w:r w:rsidR="0057013B" w:rsidRPr="006607F4">
            <w:fldChar w:fldCharType="separate"/>
          </w:r>
        </w:p>
        <w:p w14:paraId="2B6F7CED" w14:textId="7377172C" w:rsidR="1823BEBC" w:rsidRDefault="1823BEBC" w:rsidP="1823BEBC">
          <w:pPr>
            <w:pStyle w:val="TOC1"/>
            <w:tabs>
              <w:tab w:val="right" w:leader="dot" w:pos="9016"/>
            </w:tabs>
            <w:rPr>
              <w:rFonts w:asciiTheme="minorHAnsi" w:eastAsiaTheme="minorEastAsia" w:hAnsiTheme="minorHAnsi" w:cstheme="minorBidi"/>
              <w:noProof/>
              <w:sz w:val="24"/>
              <w:szCs w:val="24"/>
            </w:rPr>
          </w:pPr>
          <w:hyperlink w:anchor="_Toc229401335">
            <w:r w:rsidRPr="1823BEBC">
              <w:rPr>
                <w:rStyle w:val="Hyperlink"/>
                <w:b/>
                <w:bCs/>
                <w:noProof/>
              </w:rPr>
              <w:t>1. Introduction</w:t>
            </w:r>
            <w:r>
              <w:tab/>
            </w:r>
            <w:r w:rsidRPr="1823BEBC">
              <w:rPr>
                <w:noProof/>
              </w:rPr>
              <w:fldChar w:fldCharType="begin"/>
            </w:r>
            <w:r w:rsidRPr="1823BEBC">
              <w:rPr>
                <w:noProof/>
              </w:rPr>
              <w:instrText xml:space="preserve"> PAGEREF _Toc229401335 \h </w:instrText>
            </w:r>
            <w:r w:rsidRPr="1823BEBC">
              <w:rPr>
                <w:noProof/>
              </w:rPr>
            </w:r>
            <w:r w:rsidRPr="1823BEBC">
              <w:rPr>
                <w:noProof/>
              </w:rPr>
              <w:fldChar w:fldCharType="separate"/>
            </w:r>
            <w:r w:rsidRPr="1823BEBC">
              <w:rPr>
                <w:noProof/>
              </w:rPr>
              <w:t>10</w:t>
            </w:r>
            <w:r w:rsidRPr="1823BEBC">
              <w:rPr>
                <w:noProof/>
              </w:rPr>
              <w:fldChar w:fldCharType="end"/>
            </w:r>
          </w:hyperlink>
        </w:p>
        <w:p w14:paraId="63301713" w14:textId="134797EA"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36">
            <w:r w:rsidRPr="1823BEBC">
              <w:rPr>
                <w:rStyle w:val="Hyperlink"/>
                <w:b/>
                <w:bCs/>
                <w:noProof/>
              </w:rPr>
              <w:t>1.1 Background and Objectives</w:t>
            </w:r>
            <w:r>
              <w:tab/>
            </w:r>
            <w:r w:rsidRPr="1823BEBC">
              <w:rPr>
                <w:noProof/>
              </w:rPr>
              <w:fldChar w:fldCharType="begin"/>
            </w:r>
            <w:r w:rsidRPr="1823BEBC">
              <w:rPr>
                <w:noProof/>
              </w:rPr>
              <w:instrText xml:space="preserve"> PAGEREF _Toc229401336 \h </w:instrText>
            </w:r>
            <w:r w:rsidRPr="1823BEBC">
              <w:rPr>
                <w:noProof/>
              </w:rPr>
            </w:r>
            <w:r w:rsidRPr="1823BEBC">
              <w:rPr>
                <w:noProof/>
              </w:rPr>
              <w:fldChar w:fldCharType="separate"/>
            </w:r>
            <w:r w:rsidRPr="1823BEBC">
              <w:rPr>
                <w:noProof/>
              </w:rPr>
              <w:t>10</w:t>
            </w:r>
            <w:r w:rsidRPr="1823BEBC">
              <w:rPr>
                <w:noProof/>
              </w:rPr>
              <w:fldChar w:fldCharType="end"/>
            </w:r>
          </w:hyperlink>
        </w:p>
        <w:p w14:paraId="5C6016AE" w14:textId="3AD1B7BE"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37">
            <w:r w:rsidRPr="1823BEBC">
              <w:rPr>
                <w:rStyle w:val="Hyperlink"/>
                <w:b/>
                <w:bCs/>
                <w:noProof/>
              </w:rPr>
              <w:t>1.2 Uganda’s Socioeconomic Context</w:t>
            </w:r>
            <w:r>
              <w:tab/>
            </w:r>
            <w:r w:rsidRPr="1823BEBC">
              <w:rPr>
                <w:noProof/>
              </w:rPr>
              <w:fldChar w:fldCharType="begin"/>
            </w:r>
            <w:r w:rsidRPr="1823BEBC">
              <w:rPr>
                <w:noProof/>
              </w:rPr>
              <w:instrText xml:space="preserve"> PAGEREF _Toc229401337 \h </w:instrText>
            </w:r>
            <w:r w:rsidRPr="1823BEBC">
              <w:rPr>
                <w:noProof/>
              </w:rPr>
            </w:r>
            <w:r w:rsidRPr="1823BEBC">
              <w:rPr>
                <w:noProof/>
              </w:rPr>
              <w:fldChar w:fldCharType="separate"/>
            </w:r>
            <w:r w:rsidRPr="1823BEBC">
              <w:rPr>
                <w:noProof/>
              </w:rPr>
              <w:t>11</w:t>
            </w:r>
            <w:r w:rsidRPr="1823BEBC">
              <w:rPr>
                <w:noProof/>
              </w:rPr>
              <w:fldChar w:fldCharType="end"/>
            </w:r>
          </w:hyperlink>
        </w:p>
        <w:p w14:paraId="30F578EA" w14:textId="2773C535"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38">
            <w:r w:rsidRPr="1823BEBC">
              <w:rPr>
                <w:rStyle w:val="Hyperlink"/>
                <w:b/>
                <w:bCs/>
                <w:noProof/>
              </w:rPr>
              <w:t>1.3 National Planning and Policy Framework</w:t>
            </w:r>
            <w:r>
              <w:tab/>
            </w:r>
            <w:r w:rsidRPr="1823BEBC">
              <w:rPr>
                <w:noProof/>
              </w:rPr>
              <w:fldChar w:fldCharType="begin"/>
            </w:r>
            <w:r w:rsidRPr="1823BEBC">
              <w:rPr>
                <w:noProof/>
              </w:rPr>
              <w:instrText xml:space="preserve"> PAGEREF _Toc229401338 \h </w:instrText>
            </w:r>
            <w:r w:rsidRPr="1823BEBC">
              <w:rPr>
                <w:noProof/>
              </w:rPr>
            </w:r>
            <w:r w:rsidRPr="1823BEBC">
              <w:rPr>
                <w:noProof/>
              </w:rPr>
              <w:fldChar w:fldCharType="separate"/>
            </w:r>
            <w:r w:rsidRPr="1823BEBC">
              <w:rPr>
                <w:noProof/>
              </w:rPr>
              <w:t>11</w:t>
            </w:r>
            <w:r w:rsidRPr="1823BEBC">
              <w:rPr>
                <w:noProof/>
              </w:rPr>
              <w:fldChar w:fldCharType="end"/>
            </w:r>
          </w:hyperlink>
        </w:p>
        <w:p w14:paraId="1C89DAE3" w14:textId="745BFECB" w:rsidR="1823BEBC" w:rsidRDefault="1823BEBC" w:rsidP="1823BEBC">
          <w:pPr>
            <w:pStyle w:val="TOC1"/>
            <w:tabs>
              <w:tab w:val="right" w:leader="dot" w:pos="9016"/>
            </w:tabs>
            <w:rPr>
              <w:rFonts w:asciiTheme="minorHAnsi" w:eastAsiaTheme="minorEastAsia" w:hAnsiTheme="minorHAnsi" w:cstheme="minorBidi"/>
              <w:noProof/>
              <w:sz w:val="24"/>
              <w:szCs w:val="24"/>
            </w:rPr>
          </w:pPr>
          <w:hyperlink w:anchor="_Toc229401339">
            <w:r w:rsidRPr="1823BEBC">
              <w:rPr>
                <w:rStyle w:val="Hyperlink"/>
                <w:b/>
                <w:bCs/>
                <w:noProof/>
              </w:rPr>
              <w:t>2. Analytical Approach and Methodology</w:t>
            </w:r>
            <w:r>
              <w:tab/>
            </w:r>
            <w:r w:rsidRPr="1823BEBC">
              <w:rPr>
                <w:noProof/>
              </w:rPr>
              <w:fldChar w:fldCharType="begin"/>
            </w:r>
            <w:r w:rsidRPr="1823BEBC">
              <w:rPr>
                <w:noProof/>
              </w:rPr>
              <w:instrText xml:space="preserve"> PAGEREF _Toc229401339 \h </w:instrText>
            </w:r>
            <w:r w:rsidRPr="1823BEBC">
              <w:rPr>
                <w:noProof/>
              </w:rPr>
            </w:r>
            <w:r w:rsidRPr="1823BEBC">
              <w:rPr>
                <w:noProof/>
              </w:rPr>
              <w:fldChar w:fldCharType="separate"/>
            </w:r>
            <w:r w:rsidRPr="1823BEBC">
              <w:rPr>
                <w:noProof/>
              </w:rPr>
              <w:t>12</w:t>
            </w:r>
            <w:r w:rsidRPr="1823BEBC">
              <w:rPr>
                <w:noProof/>
              </w:rPr>
              <w:fldChar w:fldCharType="end"/>
            </w:r>
          </w:hyperlink>
        </w:p>
        <w:p w14:paraId="0CCB49F2" w14:textId="346E6AE4"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40">
            <w:r w:rsidRPr="1823BEBC">
              <w:rPr>
                <w:rStyle w:val="Hyperlink"/>
                <w:b/>
                <w:bCs/>
                <w:noProof/>
              </w:rPr>
              <w:t>2.1 Modelling Frameworks (CLEWs and SISEPUEDE)</w:t>
            </w:r>
            <w:r>
              <w:tab/>
            </w:r>
            <w:r w:rsidRPr="1823BEBC">
              <w:rPr>
                <w:noProof/>
              </w:rPr>
              <w:fldChar w:fldCharType="begin"/>
            </w:r>
            <w:r w:rsidRPr="1823BEBC">
              <w:rPr>
                <w:noProof/>
              </w:rPr>
              <w:instrText xml:space="preserve"> PAGEREF _Toc229401340 \h </w:instrText>
            </w:r>
            <w:r w:rsidRPr="1823BEBC">
              <w:rPr>
                <w:noProof/>
              </w:rPr>
            </w:r>
            <w:r w:rsidRPr="1823BEBC">
              <w:rPr>
                <w:noProof/>
              </w:rPr>
              <w:fldChar w:fldCharType="separate"/>
            </w:r>
            <w:r w:rsidRPr="1823BEBC">
              <w:rPr>
                <w:noProof/>
              </w:rPr>
              <w:t>12</w:t>
            </w:r>
            <w:r w:rsidRPr="1823BEBC">
              <w:rPr>
                <w:noProof/>
              </w:rPr>
              <w:fldChar w:fldCharType="end"/>
            </w:r>
          </w:hyperlink>
        </w:p>
        <w:p w14:paraId="76EEBE3B" w14:textId="3878DA4E"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41">
            <w:r w:rsidRPr="1823BEBC">
              <w:rPr>
                <w:rStyle w:val="Hyperlink"/>
                <w:b/>
                <w:bCs/>
                <w:noProof/>
              </w:rPr>
              <w:t>2.2 Scenario Framework</w:t>
            </w:r>
            <w:r>
              <w:tab/>
            </w:r>
            <w:r w:rsidRPr="1823BEBC">
              <w:rPr>
                <w:noProof/>
              </w:rPr>
              <w:fldChar w:fldCharType="begin"/>
            </w:r>
            <w:r w:rsidRPr="1823BEBC">
              <w:rPr>
                <w:noProof/>
              </w:rPr>
              <w:instrText xml:space="preserve"> PAGEREF _Toc229401341 \h </w:instrText>
            </w:r>
            <w:r w:rsidRPr="1823BEBC">
              <w:rPr>
                <w:noProof/>
              </w:rPr>
            </w:r>
            <w:r w:rsidRPr="1823BEBC">
              <w:rPr>
                <w:noProof/>
              </w:rPr>
              <w:fldChar w:fldCharType="separate"/>
            </w:r>
            <w:r w:rsidRPr="1823BEBC">
              <w:rPr>
                <w:noProof/>
              </w:rPr>
              <w:t>13</w:t>
            </w:r>
            <w:r w:rsidRPr="1823BEBC">
              <w:rPr>
                <w:noProof/>
              </w:rPr>
              <w:fldChar w:fldCharType="end"/>
            </w:r>
          </w:hyperlink>
        </w:p>
        <w:p w14:paraId="53420416" w14:textId="4D5D3B5F"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42">
            <w:r w:rsidRPr="1823BEBC">
              <w:rPr>
                <w:rStyle w:val="Hyperlink"/>
                <w:b/>
                <w:bCs/>
                <w:noProof/>
              </w:rPr>
              <w:t>2.3 Data Harmonisation and Stakeholder Engagement</w:t>
            </w:r>
            <w:r>
              <w:tab/>
            </w:r>
            <w:r w:rsidRPr="1823BEBC">
              <w:rPr>
                <w:noProof/>
              </w:rPr>
              <w:fldChar w:fldCharType="begin"/>
            </w:r>
            <w:r w:rsidRPr="1823BEBC">
              <w:rPr>
                <w:noProof/>
              </w:rPr>
              <w:instrText xml:space="preserve"> PAGEREF _Toc229401342 \h </w:instrText>
            </w:r>
            <w:r w:rsidRPr="1823BEBC">
              <w:rPr>
                <w:noProof/>
              </w:rPr>
            </w:r>
            <w:r w:rsidRPr="1823BEBC">
              <w:rPr>
                <w:noProof/>
              </w:rPr>
              <w:fldChar w:fldCharType="separate"/>
            </w:r>
            <w:r w:rsidRPr="1823BEBC">
              <w:rPr>
                <w:noProof/>
              </w:rPr>
              <w:t>13</w:t>
            </w:r>
            <w:r w:rsidRPr="1823BEBC">
              <w:rPr>
                <w:noProof/>
              </w:rPr>
              <w:fldChar w:fldCharType="end"/>
            </w:r>
          </w:hyperlink>
        </w:p>
        <w:p w14:paraId="7A5CC9D3" w14:textId="138FA17F" w:rsidR="1823BEBC" w:rsidRDefault="1823BEBC" w:rsidP="1823BEBC">
          <w:pPr>
            <w:pStyle w:val="TOC1"/>
            <w:tabs>
              <w:tab w:val="right" w:leader="dot" w:pos="9016"/>
            </w:tabs>
            <w:rPr>
              <w:rFonts w:asciiTheme="minorHAnsi" w:eastAsiaTheme="minorEastAsia" w:hAnsiTheme="minorHAnsi" w:cstheme="minorBidi"/>
              <w:noProof/>
              <w:sz w:val="24"/>
              <w:szCs w:val="24"/>
            </w:rPr>
          </w:pPr>
          <w:hyperlink w:anchor="_Toc229401343">
            <w:r w:rsidRPr="1823BEBC">
              <w:rPr>
                <w:rStyle w:val="Hyperlink"/>
                <w:b/>
                <w:bCs/>
                <w:noProof/>
              </w:rPr>
              <w:t>3. National Results</w:t>
            </w:r>
            <w:r>
              <w:tab/>
            </w:r>
            <w:r w:rsidRPr="1823BEBC">
              <w:rPr>
                <w:noProof/>
              </w:rPr>
              <w:fldChar w:fldCharType="begin"/>
            </w:r>
            <w:r w:rsidRPr="1823BEBC">
              <w:rPr>
                <w:noProof/>
              </w:rPr>
              <w:instrText xml:space="preserve"> PAGEREF _Toc229401343 \h </w:instrText>
            </w:r>
            <w:r w:rsidRPr="1823BEBC">
              <w:rPr>
                <w:noProof/>
              </w:rPr>
            </w:r>
            <w:r w:rsidRPr="1823BEBC">
              <w:rPr>
                <w:noProof/>
              </w:rPr>
              <w:fldChar w:fldCharType="separate"/>
            </w:r>
            <w:r w:rsidRPr="1823BEBC">
              <w:rPr>
                <w:noProof/>
              </w:rPr>
              <w:t>15</w:t>
            </w:r>
            <w:r w:rsidRPr="1823BEBC">
              <w:rPr>
                <w:noProof/>
              </w:rPr>
              <w:fldChar w:fldCharType="end"/>
            </w:r>
          </w:hyperlink>
        </w:p>
        <w:p w14:paraId="24E4000E" w14:textId="310F8533"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44">
            <w:r w:rsidRPr="1823BEBC">
              <w:rPr>
                <w:rStyle w:val="Hyperlink"/>
                <w:b/>
                <w:bCs/>
                <w:noProof/>
              </w:rPr>
              <w:t>3.1 Historical Emissions (2015–2019)</w:t>
            </w:r>
            <w:r>
              <w:tab/>
            </w:r>
            <w:r w:rsidRPr="1823BEBC">
              <w:rPr>
                <w:noProof/>
              </w:rPr>
              <w:fldChar w:fldCharType="begin"/>
            </w:r>
            <w:r w:rsidRPr="1823BEBC">
              <w:rPr>
                <w:noProof/>
              </w:rPr>
              <w:instrText xml:space="preserve"> PAGEREF _Toc229401344 \h </w:instrText>
            </w:r>
            <w:r w:rsidRPr="1823BEBC">
              <w:rPr>
                <w:noProof/>
              </w:rPr>
            </w:r>
            <w:r w:rsidRPr="1823BEBC">
              <w:rPr>
                <w:noProof/>
              </w:rPr>
              <w:fldChar w:fldCharType="separate"/>
            </w:r>
            <w:r w:rsidRPr="1823BEBC">
              <w:rPr>
                <w:noProof/>
              </w:rPr>
              <w:t>15</w:t>
            </w:r>
            <w:r w:rsidRPr="1823BEBC">
              <w:rPr>
                <w:noProof/>
              </w:rPr>
              <w:fldChar w:fldCharType="end"/>
            </w:r>
          </w:hyperlink>
        </w:p>
        <w:p w14:paraId="1BADFA14" w14:textId="2E56E0B7"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45">
            <w:r w:rsidRPr="1823BEBC">
              <w:rPr>
                <w:rStyle w:val="Hyperlink"/>
                <w:b/>
                <w:bCs/>
                <w:noProof/>
              </w:rPr>
              <w:t>3.2 Overall emission pathways</w:t>
            </w:r>
            <w:r>
              <w:tab/>
            </w:r>
            <w:r w:rsidRPr="1823BEBC">
              <w:rPr>
                <w:noProof/>
              </w:rPr>
              <w:fldChar w:fldCharType="begin"/>
            </w:r>
            <w:r w:rsidRPr="1823BEBC">
              <w:rPr>
                <w:noProof/>
              </w:rPr>
              <w:instrText xml:space="preserve"> PAGEREF _Toc229401345 \h </w:instrText>
            </w:r>
            <w:r w:rsidRPr="1823BEBC">
              <w:rPr>
                <w:noProof/>
              </w:rPr>
            </w:r>
            <w:r w:rsidRPr="1823BEBC">
              <w:rPr>
                <w:noProof/>
              </w:rPr>
              <w:fldChar w:fldCharType="separate"/>
            </w:r>
            <w:r w:rsidRPr="1823BEBC">
              <w:rPr>
                <w:noProof/>
              </w:rPr>
              <w:t>15</w:t>
            </w:r>
            <w:r w:rsidRPr="1823BEBC">
              <w:rPr>
                <w:noProof/>
              </w:rPr>
              <w:fldChar w:fldCharType="end"/>
            </w:r>
          </w:hyperlink>
        </w:p>
        <w:p w14:paraId="0A4BE70F" w14:textId="159DED07"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46">
            <w:r w:rsidRPr="1823BEBC">
              <w:rPr>
                <w:rStyle w:val="Hyperlink"/>
                <w:b/>
                <w:bCs/>
                <w:noProof/>
              </w:rPr>
              <w:t>3.3 Development Co-Benefits</w:t>
            </w:r>
            <w:r>
              <w:tab/>
            </w:r>
            <w:r w:rsidRPr="1823BEBC">
              <w:rPr>
                <w:noProof/>
              </w:rPr>
              <w:fldChar w:fldCharType="begin"/>
            </w:r>
            <w:r w:rsidRPr="1823BEBC">
              <w:rPr>
                <w:noProof/>
              </w:rPr>
              <w:instrText xml:space="preserve"> PAGEREF _Toc229401346 \h </w:instrText>
            </w:r>
            <w:r w:rsidRPr="1823BEBC">
              <w:rPr>
                <w:noProof/>
              </w:rPr>
            </w:r>
            <w:r w:rsidRPr="1823BEBC">
              <w:rPr>
                <w:noProof/>
              </w:rPr>
              <w:fldChar w:fldCharType="separate"/>
            </w:r>
            <w:r w:rsidRPr="1823BEBC">
              <w:rPr>
                <w:noProof/>
              </w:rPr>
              <w:t>20</w:t>
            </w:r>
            <w:r w:rsidRPr="1823BEBC">
              <w:rPr>
                <w:noProof/>
              </w:rPr>
              <w:fldChar w:fldCharType="end"/>
            </w:r>
          </w:hyperlink>
        </w:p>
        <w:p w14:paraId="79F32589" w14:textId="608F6370"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47">
            <w:r w:rsidRPr="1823BEBC">
              <w:rPr>
                <w:rStyle w:val="Hyperlink"/>
                <w:b/>
                <w:bCs/>
                <w:noProof/>
              </w:rPr>
              <w:t>3.3.1 Assumptions</w:t>
            </w:r>
            <w:r>
              <w:tab/>
            </w:r>
            <w:r w:rsidRPr="1823BEBC">
              <w:rPr>
                <w:noProof/>
              </w:rPr>
              <w:fldChar w:fldCharType="begin"/>
            </w:r>
            <w:r w:rsidRPr="1823BEBC">
              <w:rPr>
                <w:noProof/>
              </w:rPr>
              <w:instrText xml:space="preserve"> PAGEREF _Toc229401347 \h </w:instrText>
            </w:r>
            <w:r w:rsidRPr="1823BEBC">
              <w:rPr>
                <w:noProof/>
              </w:rPr>
            </w:r>
            <w:r w:rsidRPr="1823BEBC">
              <w:rPr>
                <w:noProof/>
              </w:rPr>
              <w:fldChar w:fldCharType="separate"/>
            </w:r>
            <w:r w:rsidRPr="1823BEBC">
              <w:rPr>
                <w:noProof/>
              </w:rPr>
              <w:t>20</w:t>
            </w:r>
            <w:r w:rsidRPr="1823BEBC">
              <w:rPr>
                <w:noProof/>
              </w:rPr>
              <w:fldChar w:fldCharType="end"/>
            </w:r>
          </w:hyperlink>
        </w:p>
        <w:p w14:paraId="2FA3E47C" w14:textId="69A747A5"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48">
            <w:r w:rsidRPr="1823BEBC">
              <w:rPr>
                <w:rStyle w:val="Hyperlink"/>
                <w:b/>
                <w:bCs/>
                <w:noProof/>
              </w:rPr>
              <w:t>3.5.2 Results</w:t>
            </w:r>
            <w:r>
              <w:tab/>
            </w:r>
            <w:r w:rsidRPr="1823BEBC">
              <w:rPr>
                <w:noProof/>
              </w:rPr>
              <w:fldChar w:fldCharType="begin"/>
            </w:r>
            <w:r w:rsidRPr="1823BEBC">
              <w:rPr>
                <w:noProof/>
              </w:rPr>
              <w:instrText xml:space="preserve"> PAGEREF _Toc229401348 \h </w:instrText>
            </w:r>
            <w:r w:rsidRPr="1823BEBC">
              <w:rPr>
                <w:noProof/>
              </w:rPr>
            </w:r>
            <w:r w:rsidRPr="1823BEBC">
              <w:rPr>
                <w:noProof/>
              </w:rPr>
              <w:fldChar w:fldCharType="separate"/>
            </w:r>
            <w:r w:rsidRPr="1823BEBC">
              <w:rPr>
                <w:noProof/>
              </w:rPr>
              <w:t>20</w:t>
            </w:r>
            <w:r w:rsidRPr="1823BEBC">
              <w:rPr>
                <w:noProof/>
              </w:rPr>
              <w:fldChar w:fldCharType="end"/>
            </w:r>
          </w:hyperlink>
        </w:p>
        <w:p w14:paraId="0C8736AD" w14:textId="7CC03E25" w:rsidR="1823BEBC" w:rsidRDefault="1823BEBC" w:rsidP="1823BEBC">
          <w:pPr>
            <w:pStyle w:val="TOC1"/>
            <w:tabs>
              <w:tab w:val="right" w:leader="dot" w:pos="9016"/>
            </w:tabs>
            <w:rPr>
              <w:rFonts w:asciiTheme="minorHAnsi" w:eastAsiaTheme="minorEastAsia" w:hAnsiTheme="minorHAnsi" w:cstheme="minorBidi"/>
              <w:noProof/>
              <w:sz w:val="24"/>
              <w:szCs w:val="24"/>
            </w:rPr>
          </w:pPr>
          <w:hyperlink w:anchor="_Toc229401349">
            <w:r w:rsidRPr="1823BEBC">
              <w:rPr>
                <w:rStyle w:val="Hyperlink"/>
                <w:b/>
                <w:bCs/>
                <w:noProof/>
              </w:rPr>
              <w:t>4. Sectoral Results</w:t>
            </w:r>
            <w:r>
              <w:tab/>
            </w:r>
            <w:r w:rsidRPr="1823BEBC">
              <w:rPr>
                <w:noProof/>
              </w:rPr>
              <w:fldChar w:fldCharType="begin"/>
            </w:r>
            <w:r w:rsidRPr="1823BEBC">
              <w:rPr>
                <w:noProof/>
              </w:rPr>
              <w:instrText xml:space="preserve"> PAGEREF _Toc229401349 \h </w:instrText>
            </w:r>
            <w:r w:rsidRPr="1823BEBC">
              <w:rPr>
                <w:noProof/>
              </w:rPr>
            </w:r>
            <w:r w:rsidRPr="1823BEBC">
              <w:rPr>
                <w:noProof/>
              </w:rPr>
              <w:fldChar w:fldCharType="separate"/>
            </w:r>
            <w:r w:rsidRPr="1823BEBC">
              <w:rPr>
                <w:noProof/>
              </w:rPr>
              <w:t>23</w:t>
            </w:r>
            <w:r w:rsidRPr="1823BEBC">
              <w:rPr>
                <w:noProof/>
              </w:rPr>
              <w:fldChar w:fldCharType="end"/>
            </w:r>
          </w:hyperlink>
        </w:p>
        <w:p w14:paraId="53063629" w14:textId="5600E441"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50">
            <w:r w:rsidRPr="1823BEBC">
              <w:rPr>
                <w:rStyle w:val="Hyperlink"/>
                <w:b/>
                <w:bCs/>
                <w:noProof/>
              </w:rPr>
              <w:t>4.1 Energy Sector</w:t>
            </w:r>
            <w:r>
              <w:tab/>
            </w:r>
            <w:r w:rsidRPr="1823BEBC">
              <w:rPr>
                <w:noProof/>
              </w:rPr>
              <w:fldChar w:fldCharType="begin"/>
            </w:r>
            <w:r w:rsidRPr="1823BEBC">
              <w:rPr>
                <w:noProof/>
              </w:rPr>
              <w:instrText xml:space="preserve"> PAGEREF _Toc229401350 \h </w:instrText>
            </w:r>
            <w:r w:rsidRPr="1823BEBC">
              <w:rPr>
                <w:noProof/>
              </w:rPr>
            </w:r>
            <w:r w:rsidRPr="1823BEBC">
              <w:rPr>
                <w:noProof/>
              </w:rPr>
              <w:fldChar w:fldCharType="separate"/>
            </w:r>
            <w:r w:rsidRPr="1823BEBC">
              <w:rPr>
                <w:noProof/>
              </w:rPr>
              <w:t>23</w:t>
            </w:r>
            <w:r w:rsidRPr="1823BEBC">
              <w:rPr>
                <w:noProof/>
              </w:rPr>
              <w:fldChar w:fldCharType="end"/>
            </w:r>
          </w:hyperlink>
        </w:p>
        <w:p w14:paraId="3E3F1EAA" w14:textId="18E945A0"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1">
            <w:r w:rsidRPr="1823BEBC">
              <w:rPr>
                <w:rStyle w:val="Hyperlink"/>
                <w:b/>
                <w:bCs/>
                <w:noProof/>
              </w:rPr>
              <w:t>4.1.1 Sector Background</w:t>
            </w:r>
            <w:r>
              <w:tab/>
            </w:r>
            <w:r w:rsidRPr="1823BEBC">
              <w:rPr>
                <w:noProof/>
              </w:rPr>
              <w:fldChar w:fldCharType="begin"/>
            </w:r>
            <w:r w:rsidRPr="1823BEBC">
              <w:rPr>
                <w:noProof/>
              </w:rPr>
              <w:instrText xml:space="preserve"> PAGEREF _Toc229401351 \h </w:instrText>
            </w:r>
            <w:r w:rsidRPr="1823BEBC">
              <w:rPr>
                <w:noProof/>
              </w:rPr>
            </w:r>
            <w:r w:rsidRPr="1823BEBC">
              <w:rPr>
                <w:noProof/>
              </w:rPr>
              <w:fldChar w:fldCharType="separate"/>
            </w:r>
            <w:r w:rsidRPr="1823BEBC">
              <w:rPr>
                <w:noProof/>
              </w:rPr>
              <w:t>23</w:t>
            </w:r>
            <w:r w:rsidRPr="1823BEBC">
              <w:rPr>
                <w:noProof/>
              </w:rPr>
              <w:fldChar w:fldCharType="end"/>
            </w:r>
          </w:hyperlink>
        </w:p>
        <w:p w14:paraId="28BDB316" w14:textId="2B6AE98D"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2">
            <w:r w:rsidRPr="1823BEBC">
              <w:rPr>
                <w:rStyle w:val="Hyperlink"/>
                <w:b/>
                <w:bCs/>
                <w:noProof/>
              </w:rPr>
              <w:t>4.1.2 Key Drivers and Assumptions</w:t>
            </w:r>
            <w:r>
              <w:tab/>
            </w:r>
            <w:r w:rsidRPr="1823BEBC">
              <w:rPr>
                <w:noProof/>
              </w:rPr>
              <w:fldChar w:fldCharType="begin"/>
            </w:r>
            <w:r w:rsidRPr="1823BEBC">
              <w:rPr>
                <w:noProof/>
              </w:rPr>
              <w:instrText xml:space="preserve"> PAGEREF _Toc229401352 \h </w:instrText>
            </w:r>
            <w:r w:rsidRPr="1823BEBC">
              <w:rPr>
                <w:noProof/>
              </w:rPr>
            </w:r>
            <w:r w:rsidRPr="1823BEBC">
              <w:rPr>
                <w:noProof/>
              </w:rPr>
              <w:fldChar w:fldCharType="separate"/>
            </w:r>
            <w:r w:rsidRPr="1823BEBC">
              <w:rPr>
                <w:noProof/>
              </w:rPr>
              <w:t>23</w:t>
            </w:r>
            <w:r w:rsidRPr="1823BEBC">
              <w:rPr>
                <w:noProof/>
              </w:rPr>
              <w:fldChar w:fldCharType="end"/>
            </w:r>
          </w:hyperlink>
        </w:p>
        <w:p w14:paraId="06F16002" w14:textId="596C47DA"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3">
            <w:r w:rsidRPr="1823BEBC">
              <w:rPr>
                <w:rStyle w:val="Hyperlink"/>
                <w:b/>
                <w:bCs/>
                <w:noProof/>
              </w:rPr>
              <w:t>4.1.3 Mitigating Actions</w:t>
            </w:r>
            <w:r>
              <w:tab/>
            </w:r>
            <w:r w:rsidRPr="1823BEBC">
              <w:rPr>
                <w:noProof/>
              </w:rPr>
              <w:fldChar w:fldCharType="begin"/>
            </w:r>
            <w:r w:rsidRPr="1823BEBC">
              <w:rPr>
                <w:noProof/>
              </w:rPr>
              <w:instrText xml:space="preserve"> PAGEREF _Toc229401353 \h </w:instrText>
            </w:r>
            <w:r w:rsidRPr="1823BEBC">
              <w:rPr>
                <w:noProof/>
              </w:rPr>
            </w:r>
            <w:r w:rsidRPr="1823BEBC">
              <w:rPr>
                <w:noProof/>
              </w:rPr>
              <w:fldChar w:fldCharType="separate"/>
            </w:r>
            <w:r w:rsidRPr="1823BEBC">
              <w:rPr>
                <w:noProof/>
              </w:rPr>
              <w:t>25</w:t>
            </w:r>
            <w:r w:rsidRPr="1823BEBC">
              <w:rPr>
                <w:noProof/>
              </w:rPr>
              <w:fldChar w:fldCharType="end"/>
            </w:r>
          </w:hyperlink>
        </w:p>
        <w:p w14:paraId="42A754A3" w14:textId="5CB5B014"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4">
            <w:r w:rsidRPr="1823BEBC">
              <w:rPr>
                <w:rStyle w:val="Hyperlink"/>
                <w:b/>
                <w:bCs/>
                <w:noProof/>
              </w:rPr>
              <w:t>4.1.4 CLEWs Results</w:t>
            </w:r>
            <w:r>
              <w:tab/>
            </w:r>
            <w:r w:rsidRPr="1823BEBC">
              <w:rPr>
                <w:noProof/>
              </w:rPr>
              <w:fldChar w:fldCharType="begin"/>
            </w:r>
            <w:r w:rsidRPr="1823BEBC">
              <w:rPr>
                <w:noProof/>
              </w:rPr>
              <w:instrText xml:space="preserve"> PAGEREF _Toc229401354 \h </w:instrText>
            </w:r>
            <w:r w:rsidRPr="1823BEBC">
              <w:rPr>
                <w:noProof/>
              </w:rPr>
            </w:r>
            <w:r w:rsidRPr="1823BEBC">
              <w:rPr>
                <w:noProof/>
              </w:rPr>
              <w:fldChar w:fldCharType="separate"/>
            </w:r>
            <w:r w:rsidRPr="1823BEBC">
              <w:rPr>
                <w:noProof/>
              </w:rPr>
              <w:t>26</w:t>
            </w:r>
            <w:r w:rsidRPr="1823BEBC">
              <w:rPr>
                <w:noProof/>
              </w:rPr>
              <w:fldChar w:fldCharType="end"/>
            </w:r>
          </w:hyperlink>
        </w:p>
        <w:p w14:paraId="69BD3872" w14:textId="076C24D0"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5">
            <w:r w:rsidRPr="1823BEBC">
              <w:rPr>
                <w:rStyle w:val="Hyperlink"/>
                <w:b/>
                <w:bCs/>
                <w:noProof/>
              </w:rPr>
              <w:t>4.1.5 SISEPUEDE Results</w:t>
            </w:r>
            <w:r>
              <w:tab/>
            </w:r>
            <w:r w:rsidRPr="1823BEBC">
              <w:rPr>
                <w:noProof/>
              </w:rPr>
              <w:fldChar w:fldCharType="begin"/>
            </w:r>
            <w:r w:rsidRPr="1823BEBC">
              <w:rPr>
                <w:noProof/>
              </w:rPr>
              <w:instrText xml:space="preserve"> PAGEREF _Toc229401355 \h </w:instrText>
            </w:r>
            <w:r w:rsidRPr="1823BEBC">
              <w:rPr>
                <w:noProof/>
              </w:rPr>
            </w:r>
            <w:r w:rsidRPr="1823BEBC">
              <w:rPr>
                <w:noProof/>
              </w:rPr>
              <w:fldChar w:fldCharType="separate"/>
            </w:r>
            <w:r w:rsidRPr="1823BEBC">
              <w:rPr>
                <w:noProof/>
              </w:rPr>
              <w:t>37</w:t>
            </w:r>
            <w:r w:rsidRPr="1823BEBC">
              <w:rPr>
                <w:noProof/>
              </w:rPr>
              <w:fldChar w:fldCharType="end"/>
            </w:r>
          </w:hyperlink>
        </w:p>
        <w:p w14:paraId="1E0FB1DC" w14:textId="03219D7B"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56">
            <w:r w:rsidRPr="1823BEBC">
              <w:rPr>
                <w:rStyle w:val="Hyperlink"/>
                <w:b/>
                <w:bCs/>
                <w:noProof/>
              </w:rPr>
              <w:t>4.2 Industry Sector</w:t>
            </w:r>
            <w:r>
              <w:tab/>
            </w:r>
            <w:r w:rsidRPr="1823BEBC">
              <w:rPr>
                <w:noProof/>
              </w:rPr>
              <w:fldChar w:fldCharType="begin"/>
            </w:r>
            <w:r w:rsidRPr="1823BEBC">
              <w:rPr>
                <w:noProof/>
              </w:rPr>
              <w:instrText xml:space="preserve"> PAGEREF _Toc229401356 \h </w:instrText>
            </w:r>
            <w:r w:rsidRPr="1823BEBC">
              <w:rPr>
                <w:noProof/>
              </w:rPr>
            </w:r>
            <w:r w:rsidRPr="1823BEBC">
              <w:rPr>
                <w:noProof/>
              </w:rPr>
              <w:fldChar w:fldCharType="separate"/>
            </w:r>
            <w:r w:rsidRPr="1823BEBC">
              <w:rPr>
                <w:noProof/>
              </w:rPr>
              <w:t>44</w:t>
            </w:r>
            <w:r w:rsidRPr="1823BEBC">
              <w:rPr>
                <w:noProof/>
              </w:rPr>
              <w:fldChar w:fldCharType="end"/>
            </w:r>
          </w:hyperlink>
        </w:p>
        <w:p w14:paraId="4964F766" w14:textId="7F5F42AF"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7">
            <w:r w:rsidRPr="1823BEBC">
              <w:rPr>
                <w:rStyle w:val="Hyperlink"/>
                <w:b/>
                <w:bCs/>
                <w:noProof/>
              </w:rPr>
              <w:t>4.2.1 Sector Background</w:t>
            </w:r>
            <w:r>
              <w:tab/>
            </w:r>
            <w:r w:rsidRPr="1823BEBC">
              <w:rPr>
                <w:noProof/>
              </w:rPr>
              <w:fldChar w:fldCharType="begin"/>
            </w:r>
            <w:r w:rsidRPr="1823BEBC">
              <w:rPr>
                <w:noProof/>
              </w:rPr>
              <w:instrText xml:space="preserve"> PAGEREF _Toc229401357 \h </w:instrText>
            </w:r>
            <w:r w:rsidRPr="1823BEBC">
              <w:rPr>
                <w:noProof/>
              </w:rPr>
            </w:r>
            <w:r w:rsidRPr="1823BEBC">
              <w:rPr>
                <w:noProof/>
              </w:rPr>
              <w:fldChar w:fldCharType="separate"/>
            </w:r>
            <w:r w:rsidRPr="1823BEBC">
              <w:rPr>
                <w:noProof/>
              </w:rPr>
              <w:t>44</w:t>
            </w:r>
            <w:r w:rsidRPr="1823BEBC">
              <w:rPr>
                <w:noProof/>
              </w:rPr>
              <w:fldChar w:fldCharType="end"/>
            </w:r>
          </w:hyperlink>
        </w:p>
        <w:p w14:paraId="07905A12" w14:textId="5DD85173"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8">
            <w:r w:rsidRPr="1823BEBC">
              <w:rPr>
                <w:rStyle w:val="Hyperlink"/>
                <w:b/>
                <w:bCs/>
                <w:noProof/>
              </w:rPr>
              <w:t>4.2.2 Key Drivers and Assumptions</w:t>
            </w:r>
            <w:r>
              <w:tab/>
            </w:r>
            <w:r w:rsidRPr="1823BEBC">
              <w:rPr>
                <w:noProof/>
              </w:rPr>
              <w:fldChar w:fldCharType="begin"/>
            </w:r>
            <w:r w:rsidRPr="1823BEBC">
              <w:rPr>
                <w:noProof/>
              </w:rPr>
              <w:instrText xml:space="preserve"> PAGEREF _Toc229401358 \h </w:instrText>
            </w:r>
            <w:r w:rsidRPr="1823BEBC">
              <w:rPr>
                <w:noProof/>
              </w:rPr>
            </w:r>
            <w:r w:rsidRPr="1823BEBC">
              <w:rPr>
                <w:noProof/>
              </w:rPr>
              <w:fldChar w:fldCharType="separate"/>
            </w:r>
            <w:r w:rsidRPr="1823BEBC">
              <w:rPr>
                <w:noProof/>
              </w:rPr>
              <w:t>45</w:t>
            </w:r>
            <w:r w:rsidRPr="1823BEBC">
              <w:rPr>
                <w:noProof/>
              </w:rPr>
              <w:fldChar w:fldCharType="end"/>
            </w:r>
          </w:hyperlink>
        </w:p>
        <w:p w14:paraId="2B0FCC1D" w14:textId="415E3055"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59">
            <w:r w:rsidRPr="1823BEBC">
              <w:rPr>
                <w:rStyle w:val="Hyperlink"/>
                <w:b/>
                <w:bCs/>
                <w:noProof/>
              </w:rPr>
              <w:t>4.2.3 Mitigating Actions</w:t>
            </w:r>
            <w:r>
              <w:tab/>
            </w:r>
            <w:r w:rsidRPr="1823BEBC">
              <w:rPr>
                <w:noProof/>
              </w:rPr>
              <w:fldChar w:fldCharType="begin"/>
            </w:r>
            <w:r w:rsidRPr="1823BEBC">
              <w:rPr>
                <w:noProof/>
              </w:rPr>
              <w:instrText xml:space="preserve"> PAGEREF _Toc229401359 \h </w:instrText>
            </w:r>
            <w:r w:rsidRPr="1823BEBC">
              <w:rPr>
                <w:noProof/>
              </w:rPr>
            </w:r>
            <w:r w:rsidRPr="1823BEBC">
              <w:rPr>
                <w:noProof/>
              </w:rPr>
              <w:fldChar w:fldCharType="separate"/>
            </w:r>
            <w:r w:rsidRPr="1823BEBC">
              <w:rPr>
                <w:noProof/>
              </w:rPr>
              <w:t>45</w:t>
            </w:r>
            <w:r w:rsidRPr="1823BEBC">
              <w:rPr>
                <w:noProof/>
              </w:rPr>
              <w:fldChar w:fldCharType="end"/>
            </w:r>
          </w:hyperlink>
        </w:p>
        <w:p w14:paraId="7D0608C9" w14:textId="6CF8E88E"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0">
            <w:r w:rsidRPr="1823BEBC">
              <w:rPr>
                <w:rStyle w:val="Hyperlink"/>
                <w:b/>
                <w:bCs/>
                <w:noProof/>
              </w:rPr>
              <w:t>4.2.4 CLEWs Results</w:t>
            </w:r>
            <w:r>
              <w:tab/>
            </w:r>
            <w:r w:rsidRPr="1823BEBC">
              <w:rPr>
                <w:noProof/>
              </w:rPr>
              <w:fldChar w:fldCharType="begin"/>
            </w:r>
            <w:r w:rsidRPr="1823BEBC">
              <w:rPr>
                <w:noProof/>
              </w:rPr>
              <w:instrText xml:space="preserve"> PAGEREF _Toc229401360 \h </w:instrText>
            </w:r>
            <w:r w:rsidRPr="1823BEBC">
              <w:rPr>
                <w:noProof/>
              </w:rPr>
            </w:r>
            <w:r w:rsidRPr="1823BEBC">
              <w:rPr>
                <w:noProof/>
              </w:rPr>
              <w:fldChar w:fldCharType="separate"/>
            </w:r>
            <w:r w:rsidRPr="1823BEBC">
              <w:rPr>
                <w:noProof/>
              </w:rPr>
              <w:t>46</w:t>
            </w:r>
            <w:r w:rsidRPr="1823BEBC">
              <w:rPr>
                <w:noProof/>
              </w:rPr>
              <w:fldChar w:fldCharType="end"/>
            </w:r>
          </w:hyperlink>
        </w:p>
        <w:p w14:paraId="1C272112" w14:textId="763E3CF4"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1">
            <w:r w:rsidRPr="1823BEBC">
              <w:rPr>
                <w:rStyle w:val="Hyperlink"/>
                <w:b/>
                <w:bCs/>
                <w:noProof/>
              </w:rPr>
              <w:t>4.2.5 SISEPUEDE Results</w:t>
            </w:r>
            <w:r>
              <w:tab/>
            </w:r>
            <w:r w:rsidRPr="1823BEBC">
              <w:rPr>
                <w:noProof/>
              </w:rPr>
              <w:fldChar w:fldCharType="begin"/>
            </w:r>
            <w:r w:rsidRPr="1823BEBC">
              <w:rPr>
                <w:noProof/>
              </w:rPr>
              <w:instrText xml:space="preserve"> PAGEREF _Toc229401361 \h </w:instrText>
            </w:r>
            <w:r w:rsidRPr="1823BEBC">
              <w:rPr>
                <w:noProof/>
              </w:rPr>
            </w:r>
            <w:r w:rsidRPr="1823BEBC">
              <w:rPr>
                <w:noProof/>
              </w:rPr>
              <w:fldChar w:fldCharType="separate"/>
            </w:r>
            <w:r w:rsidRPr="1823BEBC">
              <w:rPr>
                <w:noProof/>
              </w:rPr>
              <w:t>48</w:t>
            </w:r>
            <w:r w:rsidRPr="1823BEBC">
              <w:rPr>
                <w:noProof/>
              </w:rPr>
              <w:fldChar w:fldCharType="end"/>
            </w:r>
          </w:hyperlink>
        </w:p>
        <w:p w14:paraId="67832DD1" w14:textId="644D4113"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62">
            <w:r w:rsidRPr="1823BEBC">
              <w:rPr>
                <w:rStyle w:val="Hyperlink"/>
                <w:b/>
                <w:bCs/>
                <w:noProof/>
              </w:rPr>
              <w:t>4.3 Agriculture Sector</w:t>
            </w:r>
            <w:r>
              <w:tab/>
            </w:r>
            <w:r w:rsidRPr="1823BEBC">
              <w:rPr>
                <w:noProof/>
              </w:rPr>
              <w:fldChar w:fldCharType="begin"/>
            </w:r>
            <w:r w:rsidRPr="1823BEBC">
              <w:rPr>
                <w:noProof/>
              </w:rPr>
              <w:instrText xml:space="preserve"> PAGEREF _Toc229401362 \h </w:instrText>
            </w:r>
            <w:r w:rsidRPr="1823BEBC">
              <w:rPr>
                <w:noProof/>
              </w:rPr>
            </w:r>
            <w:r w:rsidRPr="1823BEBC">
              <w:rPr>
                <w:noProof/>
              </w:rPr>
              <w:fldChar w:fldCharType="separate"/>
            </w:r>
            <w:r w:rsidRPr="1823BEBC">
              <w:rPr>
                <w:noProof/>
              </w:rPr>
              <w:t>51</w:t>
            </w:r>
            <w:r w:rsidRPr="1823BEBC">
              <w:rPr>
                <w:noProof/>
              </w:rPr>
              <w:fldChar w:fldCharType="end"/>
            </w:r>
          </w:hyperlink>
        </w:p>
        <w:p w14:paraId="73FC7010" w14:textId="0ECE081A"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3">
            <w:r w:rsidRPr="1823BEBC">
              <w:rPr>
                <w:rStyle w:val="Hyperlink"/>
                <w:b/>
                <w:bCs/>
                <w:noProof/>
              </w:rPr>
              <w:t>4.3.1 Sector Background</w:t>
            </w:r>
            <w:r>
              <w:tab/>
            </w:r>
            <w:r w:rsidRPr="1823BEBC">
              <w:rPr>
                <w:noProof/>
              </w:rPr>
              <w:fldChar w:fldCharType="begin"/>
            </w:r>
            <w:r w:rsidRPr="1823BEBC">
              <w:rPr>
                <w:noProof/>
              </w:rPr>
              <w:instrText xml:space="preserve"> PAGEREF _Toc229401363 \h </w:instrText>
            </w:r>
            <w:r w:rsidRPr="1823BEBC">
              <w:rPr>
                <w:noProof/>
              </w:rPr>
            </w:r>
            <w:r w:rsidRPr="1823BEBC">
              <w:rPr>
                <w:noProof/>
              </w:rPr>
              <w:fldChar w:fldCharType="separate"/>
            </w:r>
            <w:r w:rsidRPr="1823BEBC">
              <w:rPr>
                <w:noProof/>
              </w:rPr>
              <w:t>51</w:t>
            </w:r>
            <w:r w:rsidRPr="1823BEBC">
              <w:rPr>
                <w:noProof/>
              </w:rPr>
              <w:fldChar w:fldCharType="end"/>
            </w:r>
          </w:hyperlink>
        </w:p>
        <w:p w14:paraId="1465AAAE" w14:textId="1ABBA32E"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4">
            <w:r w:rsidRPr="1823BEBC">
              <w:rPr>
                <w:rStyle w:val="Hyperlink"/>
                <w:b/>
                <w:bCs/>
                <w:noProof/>
              </w:rPr>
              <w:t>4.3.2 Key Drivers and Assumptions</w:t>
            </w:r>
            <w:r>
              <w:tab/>
            </w:r>
            <w:r w:rsidRPr="1823BEBC">
              <w:rPr>
                <w:noProof/>
              </w:rPr>
              <w:fldChar w:fldCharType="begin"/>
            </w:r>
            <w:r w:rsidRPr="1823BEBC">
              <w:rPr>
                <w:noProof/>
              </w:rPr>
              <w:instrText xml:space="preserve"> PAGEREF _Toc229401364 \h </w:instrText>
            </w:r>
            <w:r w:rsidRPr="1823BEBC">
              <w:rPr>
                <w:noProof/>
              </w:rPr>
            </w:r>
            <w:r w:rsidRPr="1823BEBC">
              <w:rPr>
                <w:noProof/>
              </w:rPr>
              <w:fldChar w:fldCharType="separate"/>
            </w:r>
            <w:r w:rsidRPr="1823BEBC">
              <w:rPr>
                <w:noProof/>
              </w:rPr>
              <w:t>52</w:t>
            </w:r>
            <w:r w:rsidRPr="1823BEBC">
              <w:rPr>
                <w:noProof/>
              </w:rPr>
              <w:fldChar w:fldCharType="end"/>
            </w:r>
          </w:hyperlink>
        </w:p>
        <w:p w14:paraId="428A32CA" w14:textId="7BCDF1B5"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5">
            <w:r w:rsidRPr="1823BEBC">
              <w:rPr>
                <w:rStyle w:val="Hyperlink"/>
                <w:b/>
                <w:bCs/>
                <w:noProof/>
              </w:rPr>
              <w:t>4.3.3 Mitigating Actions</w:t>
            </w:r>
            <w:r>
              <w:tab/>
            </w:r>
            <w:r w:rsidRPr="1823BEBC">
              <w:rPr>
                <w:noProof/>
              </w:rPr>
              <w:fldChar w:fldCharType="begin"/>
            </w:r>
            <w:r w:rsidRPr="1823BEBC">
              <w:rPr>
                <w:noProof/>
              </w:rPr>
              <w:instrText xml:space="preserve"> PAGEREF _Toc229401365 \h </w:instrText>
            </w:r>
            <w:r w:rsidRPr="1823BEBC">
              <w:rPr>
                <w:noProof/>
              </w:rPr>
            </w:r>
            <w:r w:rsidRPr="1823BEBC">
              <w:rPr>
                <w:noProof/>
              </w:rPr>
              <w:fldChar w:fldCharType="separate"/>
            </w:r>
            <w:r w:rsidRPr="1823BEBC">
              <w:rPr>
                <w:noProof/>
              </w:rPr>
              <w:t>52</w:t>
            </w:r>
            <w:r w:rsidRPr="1823BEBC">
              <w:rPr>
                <w:noProof/>
              </w:rPr>
              <w:fldChar w:fldCharType="end"/>
            </w:r>
          </w:hyperlink>
        </w:p>
        <w:p w14:paraId="2B81341C" w14:textId="7DEC6E81"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6">
            <w:r w:rsidRPr="1823BEBC">
              <w:rPr>
                <w:rStyle w:val="Hyperlink"/>
                <w:b/>
                <w:bCs/>
                <w:noProof/>
              </w:rPr>
              <w:t>4.3.4 CLEWs Results</w:t>
            </w:r>
            <w:r>
              <w:tab/>
            </w:r>
            <w:r w:rsidRPr="1823BEBC">
              <w:rPr>
                <w:noProof/>
              </w:rPr>
              <w:fldChar w:fldCharType="begin"/>
            </w:r>
            <w:r w:rsidRPr="1823BEBC">
              <w:rPr>
                <w:noProof/>
              </w:rPr>
              <w:instrText xml:space="preserve"> PAGEREF _Toc229401366 \h </w:instrText>
            </w:r>
            <w:r w:rsidRPr="1823BEBC">
              <w:rPr>
                <w:noProof/>
              </w:rPr>
            </w:r>
            <w:r w:rsidRPr="1823BEBC">
              <w:rPr>
                <w:noProof/>
              </w:rPr>
              <w:fldChar w:fldCharType="separate"/>
            </w:r>
            <w:r w:rsidRPr="1823BEBC">
              <w:rPr>
                <w:noProof/>
              </w:rPr>
              <w:t>53</w:t>
            </w:r>
            <w:r w:rsidRPr="1823BEBC">
              <w:rPr>
                <w:noProof/>
              </w:rPr>
              <w:fldChar w:fldCharType="end"/>
            </w:r>
          </w:hyperlink>
        </w:p>
        <w:p w14:paraId="3F3CCA58" w14:textId="3E81514D"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7">
            <w:r w:rsidRPr="1823BEBC">
              <w:rPr>
                <w:rStyle w:val="Hyperlink"/>
                <w:b/>
                <w:bCs/>
                <w:noProof/>
              </w:rPr>
              <w:t>4.3.5 SISEPUEDE Results</w:t>
            </w:r>
            <w:r>
              <w:tab/>
            </w:r>
            <w:r w:rsidRPr="1823BEBC">
              <w:rPr>
                <w:noProof/>
              </w:rPr>
              <w:fldChar w:fldCharType="begin"/>
            </w:r>
            <w:r w:rsidRPr="1823BEBC">
              <w:rPr>
                <w:noProof/>
              </w:rPr>
              <w:instrText xml:space="preserve"> PAGEREF _Toc229401367 \h </w:instrText>
            </w:r>
            <w:r w:rsidRPr="1823BEBC">
              <w:rPr>
                <w:noProof/>
              </w:rPr>
            </w:r>
            <w:r w:rsidRPr="1823BEBC">
              <w:rPr>
                <w:noProof/>
              </w:rPr>
              <w:fldChar w:fldCharType="separate"/>
            </w:r>
            <w:r w:rsidRPr="1823BEBC">
              <w:rPr>
                <w:noProof/>
              </w:rPr>
              <w:t>58</w:t>
            </w:r>
            <w:r w:rsidRPr="1823BEBC">
              <w:rPr>
                <w:noProof/>
              </w:rPr>
              <w:fldChar w:fldCharType="end"/>
            </w:r>
          </w:hyperlink>
        </w:p>
        <w:p w14:paraId="37351CB3" w14:textId="0E517EC1"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68">
            <w:r w:rsidRPr="1823BEBC">
              <w:rPr>
                <w:rStyle w:val="Hyperlink"/>
                <w:b/>
                <w:bCs/>
                <w:noProof/>
              </w:rPr>
              <w:t>4.4 Land</w:t>
            </w:r>
            <w:r>
              <w:tab/>
            </w:r>
            <w:r w:rsidRPr="1823BEBC">
              <w:rPr>
                <w:noProof/>
              </w:rPr>
              <w:fldChar w:fldCharType="begin"/>
            </w:r>
            <w:r w:rsidRPr="1823BEBC">
              <w:rPr>
                <w:noProof/>
              </w:rPr>
              <w:instrText xml:space="preserve"> PAGEREF _Toc229401368 \h </w:instrText>
            </w:r>
            <w:r w:rsidRPr="1823BEBC">
              <w:rPr>
                <w:noProof/>
              </w:rPr>
            </w:r>
            <w:r w:rsidRPr="1823BEBC">
              <w:rPr>
                <w:noProof/>
              </w:rPr>
              <w:fldChar w:fldCharType="separate"/>
            </w:r>
            <w:r w:rsidRPr="1823BEBC">
              <w:rPr>
                <w:noProof/>
              </w:rPr>
              <w:t>63</w:t>
            </w:r>
            <w:r w:rsidRPr="1823BEBC">
              <w:rPr>
                <w:noProof/>
              </w:rPr>
              <w:fldChar w:fldCharType="end"/>
            </w:r>
          </w:hyperlink>
        </w:p>
        <w:p w14:paraId="30666E96" w14:textId="109EFD61"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69">
            <w:r w:rsidRPr="1823BEBC">
              <w:rPr>
                <w:rStyle w:val="Hyperlink"/>
                <w:b/>
                <w:bCs/>
                <w:noProof/>
              </w:rPr>
              <w:t>4.4.1 Sector Background</w:t>
            </w:r>
            <w:r>
              <w:tab/>
            </w:r>
            <w:r w:rsidRPr="1823BEBC">
              <w:rPr>
                <w:noProof/>
              </w:rPr>
              <w:fldChar w:fldCharType="begin"/>
            </w:r>
            <w:r w:rsidRPr="1823BEBC">
              <w:rPr>
                <w:noProof/>
              </w:rPr>
              <w:instrText xml:space="preserve"> PAGEREF _Toc229401369 \h </w:instrText>
            </w:r>
            <w:r w:rsidRPr="1823BEBC">
              <w:rPr>
                <w:noProof/>
              </w:rPr>
            </w:r>
            <w:r w:rsidRPr="1823BEBC">
              <w:rPr>
                <w:noProof/>
              </w:rPr>
              <w:fldChar w:fldCharType="separate"/>
            </w:r>
            <w:r w:rsidRPr="1823BEBC">
              <w:rPr>
                <w:noProof/>
              </w:rPr>
              <w:t>63</w:t>
            </w:r>
            <w:r w:rsidRPr="1823BEBC">
              <w:rPr>
                <w:noProof/>
              </w:rPr>
              <w:fldChar w:fldCharType="end"/>
            </w:r>
          </w:hyperlink>
        </w:p>
        <w:p w14:paraId="27FE613C" w14:textId="303C4786"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0">
            <w:r w:rsidRPr="1823BEBC">
              <w:rPr>
                <w:rStyle w:val="Hyperlink"/>
                <w:b/>
                <w:bCs/>
                <w:noProof/>
              </w:rPr>
              <w:t>4.4.2 Key Drivers and Assumptions</w:t>
            </w:r>
            <w:r>
              <w:tab/>
            </w:r>
            <w:r w:rsidRPr="1823BEBC">
              <w:rPr>
                <w:noProof/>
              </w:rPr>
              <w:fldChar w:fldCharType="begin"/>
            </w:r>
            <w:r w:rsidRPr="1823BEBC">
              <w:rPr>
                <w:noProof/>
              </w:rPr>
              <w:instrText xml:space="preserve"> PAGEREF _Toc229401370 \h </w:instrText>
            </w:r>
            <w:r w:rsidRPr="1823BEBC">
              <w:rPr>
                <w:noProof/>
              </w:rPr>
            </w:r>
            <w:r w:rsidRPr="1823BEBC">
              <w:rPr>
                <w:noProof/>
              </w:rPr>
              <w:fldChar w:fldCharType="separate"/>
            </w:r>
            <w:r w:rsidRPr="1823BEBC">
              <w:rPr>
                <w:noProof/>
              </w:rPr>
              <w:t>63</w:t>
            </w:r>
            <w:r w:rsidRPr="1823BEBC">
              <w:rPr>
                <w:noProof/>
              </w:rPr>
              <w:fldChar w:fldCharType="end"/>
            </w:r>
          </w:hyperlink>
        </w:p>
        <w:p w14:paraId="1A4BFAB9" w14:textId="30276C24"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1">
            <w:r w:rsidRPr="1823BEBC">
              <w:rPr>
                <w:rStyle w:val="Hyperlink"/>
                <w:b/>
                <w:bCs/>
                <w:noProof/>
              </w:rPr>
              <w:t>4.4.3 Mitigating Actions</w:t>
            </w:r>
            <w:r>
              <w:tab/>
            </w:r>
            <w:r w:rsidRPr="1823BEBC">
              <w:rPr>
                <w:noProof/>
              </w:rPr>
              <w:fldChar w:fldCharType="begin"/>
            </w:r>
            <w:r w:rsidRPr="1823BEBC">
              <w:rPr>
                <w:noProof/>
              </w:rPr>
              <w:instrText xml:space="preserve"> PAGEREF _Toc229401371 \h </w:instrText>
            </w:r>
            <w:r w:rsidRPr="1823BEBC">
              <w:rPr>
                <w:noProof/>
              </w:rPr>
            </w:r>
            <w:r w:rsidRPr="1823BEBC">
              <w:rPr>
                <w:noProof/>
              </w:rPr>
              <w:fldChar w:fldCharType="separate"/>
            </w:r>
            <w:r w:rsidRPr="1823BEBC">
              <w:rPr>
                <w:noProof/>
              </w:rPr>
              <w:t>64</w:t>
            </w:r>
            <w:r w:rsidRPr="1823BEBC">
              <w:rPr>
                <w:noProof/>
              </w:rPr>
              <w:fldChar w:fldCharType="end"/>
            </w:r>
          </w:hyperlink>
        </w:p>
        <w:p w14:paraId="012B5F75" w14:textId="1F33AEE8"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2">
            <w:r w:rsidRPr="1823BEBC">
              <w:rPr>
                <w:rStyle w:val="Hyperlink"/>
                <w:b/>
                <w:bCs/>
                <w:noProof/>
              </w:rPr>
              <w:t>4.4.4 CLEWs Results</w:t>
            </w:r>
            <w:r>
              <w:tab/>
            </w:r>
            <w:r w:rsidRPr="1823BEBC">
              <w:rPr>
                <w:noProof/>
              </w:rPr>
              <w:fldChar w:fldCharType="begin"/>
            </w:r>
            <w:r w:rsidRPr="1823BEBC">
              <w:rPr>
                <w:noProof/>
              </w:rPr>
              <w:instrText xml:space="preserve"> PAGEREF _Toc229401372 \h </w:instrText>
            </w:r>
            <w:r w:rsidRPr="1823BEBC">
              <w:rPr>
                <w:noProof/>
              </w:rPr>
            </w:r>
            <w:r w:rsidRPr="1823BEBC">
              <w:rPr>
                <w:noProof/>
              </w:rPr>
              <w:fldChar w:fldCharType="separate"/>
            </w:r>
            <w:r w:rsidRPr="1823BEBC">
              <w:rPr>
                <w:noProof/>
              </w:rPr>
              <w:t>65</w:t>
            </w:r>
            <w:r w:rsidRPr="1823BEBC">
              <w:rPr>
                <w:noProof/>
              </w:rPr>
              <w:fldChar w:fldCharType="end"/>
            </w:r>
          </w:hyperlink>
        </w:p>
        <w:p w14:paraId="039ADC1D" w14:textId="007D78C1"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3">
            <w:r w:rsidRPr="1823BEBC">
              <w:rPr>
                <w:rStyle w:val="Hyperlink"/>
                <w:b/>
                <w:bCs/>
                <w:noProof/>
              </w:rPr>
              <w:t>4.4.5 SISEPUEDE Results</w:t>
            </w:r>
            <w:r>
              <w:tab/>
            </w:r>
            <w:r w:rsidRPr="1823BEBC">
              <w:rPr>
                <w:noProof/>
              </w:rPr>
              <w:fldChar w:fldCharType="begin"/>
            </w:r>
            <w:r w:rsidRPr="1823BEBC">
              <w:rPr>
                <w:noProof/>
              </w:rPr>
              <w:instrText xml:space="preserve"> PAGEREF _Toc229401373 \h </w:instrText>
            </w:r>
            <w:r w:rsidRPr="1823BEBC">
              <w:rPr>
                <w:noProof/>
              </w:rPr>
            </w:r>
            <w:r w:rsidRPr="1823BEBC">
              <w:rPr>
                <w:noProof/>
              </w:rPr>
              <w:fldChar w:fldCharType="separate"/>
            </w:r>
            <w:r w:rsidRPr="1823BEBC">
              <w:rPr>
                <w:noProof/>
              </w:rPr>
              <w:t>67</w:t>
            </w:r>
            <w:r w:rsidRPr="1823BEBC">
              <w:rPr>
                <w:noProof/>
              </w:rPr>
              <w:fldChar w:fldCharType="end"/>
            </w:r>
          </w:hyperlink>
        </w:p>
        <w:p w14:paraId="0FC55AFC" w14:textId="34E5D749"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74">
            <w:r w:rsidRPr="1823BEBC">
              <w:rPr>
                <w:rStyle w:val="Hyperlink"/>
                <w:b/>
                <w:bCs/>
                <w:noProof/>
              </w:rPr>
              <w:t>4.5 Waste Sector</w:t>
            </w:r>
            <w:r>
              <w:tab/>
            </w:r>
            <w:r w:rsidRPr="1823BEBC">
              <w:rPr>
                <w:noProof/>
              </w:rPr>
              <w:fldChar w:fldCharType="begin"/>
            </w:r>
            <w:r w:rsidRPr="1823BEBC">
              <w:rPr>
                <w:noProof/>
              </w:rPr>
              <w:instrText xml:space="preserve"> PAGEREF _Toc229401374 \h </w:instrText>
            </w:r>
            <w:r w:rsidRPr="1823BEBC">
              <w:rPr>
                <w:noProof/>
              </w:rPr>
            </w:r>
            <w:r w:rsidRPr="1823BEBC">
              <w:rPr>
                <w:noProof/>
              </w:rPr>
              <w:fldChar w:fldCharType="separate"/>
            </w:r>
            <w:r w:rsidRPr="1823BEBC">
              <w:rPr>
                <w:noProof/>
              </w:rPr>
              <w:t>72</w:t>
            </w:r>
            <w:r w:rsidRPr="1823BEBC">
              <w:rPr>
                <w:noProof/>
              </w:rPr>
              <w:fldChar w:fldCharType="end"/>
            </w:r>
          </w:hyperlink>
        </w:p>
        <w:p w14:paraId="1BD7DD57" w14:textId="1AD4F8A4"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5">
            <w:r w:rsidRPr="1823BEBC">
              <w:rPr>
                <w:rStyle w:val="Hyperlink"/>
                <w:b/>
                <w:bCs/>
                <w:noProof/>
              </w:rPr>
              <w:t>4.5.1 Sector Background</w:t>
            </w:r>
            <w:r>
              <w:tab/>
            </w:r>
            <w:r w:rsidRPr="1823BEBC">
              <w:rPr>
                <w:noProof/>
              </w:rPr>
              <w:fldChar w:fldCharType="begin"/>
            </w:r>
            <w:r w:rsidRPr="1823BEBC">
              <w:rPr>
                <w:noProof/>
              </w:rPr>
              <w:instrText xml:space="preserve"> PAGEREF _Toc229401375 \h </w:instrText>
            </w:r>
            <w:r w:rsidRPr="1823BEBC">
              <w:rPr>
                <w:noProof/>
              </w:rPr>
            </w:r>
            <w:r w:rsidRPr="1823BEBC">
              <w:rPr>
                <w:noProof/>
              </w:rPr>
              <w:fldChar w:fldCharType="separate"/>
            </w:r>
            <w:r w:rsidRPr="1823BEBC">
              <w:rPr>
                <w:noProof/>
              </w:rPr>
              <w:t>72</w:t>
            </w:r>
            <w:r w:rsidRPr="1823BEBC">
              <w:rPr>
                <w:noProof/>
              </w:rPr>
              <w:fldChar w:fldCharType="end"/>
            </w:r>
          </w:hyperlink>
        </w:p>
        <w:p w14:paraId="3A584A7E" w14:textId="56CE1299"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6">
            <w:r w:rsidRPr="1823BEBC">
              <w:rPr>
                <w:rStyle w:val="Hyperlink"/>
                <w:b/>
                <w:bCs/>
                <w:noProof/>
              </w:rPr>
              <w:t>4.5.2 Key Drivers and Assumptions</w:t>
            </w:r>
            <w:r>
              <w:tab/>
            </w:r>
            <w:r w:rsidRPr="1823BEBC">
              <w:rPr>
                <w:noProof/>
              </w:rPr>
              <w:fldChar w:fldCharType="begin"/>
            </w:r>
            <w:r w:rsidRPr="1823BEBC">
              <w:rPr>
                <w:noProof/>
              </w:rPr>
              <w:instrText xml:space="preserve"> PAGEREF _Toc229401376 \h </w:instrText>
            </w:r>
            <w:r w:rsidRPr="1823BEBC">
              <w:rPr>
                <w:noProof/>
              </w:rPr>
            </w:r>
            <w:r w:rsidRPr="1823BEBC">
              <w:rPr>
                <w:noProof/>
              </w:rPr>
              <w:fldChar w:fldCharType="separate"/>
            </w:r>
            <w:r w:rsidRPr="1823BEBC">
              <w:rPr>
                <w:noProof/>
              </w:rPr>
              <w:t>72</w:t>
            </w:r>
            <w:r w:rsidRPr="1823BEBC">
              <w:rPr>
                <w:noProof/>
              </w:rPr>
              <w:fldChar w:fldCharType="end"/>
            </w:r>
          </w:hyperlink>
        </w:p>
        <w:p w14:paraId="63F4240C" w14:textId="0234D175"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7">
            <w:r w:rsidRPr="1823BEBC">
              <w:rPr>
                <w:rStyle w:val="Hyperlink"/>
                <w:b/>
                <w:bCs/>
                <w:noProof/>
              </w:rPr>
              <w:t>4.5.3 Mitigating Actions</w:t>
            </w:r>
            <w:r>
              <w:tab/>
            </w:r>
            <w:r w:rsidRPr="1823BEBC">
              <w:rPr>
                <w:noProof/>
              </w:rPr>
              <w:fldChar w:fldCharType="begin"/>
            </w:r>
            <w:r w:rsidRPr="1823BEBC">
              <w:rPr>
                <w:noProof/>
              </w:rPr>
              <w:instrText xml:space="preserve"> PAGEREF _Toc229401377 \h </w:instrText>
            </w:r>
            <w:r w:rsidRPr="1823BEBC">
              <w:rPr>
                <w:noProof/>
              </w:rPr>
            </w:r>
            <w:r w:rsidRPr="1823BEBC">
              <w:rPr>
                <w:noProof/>
              </w:rPr>
              <w:fldChar w:fldCharType="separate"/>
            </w:r>
            <w:r w:rsidRPr="1823BEBC">
              <w:rPr>
                <w:noProof/>
              </w:rPr>
              <w:t>74</w:t>
            </w:r>
            <w:r w:rsidRPr="1823BEBC">
              <w:rPr>
                <w:noProof/>
              </w:rPr>
              <w:fldChar w:fldCharType="end"/>
            </w:r>
          </w:hyperlink>
        </w:p>
        <w:p w14:paraId="7485DF56" w14:textId="1CC01F53"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8">
            <w:r w:rsidRPr="1823BEBC">
              <w:rPr>
                <w:rStyle w:val="Hyperlink"/>
                <w:b/>
                <w:bCs/>
                <w:noProof/>
              </w:rPr>
              <w:t>4.5.4 CLEWs Results</w:t>
            </w:r>
            <w:r>
              <w:tab/>
            </w:r>
            <w:r w:rsidRPr="1823BEBC">
              <w:rPr>
                <w:noProof/>
              </w:rPr>
              <w:fldChar w:fldCharType="begin"/>
            </w:r>
            <w:r w:rsidRPr="1823BEBC">
              <w:rPr>
                <w:noProof/>
              </w:rPr>
              <w:instrText xml:space="preserve"> PAGEREF _Toc229401378 \h </w:instrText>
            </w:r>
            <w:r w:rsidRPr="1823BEBC">
              <w:rPr>
                <w:noProof/>
              </w:rPr>
            </w:r>
            <w:r w:rsidRPr="1823BEBC">
              <w:rPr>
                <w:noProof/>
              </w:rPr>
              <w:fldChar w:fldCharType="separate"/>
            </w:r>
            <w:r w:rsidRPr="1823BEBC">
              <w:rPr>
                <w:noProof/>
              </w:rPr>
              <w:t>74</w:t>
            </w:r>
            <w:r w:rsidRPr="1823BEBC">
              <w:rPr>
                <w:noProof/>
              </w:rPr>
              <w:fldChar w:fldCharType="end"/>
            </w:r>
          </w:hyperlink>
        </w:p>
        <w:p w14:paraId="490F8026" w14:textId="396A9DB4" w:rsidR="1823BEBC" w:rsidRDefault="1823BEBC" w:rsidP="1823BEBC">
          <w:pPr>
            <w:pStyle w:val="TOC3"/>
            <w:tabs>
              <w:tab w:val="right" w:leader="dot" w:pos="9016"/>
            </w:tabs>
            <w:rPr>
              <w:rFonts w:asciiTheme="minorHAnsi" w:eastAsiaTheme="minorEastAsia" w:hAnsiTheme="minorHAnsi" w:cstheme="minorBidi"/>
              <w:noProof/>
              <w:sz w:val="24"/>
              <w:szCs w:val="24"/>
            </w:rPr>
          </w:pPr>
          <w:hyperlink w:anchor="_Toc229401379">
            <w:r w:rsidRPr="1823BEBC">
              <w:rPr>
                <w:rStyle w:val="Hyperlink"/>
                <w:b/>
                <w:bCs/>
                <w:noProof/>
              </w:rPr>
              <w:t>4.5.5 SISEPUEDE Results</w:t>
            </w:r>
            <w:r>
              <w:tab/>
            </w:r>
            <w:r w:rsidRPr="1823BEBC">
              <w:rPr>
                <w:noProof/>
              </w:rPr>
              <w:fldChar w:fldCharType="begin"/>
            </w:r>
            <w:r w:rsidRPr="1823BEBC">
              <w:rPr>
                <w:noProof/>
              </w:rPr>
              <w:instrText xml:space="preserve"> PAGEREF _Toc229401379 \h </w:instrText>
            </w:r>
            <w:r w:rsidRPr="1823BEBC">
              <w:rPr>
                <w:noProof/>
              </w:rPr>
            </w:r>
            <w:r w:rsidRPr="1823BEBC">
              <w:rPr>
                <w:noProof/>
              </w:rPr>
              <w:fldChar w:fldCharType="separate"/>
            </w:r>
            <w:r w:rsidRPr="1823BEBC">
              <w:rPr>
                <w:noProof/>
              </w:rPr>
              <w:t>80</w:t>
            </w:r>
            <w:r w:rsidRPr="1823BEBC">
              <w:rPr>
                <w:noProof/>
              </w:rPr>
              <w:fldChar w:fldCharType="end"/>
            </w:r>
          </w:hyperlink>
        </w:p>
        <w:p w14:paraId="267C21B8" w14:textId="07CB76E5" w:rsidR="1823BEBC" w:rsidRDefault="1823BEBC" w:rsidP="1823BEBC">
          <w:pPr>
            <w:pStyle w:val="TOC1"/>
            <w:tabs>
              <w:tab w:val="right" w:leader="dot" w:pos="9016"/>
            </w:tabs>
            <w:rPr>
              <w:rFonts w:asciiTheme="minorHAnsi" w:eastAsiaTheme="minorEastAsia" w:hAnsiTheme="minorHAnsi" w:cstheme="minorBidi"/>
              <w:noProof/>
              <w:sz w:val="24"/>
              <w:szCs w:val="24"/>
            </w:rPr>
          </w:pPr>
          <w:hyperlink w:anchor="_Toc229401386">
            <w:r w:rsidRPr="1823BEBC">
              <w:rPr>
                <w:rStyle w:val="Hyperlink"/>
                <w:b/>
                <w:bCs/>
                <w:noProof/>
              </w:rPr>
              <w:t>5. Conclusions</w:t>
            </w:r>
            <w:r>
              <w:tab/>
            </w:r>
            <w:r w:rsidRPr="1823BEBC">
              <w:rPr>
                <w:noProof/>
              </w:rPr>
              <w:fldChar w:fldCharType="begin"/>
            </w:r>
            <w:r w:rsidRPr="1823BEBC">
              <w:rPr>
                <w:noProof/>
              </w:rPr>
              <w:instrText xml:space="preserve"> PAGEREF _Toc229401386 \h </w:instrText>
            </w:r>
            <w:r w:rsidRPr="1823BEBC">
              <w:rPr>
                <w:noProof/>
              </w:rPr>
            </w:r>
            <w:r w:rsidRPr="1823BEBC">
              <w:rPr>
                <w:noProof/>
              </w:rPr>
              <w:fldChar w:fldCharType="separate"/>
            </w:r>
            <w:r w:rsidRPr="1823BEBC">
              <w:rPr>
                <w:noProof/>
              </w:rPr>
              <w:t>85</w:t>
            </w:r>
            <w:r w:rsidRPr="1823BEBC">
              <w:rPr>
                <w:noProof/>
              </w:rPr>
              <w:fldChar w:fldCharType="end"/>
            </w:r>
          </w:hyperlink>
        </w:p>
        <w:p w14:paraId="7D9EDD71" w14:textId="577C4B97" w:rsidR="1823BEBC" w:rsidRDefault="1823BEBC" w:rsidP="1823BEBC">
          <w:pPr>
            <w:pStyle w:val="TOC1"/>
            <w:tabs>
              <w:tab w:val="right" w:leader="dot" w:pos="9016"/>
            </w:tabs>
            <w:rPr>
              <w:rFonts w:asciiTheme="minorHAnsi" w:eastAsiaTheme="minorEastAsia" w:hAnsiTheme="minorHAnsi" w:cstheme="minorBidi"/>
              <w:noProof/>
              <w:sz w:val="24"/>
              <w:szCs w:val="24"/>
            </w:rPr>
          </w:pPr>
          <w:hyperlink w:anchor="_Toc229401387">
            <w:r w:rsidRPr="1823BEBC">
              <w:rPr>
                <w:rStyle w:val="Hyperlink"/>
                <w:b/>
                <w:bCs/>
                <w:noProof/>
              </w:rPr>
              <w:t>Appendices</w:t>
            </w:r>
            <w:r>
              <w:tab/>
            </w:r>
            <w:r w:rsidRPr="1823BEBC">
              <w:rPr>
                <w:noProof/>
              </w:rPr>
              <w:fldChar w:fldCharType="begin"/>
            </w:r>
            <w:r w:rsidRPr="1823BEBC">
              <w:rPr>
                <w:noProof/>
              </w:rPr>
              <w:instrText xml:space="preserve"> PAGEREF _Toc229401387 \h </w:instrText>
            </w:r>
            <w:r w:rsidRPr="1823BEBC">
              <w:rPr>
                <w:noProof/>
              </w:rPr>
            </w:r>
            <w:r w:rsidRPr="1823BEBC">
              <w:rPr>
                <w:noProof/>
              </w:rPr>
              <w:fldChar w:fldCharType="separate"/>
            </w:r>
            <w:r w:rsidRPr="1823BEBC">
              <w:rPr>
                <w:noProof/>
              </w:rPr>
              <w:t>89</w:t>
            </w:r>
            <w:r w:rsidRPr="1823BEBC">
              <w:rPr>
                <w:noProof/>
              </w:rPr>
              <w:fldChar w:fldCharType="end"/>
            </w:r>
          </w:hyperlink>
        </w:p>
        <w:p w14:paraId="1D156628" w14:textId="257E436E"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88">
            <w:r w:rsidRPr="1823BEBC">
              <w:rPr>
                <w:rStyle w:val="Hyperlink"/>
                <w:b/>
                <w:bCs/>
                <w:noProof/>
              </w:rPr>
              <w:t xml:space="preserve">Appendix 1. </w:t>
            </w:r>
            <w:r w:rsidRPr="1823BEBC">
              <w:rPr>
                <w:rStyle w:val="Hyperlink"/>
                <w:noProof/>
              </w:rPr>
              <w:t>Development co-benefits assumptions and parameters</w:t>
            </w:r>
            <w:r>
              <w:tab/>
            </w:r>
            <w:r w:rsidRPr="1823BEBC">
              <w:rPr>
                <w:noProof/>
              </w:rPr>
              <w:fldChar w:fldCharType="begin"/>
            </w:r>
            <w:r w:rsidRPr="1823BEBC">
              <w:rPr>
                <w:noProof/>
              </w:rPr>
              <w:instrText xml:space="preserve"> PAGEREF _Toc229401388 \h </w:instrText>
            </w:r>
            <w:r w:rsidRPr="1823BEBC">
              <w:rPr>
                <w:noProof/>
              </w:rPr>
            </w:r>
            <w:r w:rsidRPr="1823BEBC">
              <w:rPr>
                <w:noProof/>
              </w:rPr>
              <w:fldChar w:fldCharType="separate"/>
            </w:r>
            <w:r w:rsidRPr="1823BEBC">
              <w:rPr>
                <w:noProof/>
              </w:rPr>
              <w:t>89</w:t>
            </w:r>
            <w:r w:rsidRPr="1823BEBC">
              <w:rPr>
                <w:noProof/>
              </w:rPr>
              <w:fldChar w:fldCharType="end"/>
            </w:r>
          </w:hyperlink>
        </w:p>
        <w:p w14:paraId="75843414" w14:textId="72C07504"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89">
            <w:r w:rsidRPr="1823BEBC">
              <w:rPr>
                <w:rStyle w:val="Hyperlink"/>
                <w:b/>
                <w:bCs/>
                <w:noProof/>
              </w:rPr>
              <w:t>Appendix 2.</w:t>
            </w:r>
            <w:r w:rsidRPr="1823BEBC">
              <w:rPr>
                <w:rStyle w:val="Hyperlink"/>
                <w:noProof/>
              </w:rPr>
              <w:t xml:space="preserve"> Implementation of Mitigation Measures in the CLEWs Model</w:t>
            </w:r>
            <w:r>
              <w:tab/>
            </w:r>
            <w:r w:rsidRPr="1823BEBC">
              <w:rPr>
                <w:noProof/>
              </w:rPr>
              <w:fldChar w:fldCharType="begin"/>
            </w:r>
            <w:r w:rsidRPr="1823BEBC">
              <w:rPr>
                <w:noProof/>
              </w:rPr>
              <w:instrText xml:space="preserve"> PAGEREF _Toc229401389 \h </w:instrText>
            </w:r>
            <w:r w:rsidRPr="1823BEBC">
              <w:rPr>
                <w:noProof/>
              </w:rPr>
            </w:r>
            <w:r w:rsidRPr="1823BEBC">
              <w:rPr>
                <w:noProof/>
              </w:rPr>
              <w:fldChar w:fldCharType="separate"/>
            </w:r>
            <w:r w:rsidRPr="1823BEBC">
              <w:rPr>
                <w:noProof/>
              </w:rPr>
              <w:t>91</w:t>
            </w:r>
            <w:r w:rsidRPr="1823BEBC">
              <w:rPr>
                <w:noProof/>
              </w:rPr>
              <w:fldChar w:fldCharType="end"/>
            </w:r>
          </w:hyperlink>
        </w:p>
        <w:p w14:paraId="5ECB9137" w14:textId="6A839C3B" w:rsidR="1823BEBC" w:rsidRDefault="1823BEBC" w:rsidP="1823BEBC">
          <w:pPr>
            <w:pStyle w:val="TOC2"/>
            <w:tabs>
              <w:tab w:val="right" w:leader="dot" w:pos="9016"/>
            </w:tabs>
            <w:rPr>
              <w:rFonts w:asciiTheme="minorHAnsi" w:eastAsiaTheme="minorEastAsia" w:hAnsiTheme="minorHAnsi" w:cstheme="minorBidi"/>
              <w:noProof/>
              <w:sz w:val="24"/>
              <w:szCs w:val="24"/>
            </w:rPr>
          </w:pPr>
          <w:hyperlink w:anchor="_Toc229401390">
            <w:r w:rsidRPr="1823BEBC">
              <w:rPr>
                <w:rStyle w:val="Hyperlink"/>
                <w:b/>
                <w:bCs/>
                <w:noProof/>
              </w:rPr>
              <w:t>Appendix 3:</w:t>
            </w:r>
            <w:r w:rsidRPr="1823BEBC">
              <w:rPr>
                <w:rStyle w:val="Hyperlink"/>
                <w:noProof/>
              </w:rPr>
              <w:t xml:space="preserve"> SISEPUEDE Mitigation Measures and Implementation Levels, NDC2 and HBLE</w:t>
            </w:r>
            <w:r>
              <w:tab/>
            </w:r>
            <w:r w:rsidRPr="1823BEBC">
              <w:rPr>
                <w:noProof/>
              </w:rPr>
              <w:fldChar w:fldCharType="begin"/>
            </w:r>
            <w:r w:rsidRPr="1823BEBC">
              <w:rPr>
                <w:noProof/>
              </w:rPr>
              <w:instrText xml:space="preserve"> PAGEREF _Toc229401390 \h </w:instrText>
            </w:r>
            <w:r w:rsidRPr="1823BEBC">
              <w:rPr>
                <w:noProof/>
              </w:rPr>
            </w:r>
            <w:r w:rsidRPr="1823BEBC">
              <w:rPr>
                <w:noProof/>
              </w:rPr>
              <w:fldChar w:fldCharType="separate"/>
            </w:r>
            <w:r w:rsidRPr="1823BEBC">
              <w:rPr>
                <w:noProof/>
              </w:rPr>
              <w:t>96</w:t>
            </w:r>
            <w:r w:rsidRPr="1823BEBC">
              <w:rPr>
                <w:noProof/>
              </w:rPr>
              <w:fldChar w:fldCharType="end"/>
            </w:r>
          </w:hyperlink>
        </w:p>
        <w:p w14:paraId="18AADE71" w14:textId="3A20CB96" w:rsidR="6FDB4003" w:rsidRDefault="6FDB4003" w:rsidP="6FDB4003">
          <w:pPr>
            <w:spacing w:before="30" w:after="30"/>
          </w:pPr>
        </w:p>
        <w:p w14:paraId="44DB4884" w14:textId="680C80A8" w:rsidR="6FDB4003" w:rsidRDefault="6FDB4003" w:rsidP="6FDB4003">
          <w:pPr>
            <w:spacing w:before="30" w:after="30"/>
          </w:pPr>
        </w:p>
        <w:p w14:paraId="7166CE87" w14:textId="4D126801" w:rsidR="0057013B" w:rsidRPr="00070832" w:rsidRDefault="0057013B" w:rsidP="00070832">
          <w:r w:rsidRPr="006607F4">
            <w:rPr>
              <w:b/>
              <w:bCs/>
              <w:noProof/>
            </w:rPr>
            <w:fldChar w:fldCharType="end"/>
          </w:r>
        </w:p>
      </w:sdtContent>
    </w:sdt>
    <w:p w14:paraId="40708B1F" w14:textId="77777777" w:rsidR="00A96406" w:rsidRDefault="00A96406" w:rsidP="00D70C24">
      <w:pPr>
        <w:spacing w:after="200" w:line="276" w:lineRule="auto"/>
        <w:rPr>
          <w:rFonts w:asciiTheme="minorBidi" w:eastAsiaTheme="majorEastAsia" w:hAnsiTheme="minorBidi" w:cstheme="minorBidi"/>
          <w:b/>
          <w:sz w:val="28"/>
          <w:szCs w:val="28"/>
        </w:rPr>
      </w:pPr>
    </w:p>
    <w:p w14:paraId="6C4DA81C" w14:textId="77777777" w:rsidR="00A96406" w:rsidRDefault="00A96406" w:rsidP="00D70C24">
      <w:pPr>
        <w:spacing w:after="200" w:line="276" w:lineRule="auto"/>
        <w:rPr>
          <w:rFonts w:asciiTheme="minorBidi" w:eastAsiaTheme="majorEastAsia" w:hAnsiTheme="minorBidi" w:cstheme="minorBidi"/>
          <w:b/>
          <w:sz w:val="28"/>
          <w:szCs w:val="28"/>
        </w:rPr>
      </w:pPr>
    </w:p>
    <w:p w14:paraId="2EB6E0E0" w14:textId="77777777" w:rsidR="00A96406" w:rsidRDefault="00A96406" w:rsidP="00D70C24">
      <w:pPr>
        <w:spacing w:after="200" w:line="276" w:lineRule="auto"/>
        <w:rPr>
          <w:rFonts w:asciiTheme="minorBidi" w:eastAsiaTheme="majorEastAsia" w:hAnsiTheme="minorBidi" w:cstheme="minorBidi"/>
          <w:b/>
          <w:sz w:val="28"/>
          <w:szCs w:val="28"/>
        </w:rPr>
      </w:pPr>
    </w:p>
    <w:p w14:paraId="2C8DF3E6" w14:textId="77777777" w:rsidR="00A96406" w:rsidRDefault="00A96406" w:rsidP="00D70C24">
      <w:pPr>
        <w:spacing w:after="200" w:line="276" w:lineRule="auto"/>
        <w:rPr>
          <w:rFonts w:asciiTheme="minorBidi" w:eastAsiaTheme="majorEastAsia" w:hAnsiTheme="minorBidi" w:cstheme="minorBidi"/>
          <w:b/>
          <w:sz w:val="28"/>
          <w:szCs w:val="28"/>
        </w:rPr>
      </w:pPr>
    </w:p>
    <w:p w14:paraId="15BFF148" w14:textId="77777777" w:rsidR="00A96406" w:rsidRDefault="00A96406" w:rsidP="00D70C24">
      <w:pPr>
        <w:spacing w:after="200" w:line="276" w:lineRule="auto"/>
        <w:rPr>
          <w:rFonts w:asciiTheme="minorBidi" w:eastAsiaTheme="majorEastAsia" w:hAnsiTheme="minorBidi" w:cstheme="minorBidi"/>
          <w:b/>
          <w:sz w:val="28"/>
          <w:szCs w:val="28"/>
        </w:rPr>
      </w:pPr>
    </w:p>
    <w:p w14:paraId="074435DF" w14:textId="77777777" w:rsidR="00A96406" w:rsidRDefault="00A96406" w:rsidP="00D70C24">
      <w:pPr>
        <w:spacing w:after="200" w:line="276" w:lineRule="auto"/>
        <w:rPr>
          <w:rFonts w:asciiTheme="minorBidi" w:eastAsiaTheme="majorEastAsia" w:hAnsiTheme="minorBidi" w:cstheme="minorBidi"/>
          <w:b/>
          <w:sz w:val="28"/>
          <w:szCs w:val="28"/>
        </w:rPr>
      </w:pPr>
    </w:p>
    <w:p w14:paraId="6EBB07CD" w14:textId="77777777" w:rsidR="00A96406" w:rsidRDefault="00A96406" w:rsidP="00D70C24">
      <w:pPr>
        <w:spacing w:after="200" w:line="276" w:lineRule="auto"/>
        <w:rPr>
          <w:rFonts w:asciiTheme="minorBidi" w:eastAsiaTheme="majorEastAsia" w:hAnsiTheme="minorBidi" w:cstheme="minorBidi"/>
          <w:b/>
          <w:sz w:val="28"/>
          <w:szCs w:val="28"/>
        </w:rPr>
      </w:pPr>
    </w:p>
    <w:p w14:paraId="3602CE18" w14:textId="77777777" w:rsidR="00A96406" w:rsidRDefault="00A96406" w:rsidP="00D70C24">
      <w:pPr>
        <w:spacing w:after="200" w:line="276" w:lineRule="auto"/>
        <w:rPr>
          <w:rFonts w:asciiTheme="minorBidi" w:eastAsiaTheme="majorEastAsia" w:hAnsiTheme="minorBidi" w:cstheme="minorBidi"/>
          <w:b/>
          <w:sz w:val="28"/>
          <w:szCs w:val="28"/>
        </w:rPr>
      </w:pPr>
    </w:p>
    <w:p w14:paraId="0CF84BA2" w14:textId="77777777" w:rsidR="00A96406" w:rsidRDefault="00A96406" w:rsidP="00D70C24">
      <w:pPr>
        <w:spacing w:after="200" w:line="276" w:lineRule="auto"/>
        <w:rPr>
          <w:rFonts w:asciiTheme="minorBidi" w:eastAsiaTheme="majorEastAsia" w:hAnsiTheme="minorBidi" w:cstheme="minorBidi"/>
          <w:b/>
          <w:sz w:val="28"/>
          <w:szCs w:val="28"/>
        </w:rPr>
      </w:pPr>
    </w:p>
    <w:p w14:paraId="69CAA81B" w14:textId="77777777" w:rsidR="00A96406" w:rsidRDefault="00A96406" w:rsidP="00D70C24">
      <w:pPr>
        <w:spacing w:after="200" w:line="276" w:lineRule="auto"/>
        <w:rPr>
          <w:rFonts w:asciiTheme="minorBidi" w:eastAsiaTheme="majorEastAsia" w:hAnsiTheme="minorBidi" w:cstheme="minorBidi"/>
          <w:b/>
          <w:sz w:val="28"/>
          <w:szCs w:val="28"/>
        </w:rPr>
      </w:pPr>
    </w:p>
    <w:p w14:paraId="7B2D0B4A" w14:textId="77777777" w:rsidR="00A96406" w:rsidRDefault="00A96406" w:rsidP="00D70C24">
      <w:pPr>
        <w:spacing w:after="200" w:line="276" w:lineRule="auto"/>
        <w:rPr>
          <w:rFonts w:asciiTheme="minorBidi" w:eastAsiaTheme="majorEastAsia" w:hAnsiTheme="minorBidi" w:cstheme="minorBidi"/>
          <w:b/>
          <w:sz w:val="28"/>
          <w:szCs w:val="28"/>
        </w:rPr>
      </w:pPr>
    </w:p>
    <w:p w14:paraId="30D151AC" w14:textId="77777777" w:rsidR="00A96406" w:rsidRDefault="00A96406" w:rsidP="00D70C24">
      <w:pPr>
        <w:spacing w:after="200" w:line="276" w:lineRule="auto"/>
        <w:rPr>
          <w:rFonts w:asciiTheme="minorBidi" w:eastAsiaTheme="majorEastAsia" w:hAnsiTheme="minorBidi" w:cstheme="minorBidi"/>
          <w:b/>
          <w:sz w:val="28"/>
          <w:szCs w:val="28"/>
        </w:rPr>
      </w:pPr>
    </w:p>
    <w:p w14:paraId="7D2FBB8A" w14:textId="77777777" w:rsidR="00A96406" w:rsidRDefault="00A96406" w:rsidP="00D70C24">
      <w:pPr>
        <w:spacing w:after="200" w:line="276" w:lineRule="auto"/>
        <w:rPr>
          <w:rFonts w:asciiTheme="minorBidi" w:eastAsiaTheme="majorEastAsia" w:hAnsiTheme="minorBidi" w:cstheme="minorBidi"/>
          <w:b/>
          <w:sz w:val="28"/>
          <w:szCs w:val="28"/>
        </w:rPr>
      </w:pPr>
    </w:p>
    <w:p w14:paraId="03A712ED" w14:textId="3805388B" w:rsidR="00A96406" w:rsidRDefault="00A96406" w:rsidP="00D70C24">
      <w:pPr>
        <w:spacing w:after="200" w:line="276" w:lineRule="auto"/>
        <w:rPr>
          <w:rFonts w:asciiTheme="minorBidi" w:eastAsiaTheme="majorEastAsia" w:hAnsiTheme="minorBidi" w:cstheme="minorBidi"/>
          <w:b/>
          <w:sz w:val="28"/>
          <w:szCs w:val="28"/>
        </w:rPr>
      </w:pPr>
    </w:p>
    <w:p w14:paraId="598109EC" w14:textId="382341CC" w:rsidR="00A96406" w:rsidRDefault="00A96406" w:rsidP="00D70C24">
      <w:pPr>
        <w:spacing w:after="200" w:line="276" w:lineRule="auto"/>
        <w:rPr>
          <w:rFonts w:asciiTheme="minorBidi" w:eastAsiaTheme="majorEastAsia" w:hAnsiTheme="minorBidi" w:cstheme="minorBidi"/>
          <w:b/>
          <w:sz w:val="28"/>
          <w:szCs w:val="28"/>
        </w:rPr>
      </w:pPr>
    </w:p>
    <w:p w14:paraId="21E05AEF" w14:textId="6DC59B4F" w:rsidR="00CB762E" w:rsidRDefault="00CB762E" w:rsidP="00CB762E">
      <w:pPr>
        <w:spacing w:after="200" w:line="276" w:lineRule="auto"/>
        <w:rPr>
          <w:rFonts w:asciiTheme="minorBidi" w:eastAsiaTheme="majorEastAsia" w:hAnsiTheme="minorBidi" w:cstheme="minorBidi"/>
          <w:b/>
          <w:bCs/>
          <w:sz w:val="28"/>
          <w:szCs w:val="28"/>
        </w:rPr>
      </w:pPr>
      <w:r w:rsidRPr="1601751E">
        <w:rPr>
          <w:rFonts w:asciiTheme="minorBidi" w:eastAsiaTheme="majorEastAsia" w:hAnsiTheme="minorBidi" w:cstheme="minorBidi"/>
          <w:b/>
          <w:bCs/>
          <w:sz w:val="28"/>
          <w:szCs w:val="28"/>
        </w:rPr>
        <w:t>List of Figures</w:t>
      </w:r>
    </w:p>
    <w:p w14:paraId="533376A8" w14:textId="6641FB8A" w:rsidR="1823BEBC" w:rsidRDefault="00D008D3" w:rsidP="1823BEBC">
      <w:pPr>
        <w:pStyle w:val="TableofFigures"/>
        <w:tabs>
          <w:tab w:val="right" w:leader="dot" w:pos="9016"/>
        </w:tabs>
        <w:rPr>
          <w:rFonts w:asciiTheme="minorHAnsi" w:eastAsiaTheme="minorEastAsia" w:hAnsiTheme="minorHAnsi" w:cstheme="minorBidi"/>
          <w:noProof/>
          <w:sz w:val="24"/>
          <w:szCs w:val="24"/>
        </w:rPr>
      </w:pPr>
      <w:r>
        <w:fldChar w:fldCharType="begin"/>
      </w:r>
      <w:r w:rsidR="1823BEBC">
        <w:instrText xml:space="preserve"> TOC \h \z \c "Figure" </w:instrText>
      </w:r>
      <w:r>
        <w:fldChar w:fldCharType="separate"/>
      </w:r>
      <w:hyperlink w:anchor="_Toc229401391">
        <w:r w:rsidR="1823BEBC" w:rsidRPr="1823BEBC">
          <w:rPr>
            <w:rStyle w:val="Hyperlink"/>
            <w:b/>
            <w:bCs/>
            <w:noProof/>
          </w:rPr>
          <w:t>Figure 1</w:t>
        </w:r>
        <w:r w:rsidR="1823BEBC" w:rsidRPr="1823BEBC">
          <w:rPr>
            <w:rStyle w:val="Hyperlink"/>
            <w:noProof/>
          </w:rPr>
          <w:t>. Projected total GHG emissions under the Reference, NDC 2.0 and NDC 3.0 pathways, including land-use emissions, CLEWs and SISEPUEDE, 2020–2050 (MtCO</w:t>
        </w:r>
        <w:r w:rsidR="1823BEBC" w:rsidRPr="1823BEBC">
          <w:rPr>
            <w:rStyle w:val="Hyperlink"/>
            <w:rFonts w:ascii="Cambria Math" w:hAnsi="Cambria Math" w:cs="Cambria Math"/>
            <w:noProof/>
          </w:rPr>
          <w:t>₂</w:t>
        </w:r>
        <w:r w:rsidR="1823BEBC" w:rsidRPr="1823BEBC">
          <w:rPr>
            <w:rStyle w:val="Hyperlink"/>
            <w:noProof/>
          </w:rPr>
          <w:t>eq)</w:t>
        </w:r>
        <w:r w:rsidR="1823BEBC">
          <w:tab/>
        </w:r>
        <w:r w:rsidR="1823BEBC" w:rsidRPr="1823BEBC">
          <w:rPr>
            <w:noProof/>
          </w:rPr>
          <w:fldChar w:fldCharType="begin"/>
        </w:r>
        <w:r w:rsidR="1823BEBC" w:rsidRPr="1823BEBC">
          <w:rPr>
            <w:noProof/>
          </w:rPr>
          <w:instrText xml:space="preserve"> PAGEREF _Toc229401391 \h </w:instrText>
        </w:r>
        <w:r w:rsidR="1823BEBC" w:rsidRPr="1823BEBC">
          <w:rPr>
            <w:noProof/>
          </w:rPr>
        </w:r>
        <w:r w:rsidR="1823BEBC" w:rsidRPr="1823BEBC">
          <w:rPr>
            <w:noProof/>
          </w:rPr>
          <w:fldChar w:fldCharType="separate"/>
        </w:r>
        <w:r w:rsidR="1823BEBC" w:rsidRPr="1823BEBC">
          <w:rPr>
            <w:noProof/>
          </w:rPr>
          <w:t>18</w:t>
        </w:r>
        <w:r w:rsidR="1823BEBC" w:rsidRPr="1823BEBC">
          <w:rPr>
            <w:noProof/>
          </w:rPr>
          <w:fldChar w:fldCharType="end"/>
        </w:r>
      </w:hyperlink>
    </w:p>
    <w:p w14:paraId="1FD08136" w14:textId="363F37DA"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2">
        <w:r w:rsidRPr="1823BEBC">
          <w:rPr>
            <w:rStyle w:val="Hyperlink"/>
            <w:b/>
            <w:bCs/>
            <w:noProof/>
          </w:rPr>
          <w:t>Figure 2</w:t>
        </w:r>
        <w:r w:rsidRPr="1823BEBC">
          <w:rPr>
            <w:rStyle w:val="Hyperlink"/>
            <w:noProof/>
          </w:rPr>
          <w:t>. Projected total GHG emissions under the Reference, NDC 2.0 and NDC 3.0 pathways, excluding land-use emissions, CLEWs and SISEPUEDE, 2020–2050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_Toc229401392 \h </w:instrText>
        </w:r>
        <w:r w:rsidRPr="1823BEBC">
          <w:rPr>
            <w:noProof/>
          </w:rPr>
        </w:r>
        <w:r w:rsidRPr="1823BEBC">
          <w:rPr>
            <w:noProof/>
          </w:rPr>
          <w:fldChar w:fldCharType="separate"/>
        </w:r>
        <w:r w:rsidRPr="1823BEBC">
          <w:rPr>
            <w:noProof/>
          </w:rPr>
          <w:t>19</w:t>
        </w:r>
        <w:r w:rsidRPr="1823BEBC">
          <w:rPr>
            <w:noProof/>
          </w:rPr>
          <w:fldChar w:fldCharType="end"/>
        </w:r>
      </w:hyperlink>
    </w:p>
    <w:p w14:paraId="56EBFA63" w14:textId="09396372"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3">
        <w:r w:rsidRPr="1823BEBC">
          <w:rPr>
            <w:rStyle w:val="Hyperlink"/>
            <w:b/>
            <w:bCs/>
            <w:noProof/>
          </w:rPr>
          <w:t>Figure 3</w:t>
        </w:r>
        <w:r w:rsidRPr="1823BEBC">
          <w:rPr>
            <w:rStyle w:val="Hyperlink"/>
            <w:noProof/>
          </w:rPr>
          <w:t>. Projected total GHG emissions under the under the Reference, NDC 2.0 and NDC 3.0 pathways by IPCC category, including land use change, CLEWs and SISEPUEDE, 2020–2050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_Toc229401393 \h </w:instrText>
        </w:r>
        <w:r w:rsidRPr="1823BEBC">
          <w:rPr>
            <w:noProof/>
          </w:rPr>
        </w:r>
        <w:r w:rsidRPr="1823BEBC">
          <w:rPr>
            <w:noProof/>
          </w:rPr>
          <w:fldChar w:fldCharType="separate"/>
        </w:r>
        <w:r w:rsidRPr="1823BEBC">
          <w:rPr>
            <w:noProof/>
          </w:rPr>
          <w:t>20</w:t>
        </w:r>
        <w:r w:rsidRPr="1823BEBC">
          <w:rPr>
            <w:noProof/>
          </w:rPr>
          <w:fldChar w:fldCharType="end"/>
        </w:r>
      </w:hyperlink>
    </w:p>
    <w:p w14:paraId="423322E8" w14:textId="5871EF89"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4">
        <w:r w:rsidRPr="1823BEBC">
          <w:rPr>
            <w:rStyle w:val="Hyperlink"/>
            <w:b/>
            <w:bCs/>
            <w:noProof/>
          </w:rPr>
          <w:t>Figure 4</w:t>
        </w:r>
        <w:r w:rsidRPr="1823BEBC">
          <w:rPr>
            <w:rStyle w:val="Hyperlink"/>
            <w:noProof/>
          </w:rPr>
          <w:t>. Projected total GHG emissions under the under the Reference, NDC 2.0 and NDC 3.0 pathways by IPCC category, excluding land use change, CLEWs and SISEPUEDE, 2020–2050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_Toc229401394 \h </w:instrText>
        </w:r>
        <w:r w:rsidRPr="1823BEBC">
          <w:rPr>
            <w:noProof/>
          </w:rPr>
        </w:r>
        <w:r w:rsidRPr="1823BEBC">
          <w:rPr>
            <w:noProof/>
          </w:rPr>
          <w:fldChar w:fldCharType="separate"/>
        </w:r>
        <w:r w:rsidRPr="1823BEBC">
          <w:rPr>
            <w:noProof/>
          </w:rPr>
          <w:t>21</w:t>
        </w:r>
        <w:r w:rsidRPr="1823BEBC">
          <w:rPr>
            <w:noProof/>
          </w:rPr>
          <w:fldChar w:fldCharType="end"/>
        </w:r>
      </w:hyperlink>
    </w:p>
    <w:p w14:paraId="1DE884B0" w14:textId="4C5E01A7"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5">
        <w:r w:rsidRPr="1823BEBC">
          <w:rPr>
            <w:rStyle w:val="Hyperlink"/>
            <w:b/>
            <w:bCs/>
            <w:i/>
            <w:iCs/>
            <w:noProof/>
          </w:rPr>
          <w:t>Figure 5</w:t>
        </w:r>
        <w:r w:rsidRPr="1823BEBC">
          <w:rPr>
            <w:rStyle w:val="Hyperlink"/>
            <w:i/>
            <w:iCs/>
            <w:noProof/>
          </w:rPr>
          <w:t>. Projected total development benefits under the Reference, NDC 2.0 and NDC 3.0, CLEWs and SISEPUEDE, 2020–2050 ($ Billion)</w:t>
        </w:r>
        <w:r>
          <w:tab/>
        </w:r>
        <w:r w:rsidRPr="1823BEBC">
          <w:rPr>
            <w:noProof/>
          </w:rPr>
          <w:fldChar w:fldCharType="begin"/>
        </w:r>
        <w:r w:rsidRPr="1823BEBC">
          <w:rPr>
            <w:noProof/>
          </w:rPr>
          <w:instrText xml:space="preserve"> PAGEREF _Toc229401395 \h </w:instrText>
        </w:r>
        <w:r w:rsidRPr="1823BEBC">
          <w:rPr>
            <w:noProof/>
          </w:rPr>
        </w:r>
        <w:r w:rsidRPr="1823BEBC">
          <w:rPr>
            <w:noProof/>
          </w:rPr>
          <w:fldChar w:fldCharType="separate"/>
        </w:r>
        <w:r w:rsidRPr="1823BEBC">
          <w:rPr>
            <w:noProof/>
          </w:rPr>
          <w:t>23</w:t>
        </w:r>
        <w:r w:rsidRPr="1823BEBC">
          <w:rPr>
            <w:noProof/>
          </w:rPr>
          <w:fldChar w:fldCharType="end"/>
        </w:r>
      </w:hyperlink>
    </w:p>
    <w:p w14:paraId="2D12757C" w14:textId="31894317"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6">
        <w:r w:rsidRPr="1823BEBC">
          <w:rPr>
            <w:rStyle w:val="Hyperlink"/>
            <w:b/>
            <w:bCs/>
            <w:i/>
            <w:iCs/>
            <w:noProof/>
          </w:rPr>
          <w:t>Figure 6</w:t>
        </w:r>
        <w:r w:rsidRPr="1823BEBC">
          <w:rPr>
            <w:rStyle w:val="Hyperlink"/>
            <w:i/>
            <w:iCs/>
            <w:noProof/>
          </w:rPr>
          <w:t>. Projected total development benefits under the Reference, NDC 2.0 and NDC 3.0, CLEWs and SISEPUEDE, 2020–2050 (percentage share of GDP)</w:t>
        </w:r>
        <w:r>
          <w:tab/>
        </w:r>
        <w:r w:rsidRPr="1823BEBC">
          <w:rPr>
            <w:noProof/>
          </w:rPr>
          <w:fldChar w:fldCharType="begin"/>
        </w:r>
        <w:r w:rsidRPr="1823BEBC">
          <w:rPr>
            <w:noProof/>
          </w:rPr>
          <w:instrText xml:space="preserve"> PAGEREF _Toc229401396 \h </w:instrText>
        </w:r>
        <w:r w:rsidRPr="1823BEBC">
          <w:rPr>
            <w:noProof/>
          </w:rPr>
        </w:r>
        <w:r w:rsidRPr="1823BEBC">
          <w:rPr>
            <w:noProof/>
          </w:rPr>
          <w:fldChar w:fldCharType="separate"/>
        </w:r>
        <w:r w:rsidRPr="1823BEBC">
          <w:rPr>
            <w:noProof/>
          </w:rPr>
          <w:t>23</w:t>
        </w:r>
        <w:r w:rsidRPr="1823BEBC">
          <w:rPr>
            <w:noProof/>
          </w:rPr>
          <w:fldChar w:fldCharType="end"/>
        </w:r>
      </w:hyperlink>
    </w:p>
    <w:p w14:paraId="317F13A3" w14:textId="13340A76"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7">
        <w:r w:rsidRPr="1823BEBC">
          <w:rPr>
            <w:rStyle w:val="Hyperlink"/>
            <w:b/>
            <w:bCs/>
            <w:noProof/>
          </w:rPr>
          <w:t>Figure 7.</w:t>
        </w:r>
        <w:r w:rsidRPr="1823BEBC">
          <w:rPr>
            <w:rStyle w:val="Hyperlink"/>
            <w:noProof/>
          </w:rPr>
          <w:t xml:space="preserve"> Energy Industries Sector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_Toc229401397 \h </w:instrText>
        </w:r>
        <w:r w:rsidRPr="1823BEBC">
          <w:rPr>
            <w:noProof/>
          </w:rPr>
        </w:r>
        <w:r w:rsidRPr="1823BEBC">
          <w:rPr>
            <w:noProof/>
          </w:rPr>
          <w:fldChar w:fldCharType="separate"/>
        </w:r>
        <w:r w:rsidRPr="1823BEBC">
          <w:rPr>
            <w:noProof/>
          </w:rPr>
          <w:t>29</w:t>
        </w:r>
        <w:r w:rsidRPr="1823BEBC">
          <w:rPr>
            <w:noProof/>
          </w:rPr>
          <w:fldChar w:fldCharType="end"/>
        </w:r>
      </w:hyperlink>
    </w:p>
    <w:p w14:paraId="6A6F35A3" w14:textId="6CED75A3"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8">
        <w:r w:rsidRPr="1823BEBC">
          <w:rPr>
            <w:rStyle w:val="Hyperlink"/>
            <w:b/>
            <w:bCs/>
            <w:noProof/>
          </w:rPr>
          <w:t>Figure 8</w:t>
        </w:r>
        <w:r w:rsidRPr="1823BEBC">
          <w:rPr>
            <w:rStyle w:val="Hyperlink"/>
            <w:b/>
            <w:bCs/>
            <w:noProof/>
            <w:lang w:val="en-US"/>
          </w:rPr>
          <w:t>.</w:t>
        </w:r>
        <w:r w:rsidRPr="1823BEBC">
          <w:rPr>
            <w:rStyle w:val="Hyperlink"/>
            <w:noProof/>
            <w:lang w:val="en-US"/>
          </w:rPr>
          <w:t xml:space="preserve"> Electricity Generation Mix under Reference. NDC 2.0 and NDC 3.0 scenarios, 2021–2050 (TWh)</w:t>
        </w:r>
        <w:r>
          <w:tab/>
        </w:r>
        <w:r w:rsidRPr="1823BEBC">
          <w:rPr>
            <w:noProof/>
          </w:rPr>
          <w:fldChar w:fldCharType="begin"/>
        </w:r>
        <w:r w:rsidRPr="1823BEBC">
          <w:rPr>
            <w:noProof/>
          </w:rPr>
          <w:instrText xml:space="preserve"> PAGEREF _Toc229401398 \h </w:instrText>
        </w:r>
        <w:r w:rsidRPr="1823BEBC">
          <w:rPr>
            <w:noProof/>
          </w:rPr>
        </w:r>
        <w:r w:rsidRPr="1823BEBC">
          <w:rPr>
            <w:noProof/>
          </w:rPr>
          <w:fldChar w:fldCharType="separate"/>
        </w:r>
        <w:r w:rsidRPr="1823BEBC">
          <w:rPr>
            <w:noProof/>
          </w:rPr>
          <w:t>30</w:t>
        </w:r>
        <w:r w:rsidRPr="1823BEBC">
          <w:rPr>
            <w:noProof/>
          </w:rPr>
          <w:fldChar w:fldCharType="end"/>
        </w:r>
      </w:hyperlink>
    </w:p>
    <w:p w14:paraId="2D41D2CD" w14:textId="26A41165"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399">
        <w:r w:rsidRPr="1823BEBC">
          <w:rPr>
            <w:rStyle w:val="Hyperlink"/>
            <w:b/>
            <w:bCs/>
            <w:noProof/>
          </w:rPr>
          <w:t>Figure 9</w:t>
        </w:r>
        <w:r w:rsidRPr="1823BEBC">
          <w:rPr>
            <w:rStyle w:val="Hyperlink"/>
            <w:b/>
            <w:bCs/>
            <w:noProof/>
            <w:lang w:val="en-US"/>
          </w:rPr>
          <w:t xml:space="preserve">. </w:t>
        </w:r>
        <w:r w:rsidRPr="1823BEBC">
          <w:rPr>
            <w:rStyle w:val="Hyperlink"/>
            <w:noProof/>
            <w:lang w:val="en-US"/>
          </w:rPr>
          <w:t>Total annualized power sector investment ($ million, left) and average per unit cost of electricity (cents/kWh, right), by scenario, 2021–2050</w:t>
        </w:r>
        <w:r>
          <w:tab/>
        </w:r>
        <w:r w:rsidRPr="1823BEBC">
          <w:rPr>
            <w:noProof/>
          </w:rPr>
          <w:fldChar w:fldCharType="begin"/>
        </w:r>
        <w:r w:rsidRPr="1823BEBC">
          <w:rPr>
            <w:noProof/>
          </w:rPr>
          <w:instrText xml:space="preserve"> PAGEREF _Toc229401399 \h </w:instrText>
        </w:r>
        <w:r w:rsidRPr="1823BEBC">
          <w:rPr>
            <w:noProof/>
          </w:rPr>
        </w:r>
        <w:r w:rsidRPr="1823BEBC">
          <w:rPr>
            <w:noProof/>
          </w:rPr>
          <w:fldChar w:fldCharType="separate"/>
        </w:r>
        <w:r w:rsidRPr="1823BEBC">
          <w:rPr>
            <w:noProof/>
          </w:rPr>
          <w:t>31</w:t>
        </w:r>
        <w:r w:rsidRPr="1823BEBC">
          <w:rPr>
            <w:noProof/>
          </w:rPr>
          <w:fldChar w:fldCharType="end"/>
        </w:r>
      </w:hyperlink>
    </w:p>
    <w:p w14:paraId="6EB721B7" w14:textId="4103E43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0">
        <w:r w:rsidRPr="1823BEBC">
          <w:rPr>
            <w:rStyle w:val="Hyperlink"/>
            <w:b/>
            <w:bCs/>
            <w:noProof/>
          </w:rPr>
          <w:t>Figure 10</w:t>
        </w:r>
        <w:r w:rsidRPr="1823BEBC">
          <w:rPr>
            <w:rStyle w:val="Hyperlink"/>
            <w:b/>
            <w:bCs/>
            <w:noProof/>
            <w:lang w:val="en-US"/>
          </w:rPr>
          <w:t>.</w:t>
        </w:r>
        <w:r w:rsidRPr="1823BEBC">
          <w:rPr>
            <w:rStyle w:val="Hyperlink"/>
            <w:noProof/>
            <w:lang w:val="en-US"/>
          </w:rPr>
          <w:t xml:space="preserve"> </w:t>
        </w:r>
        <w:r w:rsidRPr="1823BEBC">
          <w:rPr>
            <w:rStyle w:val="Hyperlink"/>
            <w:noProof/>
          </w:rPr>
          <w:t xml:space="preserve">Oil export revenue </w:t>
        </w:r>
        <w:r w:rsidRPr="1823BEBC">
          <w:rPr>
            <w:rStyle w:val="Hyperlink"/>
            <w:noProof/>
            <w:lang w:val="en-US"/>
          </w:rPr>
          <w:t>under Reference. NDC 2.0 and NDC 3.0 scenarios, 2021–2050 (</w:t>
        </w:r>
        <w:r w:rsidRPr="1823BEBC">
          <w:rPr>
            <w:rStyle w:val="Hyperlink"/>
            <w:noProof/>
          </w:rPr>
          <w:t>$ million</w:t>
        </w:r>
        <w:r w:rsidRPr="1823BEBC">
          <w:rPr>
            <w:rStyle w:val="Hyperlink"/>
            <w:noProof/>
            <w:lang w:val="en-US"/>
          </w:rPr>
          <w:t>)</w:t>
        </w:r>
        <w:r>
          <w:tab/>
        </w:r>
        <w:r w:rsidRPr="1823BEBC">
          <w:rPr>
            <w:noProof/>
          </w:rPr>
          <w:fldChar w:fldCharType="begin"/>
        </w:r>
        <w:r w:rsidRPr="1823BEBC">
          <w:rPr>
            <w:noProof/>
          </w:rPr>
          <w:instrText xml:space="preserve"> PAGEREF _Toc229401400 \h </w:instrText>
        </w:r>
        <w:r w:rsidRPr="1823BEBC">
          <w:rPr>
            <w:noProof/>
          </w:rPr>
        </w:r>
        <w:r w:rsidRPr="1823BEBC">
          <w:rPr>
            <w:noProof/>
          </w:rPr>
          <w:fldChar w:fldCharType="separate"/>
        </w:r>
        <w:r w:rsidRPr="1823BEBC">
          <w:rPr>
            <w:noProof/>
          </w:rPr>
          <w:t>32</w:t>
        </w:r>
        <w:r w:rsidRPr="1823BEBC">
          <w:rPr>
            <w:noProof/>
          </w:rPr>
          <w:fldChar w:fldCharType="end"/>
        </w:r>
      </w:hyperlink>
    </w:p>
    <w:p w14:paraId="267A3EA4" w14:textId="37DED832"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1">
        <w:r w:rsidRPr="1823BEBC">
          <w:rPr>
            <w:rStyle w:val="Hyperlink"/>
            <w:b/>
            <w:bCs/>
            <w:noProof/>
          </w:rPr>
          <w:t>Figure 11</w:t>
        </w:r>
        <w:r w:rsidRPr="1823BEBC">
          <w:rPr>
            <w:rStyle w:val="Hyperlink"/>
            <w:noProof/>
          </w:rPr>
          <w:t>. Buildings Sector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_Toc229401401 \h </w:instrText>
        </w:r>
        <w:r w:rsidRPr="1823BEBC">
          <w:rPr>
            <w:noProof/>
          </w:rPr>
        </w:r>
        <w:r w:rsidRPr="1823BEBC">
          <w:rPr>
            <w:noProof/>
          </w:rPr>
          <w:fldChar w:fldCharType="separate"/>
        </w:r>
        <w:r w:rsidRPr="1823BEBC">
          <w:rPr>
            <w:noProof/>
          </w:rPr>
          <w:t>33</w:t>
        </w:r>
        <w:r w:rsidRPr="1823BEBC">
          <w:rPr>
            <w:noProof/>
          </w:rPr>
          <w:fldChar w:fldCharType="end"/>
        </w:r>
      </w:hyperlink>
    </w:p>
    <w:p w14:paraId="21ECF4B5" w14:textId="0371B6B6"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2">
        <w:r w:rsidRPr="1823BEBC">
          <w:rPr>
            <w:rStyle w:val="Hyperlink"/>
            <w:b/>
            <w:bCs/>
            <w:noProof/>
          </w:rPr>
          <w:t>Figure 12</w:t>
        </w:r>
        <w:r w:rsidRPr="1823BEBC">
          <w:rPr>
            <w:rStyle w:val="Hyperlink"/>
            <w:b/>
            <w:bCs/>
            <w:noProof/>
            <w:lang w:val="en-US"/>
          </w:rPr>
          <w:t>.</w:t>
        </w:r>
        <w:r w:rsidRPr="1823BEBC">
          <w:rPr>
            <w:rStyle w:val="Hyperlink"/>
            <w:noProof/>
            <w:lang w:val="en-US"/>
          </w:rPr>
          <w:t xml:space="preserve"> Buildings energy use under Reference. NDC 2.0 and NDC 3.0 Scenarios, 2021–2050 (</w:t>
        </w:r>
        <w:r w:rsidRPr="1823BEBC">
          <w:rPr>
            <w:rStyle w:val="Hyperlink"/>
            <w:noProof/>
          </w:rPr>
          <w:t>PJ</w:t>
        </w:r>
        <w:r w:rsidRPr="1823BEBC">
          <w:rPr>
            <w:rStyle w:val="Hyperlink"/>
            <w:noProof/>
            <w:lang w:val="en-US"/>
          </w:rPr>
          <w:t>)</w:t>
        </w:r>
        <w:r>
          <w:tab/>
        </w:r>
        <w:r w:rsidRPr="1823BEBC">
          <w:rPr>
            <w:noProof/>
          </w:rPr>
          <w:fldChar w:fldCharType="begin"/>
        </w:r>
        <w:r w:rsidRPr="1823BEBC">
          <w:rPr>
            <w:noProof/>
          </w:rPr>
          <w:instrText xml:space="preserve"> PAGEREF _Toc229401402 \h </w:instrText>
        </w:r>
        <w:r w:rsidRPr="1823BEBC">
          <w:rPr>
            <w:noProof/>
          </w:rPr>
        </w:r>
        <w:r w:rsidRPr="1823BEBC">
          <w:rPr>
            <w:noProof/>
          </w:rPr>
          <w:fldChar w:fldCharType="separate"/>
        </w:r>
        <w:r w:rsidRPr="1823BEBC">
          <w:rPr>
            <w:noProof/>
          </w:rPr>
          <w:t>34</w:t>
        </w:r>
        <w:r w:rsidRPr="1823BEBC">
          <w:rPr>
            <w:noProof/>
          </w:rPr>
          <w:fldChar w:fldCharType="end"/>
        </w:r>
      </w:hyperlink>
    </w:p>
    <w:p w14:paraId="12A52899" w14:textId="56EF0ECA"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3">
        <w:r w:rsidRPr="1823BEBC">
          <w:rPr>
            <w:rStyle w:val="Hyperlink"/>
            <w:b/>
            <w:bCs/>
            <w:noProof/>
          </w:rPr>
          <w:t>Figure 13.</w:t>
        </w:r>
        <w:r w:rsidRPr="1823BEBC">
          <w:rPr>
            <w:rStyle w:val="Hyperlink"/>
            <w:noProof/>
            <w:lang w:val="en-US"/>
          </w:rPr>
          <w:t xml:space="preserve"> Direct, indirect, and total costs of energy use in the buildings sector by scenario, 2021–2050 ($ million)</w:t>
        </w:r>
        <w:r>
          <w:tab/>
        </w:r>
        <w:r w:rsidRPr="1823BEBC">
          <w:rPr>
            <w:noProof/>
          </w:rPr>
          <w:fldChar w:fldCharType="begin"/>
        </w:r>
        <w:r w:rsidRPr="1823BEBC">
          <w:rPr>
            <w:noProof/>
          </w:rPr>
          <w:instrText xml:space="preserve"> PAGEREF _Toc229401403 \h </w:instrText>
        </w:r>
        <w:r w:rsidRPr="1823BEBC">
          <w:rPr>
            <w:noProof/>
          </w:rPr>
        </w:r>
        <w:r w:rsidRPr="1823BEBC">
          <w:rPr>
            <w:noProof/>
          </w:rPr>
          <w:fldChar w:fldCharType="separate"/>
        </w:r>
        <w:r w:rsidRPr="1823BEBC">
          <w:rPr>
            <w:noProof/>
          </w:rPr>
          <w:t>35</w:t>
        </w:r>
        <w:r w:rsidRPr="1823BEBC">
          <w:rPr>
            <w:noProof/>
          </w:rPr>
          <w:fldChar w:fldCharType="end"/>
        </w:r>
      </w:hyperlink>
    </w:p>
    <w:p w14:paraId="0104FC28" w14:textId="134A4766"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4">
        <w:r w:rsidRPr="1823BEBC">
          <w:rPr>
            <w:rStyle w:val="Hyperlink"/>
            <w:b/>
            <w:bCs/>
            <w:noProof/>
          </w:rPr>
          <w:t>Figure 14</w:t>
        </w:r>
        <w:r w:rsidRPr="1823BEBC">
          <w:rPr>
            <w:rStyle w:val="Hyperlink"/>
            <w:noProof/>
            <w:lang w:val="en-US"/>
          </w:rPr>
          <w:t>: Transport Sector Emissions by Scenario, 2021-2050 (MtCO</w:t>
        </w:r>
        <w:r w:rsidRPr="1823BEBC">
          <w:rPr>
            <w:rStyle w:val="Hyperlink"/>
            <w:rFonts w:ascii="Cambria Math" w:hAnsi="Cambria Math" w:cs="Cambria Math"/>
            <w:noProof/>
            <w:lang w:val="en-US"/>
          </w:rPr>
          <w:t>₂</w:t>
        </w:r>
        <w:r w:rsidRPr="1823BEBC">
          <w:rPr>
            <w:rStyle w:val="Hyperlink"/>
            <w:noProof/>
            <w:lang w:val="en-US"/>
          </w:rPr>
          <w:t>eq)</w:t>
        </w:r>
        <w:r>
          <w:tab/>
        </w:r>
        <w:r w:rsidRPr="1823BEBC">
          <w:rPr>
            <w:noProof/>
          </w:rPr>
          <w:fldChar w:fldCharType="begin"/>
        </w:r>
        <w:r w:rsidRPr="1823BEBC">
          <w:rPr>
            <w:noProof/>
          </w:rPr>
          <w:instrText xml:space="preserve"> PAGEREF _Toc229401404 \h </w:instrText>
        </w:r>
        <w:r w:rsidRPr="1823BEBC">
          <w:rPr>
            <w:noProof/>
          </w:rPr>
        </w:r>
        <w:r w:rsidRPr="1823BEBC">
          <w:rPr>
            <w:noProof/>
          </w:rPr>
          <w:fldChar w:fldCharType="separate"/>
        </w:r>
        <w:r w:rsidRPr="1823BEBC">
          <w:rPr>
            <w:noProof/>
          </w:rPr>
          <w:t>36</w:t>
        </w:r>
        <w:r w:rsidRPr="1823BEBC">
          <w:rPr>
            <w:noProof/>
          </w:rPr>
          <w:fldChar w:fldCharType="end"/>
        </w:r>
      </w:hyperlink>
    </w:p>
    <w:p w14:paraId="66E66F26" w14:textId="7DB4F64F"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5">
        <w:r w:rsidRPr="1823BEBC">
          <w:rPr>
            <w:rStyle w:val="Hyperlink"/>
            <w:b/>
            <w:bCs/>
            <w:noProof/>
          </w:rPr>
          <w:t>Figure 15</w:t>
        </w:r>
        <w:r w:rsidRPr="1823BEBC">
          <w:rPr>
            <w:rStyle w:val="Hyperlink"/>
            <w:b/>
            <w:bCs/>
            <w:noProof/>
            <w:lang w:val="en-US"/>
          </w:rPr>
          <w:t>.</w:t>
        </w:r>
        <w:r w:rsidRPr="1823BEBC">
          <w:rPr>
            <w:rStyle w:val="Hyperlink"/>
            <w:noProof/>
            <w:lang w:val="en-US"/>
          </w:rPr>
          <w:t xml:space="preserve"> Transport Energy Demand by Mode and Scenario, 2021–2050 (PJ)</w:t>
        </w:r>
        <w:r>
          <w:tab/>
        </w:r>
        <w:r w:rsidRPr="1823BEBC">
          <w:rPr>
            <w:noProof/>
          </w:rPr>
          <w:fldChar w:fldCharType="begin"/>
        </w:r>
        <w:r w:rsidRPr="1823BEBC">
          <w:rPr>
            <w:noProof/>
          </w:rPr>
          <w:instrText xml:space="preserve"> PAGEREF _Toc229401405 \h </w:instrText>
        </w:r>
        <w:r w:rsidRPr="1823BEBC">
          <w:rPr>
            <w:noProof/>
          </w:rPr>
        </w:r>
        <w:r w:rsidRPr="1823BEBC">
          <w:rPr>
            <w:noProof/>
          </w:rPr>
          <w:fldChar w:fldCharType="separate"/>
        </w:r>
        <w:r w:rsidRPr="1823BEBC">
          <w:rPr>
            <w:noProof/>
          </w:rPr>
          <w:t>37</w:t>
        </w:r>
        <w:r w:rsidRPr="1823BEBC">
          <w:rPr>
            <w:noProof/>
          </w:rPr>
          <w:fldChar w:fldCharType="end"/>
        </w:r>
      </w:hyperlink>
    </w:p>
    <w:p w14:paraId="3EC7487D" w14:textId="1E715AC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6">
        <w:r w:rsidRPr="1823BEBC">
          <w:rPr>
            <w:rStyle w:val="Hyperlink"/>
            <w:b/>
            <w:bCs/>
            <w:noProof/>
          </w:rPr>
          <w:t>Figure 16</w:t>
        </w:r>
        <w:r w:rsidRPr="1823BEBC">
          <w:rPr>
            <w:rStyle w:val="Hyperlink"/>
            <w:b/>
            <w:bCs/>
            <w:noProof/>
            <w:lang w:val="en-US"/>
          </w:rPr>
          <w:t>.</w:t>
        </w:r>
        <w:r w:rsidRPr="1823BEBC">
          <w:rPr>
            <w:rStyle w:val="Hyperlink"/>
            <w:noProof/>
            <w:lang w:val="en-US"/>
          </w:rPr>
          <w:t xml:space="preserve"> Transport Fuel Use by Energy Carrier and Scenario, 2021–2050 (PJ)</w:t>
        </w:r>
        <w:r>
          <w:tab/>
        </w:r>
        <w:r w:rsidRPr="1823BEBC">
          <w:rPr>
            <w:noProof/>
          </w:rPr>
          <w:fldChar w:fldCharType="begin"/>
        </w:r>
        <w:r w:rsidRPr="1823BEBC">
          <w:rPr>
            <w:noProof/>
          </w:rPr>
          <w:instrText xml:space="preserve"> PAGEREF _Toc229401406 \h </w:instrText>
        </w:r>
        <w:r w:rsidRPr="1823BEBC">
          <w:rPr>
            <w:noProof/>
          </w:rPr>
        </w:r>
        <w:r w:rsidRPr="1823BEBC">
          <w:rPr>
            <w:noProof/>
          </w:rPr>
          <w:fldChar w:fldCharType="separate"/>
        </w:r>
        <w:r w:rsidRPr="1823BEBC">
          <w:rPr>
            <w:noProof/>
          </w:rPr>
          <w:t>37</w:t>
        </w:r>
        <w:r w:rsidRPr="1823BEBC">
          <w:rPr>
            <w:noProof/>
          </w:rPr>
          <w:fldChar w:fldCharType="end"/>
        </w:r>
      </w:hyperlink>
    </w:p>
    <w:p w14:paraId="58E711A1" w14:textId="372CF716"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7">
        <w:r w:rsidRPr="1823BEBC">
          <w:rPr>
            <w:rStyle w:val="Hyperlink"/>
            <w:b/>
            <w:bCs/>
            <w:noProof/>
          </w:rPr>
          <w:t>Figure 17.</w:t>
        </w:r>
        <w:r w:rsidRPr="1823BEBC">
          <w:rPr>
            <w:rStyle w:val="Hyperlink"/>
            <w:noProof/>
          </w:rPr>
          <w:t xml:space="preserve"> Direct costs ($ million, left) and external costs ($ million, right) of the transport sector by scenario, 2021–2050</w:t>
        </w:r>
        <w:r>
          <w:tab/>
        </w:r>
        <w:r w:rsidRPr="1823BEBC">
          <w:rPr>
            <w:noProof/>
          </w:rPr>
          <w:fldChar w:fldCharType="begin"/>
        </w:r>
        <w:r w:rsidRPr="1823BEBC">
          <w:rPr>
            <w:noProof/>
          </w:rPr>
          <w:instrText xml:space="preserve"> PAGEREF _Toc229401407 \h </w:instrText>
        </w:r>
        <w:r w:rsidRPr="1823BEBC">
          <w:rPr>
            <w:noProof/>
          </w:rPr>
        </w:r>
        <w:r w:rsidRPr="1823BEBC">
          <w:rPr>
            <w:noProof/>
          </w:rPr>
          <w:fldChar w:fldCharType="separate"/>
        </w:r>
        <w:r w:rsidRPr="1823BEBC">
          <w:rPr>
            <w:noProof/>
          </w:rPr>
          <w:t>38</w:t>
        </w:r>
        <w:r w:rsidRPr="1823BEBC">
          <w:rPr>
            <w:noProof/>
          </w:rPr>
          <w:fldChar w:fldCharType="end"/>
        </w:r>
      </w:hyperlink>
    </w:p>
    <w:p w14:paraId="1E681721" w14:textId="1808A367"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8">
        <w:r w:rsidRPr="1823BEBC">
          <w:rPr>
            <w:rStyle w:val="Hyperlink"/>
            <w:b/>
            <w:bCs/>
            <w:noProof/>
          </w:rPr>
          <w:t xml:space="preserve">Figure </w:t>
        </w:r>
        <w:r w:rsidRPr="1823BEBC">
          <w:rPr>
            <w:rStyle w:val="Hyperlink"/>
            <w:noProof/>
          </w:rPr>
          <w:t>18</w:t>
        </w:r>
        <w:r w:rsidRPr="1823BEBC">
          <w:rPr>
            <w:rStyle w:val="Hyperlink"/>
            <w:b/>
            <w:bCs/>
            <w:noProof/>
            <w:lang w:val="en-US"/>
          </w:rPr>
          <w:t>.</w:t>
        </w:r>
        <w:r w:rsidRPr="1823BEBC">
          <w:rPr>
            <w:rStyle w:val="Hyperlink"/>
            <w:noProof/>
            <w:lang w:val="en-US"/>
          </w:rPr>
          <w:t xml:space="preserve"> Total energy use (PJ, left), average electric vehicle share of fleet (%, centre), and average on-road fuel economy (MJ/km, right) by scenario, 2021–2050</w:t>
        </w:r>
        <w:r>
          <w:tab/>
        </w:r>
        <w:r w:rsidRPr="1823BEBC">
          <w:rPr>
            <w:noProof/>
          </w:rPr>
          <w:fldChar w:fldCharType="begin"/>
        </w:r>
        <w:r w:rsidRPr="1823BEBC">
          <w:rPr>
            <w:noProof/>
          </w:rPr>
          <w:instrText xml:space="preserve"> PAGEREF _Toc229401408 \h </w:instrText>
        </w:r>
        <w:r w:rsidRPr="1823BEBC">
          <w:rPr>
            <w:noProof/>
          </w:rPr>
        </w:r>
        <w:r w:rsidRPr="1823BEBC">
          <w:rPr>
            <w:noProof/>
          </w:rPr>
          <w:fldChar w:fldCharType="separate"/>
        </w:r>
        <w:r w:rsidRPr="1823BEBC">
          <w:rPr>
            <w:noProof/>
          </w:rPr>
          <w:t>38</w:t>
        </w:r>
        <w:r w:rsidRPr="1823BEBC">
          <w:rPr>
            <w:noProof/>
          </w:rPr>
          <w:fldChar w:fldCharType="end"/>
        </w:r>
      </w:hyperlink>
    </w:p>
    <w:p w14:paraId="04A5D019" w14:textId="795048E0"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09">
        <w:r w:rsidRPr="1823BEBC">
          <w:rPr>
            <w:rStyle w:val="Hyperlink"/>
            <w:b/>
            <w:bCs/>
            <w:i/>
            <w:iCs/>
            <w:noProof/>
          </w:rPr>
          <w:t>Figure 19.</w:t>
        </w:r>
        <w:r w:rsidRPr="1823BEBC">
          <w:rPr>
            <w:rStyle w:val="Hyperlink"/>
            <w:i/>
            <w:iCs/>
            <w:noProof/>
          </w:rPr>
          <w:t xml:space="preserve"> </w:t>
        </w:r>
        <w:r w:rsidRPr="1823BEBC">
          <w:rPr>
            <w:rStyle w:val="Hyperlink"/>
            <w:i/>
            <w:iCs/>
            <w:noProof/>
            <w:lang w:val="en-US"/>
          </w:rPr>
          <w:t>Electricity production under BAU (left), NDC 2.0 (center), and NDC 3.0 (right) in electricity and heat generation (PJ).</w:t>
        </w:r>
        <w:r>
          <w:tab/>
        </w:r>
        <w:r w:rsidRPr="1823BEBC">
          <w:rPr>
            <w:noProof/>
          </w:rPr>
          <w:fldChar w:fldCharType="begin"/>
        </w:r>
        <w:r w:rsidRPr="1823BEBC">
          <w:rPr>
            <w:noProof/>
          </w:rPr>
          <w:instrText xml:space="preserve"> PAGEREF _Toc229401409 \h </w:instrText>
        </w:r>
        <w:r w:rsidRPr="1823BEBC">
          <w:rPr>
            <w:noProof/>
          </w:rPr>
        </w:r>
        <w:r w:rsidRPr="1823BEBC">
          <w:rPr>
            <w:noProof/>
          </w:rPr>
          <w:fldChar w:fldCharType="separate"/>
        </w:r>
        <w:r w:rsidRPr="1823BEBC">
          <w:rPr>
            <w:noProof/>
          </w:rPr>
          <w:t>40</w:t>
        </w:r>
        <w:r w:rsidRPr="1823BEBC">
          <w:rPr>
            <w:noProof/>
          </w:rPr>
          <w:fldChar w:fldCharType="end"/>
        </w:r>
      </w:hyperlink>
    </w:p>
    <w:p w14:paraId="320B8D4E" w14:textId="7061F711"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0">
        <w:r w:rsidRPr="1823BEBC">
          <w:rPr>
            <w:rStyle w:val="Hyperlink"/>
            <w:b/>
            <w:bCs/>
            <w:i/>
            <w:iCs/>
            <w:noProof/>
          </w:rPr>
          <w:t>Figure 20.</w:t>
        </w:r>
        <w:r w:rsidRPr="1823BEBC">
          <w:rPr>
            <w:rStyle w:val="Hyperlink"/>
            <w:i/>
            <w:iCs/>
            <w:noProof/>
          </w:rPr>
          <w:t xml:space="preserve"> Emissions for BAU (gray), NDC 2.0 (yellow), and NDC 3.0 (green) in electricity and heat generation.</w:t>
        </w:r>
        <w:r>
          <w:tab/>
        </w:r>
        <w:r w:rsidRPr="1823BEBC">
          <w:rPr>
            <w:noProof/>
          </w:rPr>
          <w:fldChar w:fldCharType="begin"/>
        </w:r>
        <w:r w:rsidRPr="1823BEBC">
          <w:rPr>
            <w:noProof/>
          </w:rPr>
          <w:instrText xml:space="preserve"> PAGEREF _Toc229401410 \h </w:instrText>
        </w:r>
        <w:r w:rsidRPr="1823BEBC">
          <w:rPr>
            <w:noProof/>
          </w:rPr>
        </w:r>
        <w:r w:rsidRPr="1823BEBC">
          <w:rPr>
            <w:noProof/>
          </w:rPr>
          <w:fldChar w:fldCharType="separate"/>
        </w:r>
        <w:r w:rsidRPr="1823BEBC">
          <w:rPr>
            <w:noProof/>
          </w:rPr>
          <w:t>41</w:t>
        </w:r>
        <w:r w:rsidRPr="1823BEBC">
          <w:rPr>
            <w:noProof/>
          </w:rPr>
          <w:fldChar w:fldCharType="end"/>
        </w:r>
      </w:hyperlink>
    </w:p>
    <w:p w14:paraId="2E5E14EB" w14:textId="2EAE50E4"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1">
        <w:r w:rsidRPr="1823BEBC">
          <w:rPr>
            <w:rStyle w:val="Hyperlink"/>
            <w:b/>
            <w:bCs/>
            <w:i/>
            <w:iCs/>
            <w:noProof/>
          </w:rPr>
          <w:t>Figure 21.</w:t>
        </w:r>
        <w:r w:rsidRPr="1823BEBC">
          <w:rPr>
            <w:rStyle w:val="Hyperlink"/>
            <w:i/>
            <w:iCs/>
            <w:noProof/>
          </w:rPr>
          <w:t xml:space="preserve"> Total energy demands in commercial and residential subsectors in the Reference (left), NDC 2.0 (center), and NDC 3.0 (right) pathways (PJ)</w:t>
        </w:r>
        <w:r>
          <w:tab/>
        </w:r>
        <w:r w:rsidRPr="1823BEBC">
          <w:rPr>
            <w:noProof/>
          </w:rPr>
          <w:fldChar w:fldCharType="begin"/>
        </w:r>
        <w:r w:rsidRPr="1823BEBC">
          <w:rPr>
            <w:noProof/>
          </w:rPr>
          <w:instrText xml:space="preserve"> PAGEREF _Toc229401411 \h </w:instrText>
        </w:r>
        <w:r w:rsidRPr="1823BEBC">
          <w:rPr>
            <w:noProof/>
          </w:rPr>
        </w:r>
        <w:r w:rsidRPr="1823BEBC">
          <w:rPr>
            <w:noProof/>
          </w:rPr>
          <w:fldChar w:fldCharType="separate"/>
        </w:r>
        <w:r w:rsidRPr="1823BEBC">
          <w:rPr>
            <w:noProof/>
          </w:rPr>
          <w:t>42</w:t>
        </w:r>
        <w:r w:rsidRPr="1823BEBC">
          <w:rPr>
            <w:noProof/>
          </w:rPr>
          <w:fldChar w:fldCharType="end"/>
        </w:r>
      </w:hyperlink>
    </w:p>
    <w:p w14:paraId="31E8B212" w14:textId="1E591642"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2">
        <w:r w:rsidRPr="1823BEBC">
          <w:rPr>
            <w:rStyle w:val="Hyperlink"/>
            <w:b/>
            <w:bCs/>
            <w:noProof/>
          </w:rPr>
          <w:t>Figure 22.</w:t>
        </w:r>
        <w:r w:rsidRPr="1823BEBC">
          <w:rPr>
            <w:rStyle w:val="Hyperlink"/>
            <w:noProof/>
          </w:rPr>
          <w:t xml:space="preserve"> Total fuel consumption in demands in commercial and residential subsectors in in the Reference (left), NDC 2.0 (center), and NDC 3.0 (right) pathways (PJ)</w:t>
        </w:r>
        <w:r>
          <w:tab/>
        </w:r>
        <w:r w:rsidRPr="1823BEBC">
          <w:rPr>
            <w:noProof/>
          </w:rPr>
          <w:fldChar w:fldCharType="begin"/>
        </w:r>
        <w:r w:rsidRPr="1823BEBC">
          <w:rPr>
            <w:noProof/>
          </w:rPr>
          <w:instrText xml:space="preserve"> PAGEREF _Toc229401412 \h </w:instrText>
        </w:r>
        <w:r w:rsidRPr="1823BEBC">
          <w:rPr>
            <w:noProof/>
          </w:rPr>
        </w:r>
        <w:r w:rsidRPr="1823BEBC">
          <w:rPr>
            <w:noProof/>
          </w:rPr>
          <w:fldChar w:fldCharType="separate"/>
        </w:r>
        <w:r w:rsidRPr="1823BEBC">
          <w:rPr>
            <w:noProof/>
          </w:rPr>
          <w:t>43</w:t>
        </w:r>
        <w:r w:rsidRPr="1823BEBC">
          <w:rPr>
            <w:noProof/>
          </w:rPr>
          <w:fldChar w:fldCharType="end"/>
        </w:r>
      </w:hyperlink>
    </w:p>
    <w:p w14:paraId="242F2D22" w14:textId="5279D774"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3">
        <w:r w:rsidRPr="1823BEBC">
          <w:rPr>
            <w:rStyle w:val="Hyperlink"/>
            <w:b/>
            <w:bCs/>
            <w:noProof/>
          </w:rPr>
          <w:t>Figure 23.</w:t>
        </w:r>
        <w:r w:rsidRPr="1823BEBC">
          <w:rPr>
            <w:rStyle w:val="Hyperlink"/>
            <w:noProof/>
          </w:rPr>
          <w:t xml:space="preserve"> Emissions for Reference (gray), NDC 2.0 (yellow), and NDC 3.0 (green) in commercial and residential buildings (MtCO2e).</w:t>
        </w:r>
        <w:r>
          <w:tab/>
        </w:r>
        <w:r w:rsidRPr="1823BEBC">
          <w:rPr>
            <w:noProof/>
          </w:rPr>
          <w:fldChar w:fldCharType="begin"/>
        </w:r>
        <w:r w:rsidRPr="1823BEBC">
          <w:rPr>
            <w:noProof/>
          </w:rPr>
          <w:instrText xml:space="preserve"> PAGEREF _Toc229401413 \h </w:instrText>
        </w:r>
        <w:r w:rsidRPr="1823BEBC">
          <w:rPr>
            <w:noProof/>
          </w:rPr>
        </w:r>
        <w:r w:rsidRPr="1823BEBC">
          <w:rPr>
            <w:noProof/>
          </w:rPr>
          <w:fldChar w:fldCharType="separate"/>
        </w:r>
        <w:r w:rsidRPr="1823BEBC">
          <w:rPr>
            <w:noProof/>
          </w:rPr>
          <w:t>44</w:t>
        </w:r>
        <w:r w:rsidRPr="1823BEBC">
          <w:rPr>
            <w:noProof/>
          </w:rPr>
          <w:fldChar w:fldCharType="end"/>
        </w:r>
      </w:hyperlink>
    </w:p>
    <w:p w14:paraId="5D47306A" w14:textId="13CCE4E6"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4">
        <w:r w:rsidRPr="1823BEBC">
          <w:rPr>
            <w:rStyle w:val="Hyperlink"/>
            <w:b/>
            <w:bCs/>
            <w:noProof/>
          </w:rPr>
          <w:t>Figure 24.</w:t>
        </w:r>
        <w:r w:rsidRPr="1823BEBC">
          <w:rPr>
            <w:rStyle w:val="Hyperlink"/>
            <w:noProof/>
          </w:rPr>
          <w:t xml:space="preserve"> Passenger-kilometer demand (pkm) by transportation type for Reference (left), NDC 2.0 (center), and NDC 3.0 (right)</w:t>
        </w:r>
        <w:r>
          <w:tab/>
        </w:r>
        <w:r w:rsidRPr="1823BEBC">
          <w:rPr>
            <w:noProof/>
          </w:rPr>
          <w:fldChar w:fldCharType="begin"/>
        </w:r>
        <w:r w:rsidRPr="1823BEBC">
          <w:rPr>
            <w:noProof/>
          </w:rPr>
          <w:instrText xml:space="preserve"> PAGEREF _Toc229401414 \h </w:instrText>
        </w:r>
        <w:r w:rsidRPr="1823BEBC">
          <w:rPr>
            <w:noProof/>
          </w:rPr>
        </w:r>
        <w:r w:rsidRPr="1823BEBC">
          <w:rPr>
            <w:noProof/>
          </w:rPr>
          <w:fldChar w:fldCharType="separate"/>
        </w:r>
        <w:r w:rsidRPr="1823BEBC">
          <w:rPr>
            <w:noProof/>
          </w:rPr>
          <w:t>45</w:t>
        </w:r>
        <w:r w:rsidRPr="1823BEBC">
          <w:rPr>
            <w:noProof/>
          </w:rPr>
          <w:fldChar w:fldCharType="end"/>
        </w:r>
      </w:hyperlink>
    </w:p>
    <w:p w14:paraId="7FAB72D9" w14:textId="6697D528"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5">
        <w:r w:rsidRPr="1823BEBC">
          <w:rPr>
            <w:rStyle w:val="Hyperlink"/>
            <w:b/>
            <w:bCs/>
            <w:noProof/>
          </w:rPr>
          <w:t>Figure 25.</w:t>
        </w:r>
        <w:r w:rsidRPr="1823BEBC">
          <w:rPr>
            <w:rStyle w:val="Hyperlink"/>
            <w:noProof/>
          </w:rPr>
          <w:t xml:space="preserve"> Freight megatonne-kilometer (mt-km) demand by transportation type for Reference (left), NDC 2.0 (center), and NDC 3.0 (right).</w:t>
        </w:r>
        <w:r>
          <w:tab/>
        </w:r>
        <w:r w:rsidRPr="1823BEBC">
          <w:rPr>
            <w:noProof/>
          </w:rPr>
          <w:fldChar w:fldCharType="begin"/>
        </w:r>
        <w:r w:rsidRPr="1823BEBC">
          <w:rPr>
            <w:noProof/>
          </w:rPr>
          <w:instrText xml:space="preserve"> PAGEREF _Toc229401415 \h </w:instrText>
        </w:r>
        <w:r w:rsidRPr="1823BEBC">
          <w:rPr>
            <w:noProof/>
          </w:rPr>
        </w:r>
        <w:r w:rsidRPr="1823BEBC">
          <w:rPr>
            <w:noProof/>
          </w:rPr>
          <w:fldChar w:fldCharType="separate"/>
        </w:r>
        <w:r w:rsidRPr="1823BEBC">
          <w:rPr>
            <w:noProof/>
          </w:rPr>
          <w:t>45</w:t>
        </w:r>
        <w:r w:rsidRPr="1823BEBC">
          <w:rPr>
            <w:noProof/>
          </w:rPr>
          <w:fldChar w:fldCharType="end"/>
        </w:r>
      </w:hyperlink>
    </w:p>
    <w:p w14:paraId="28F39E16" w14:textId="4F049177"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6">
        <w:r w:rsidRPr="1823BEBC">
          <w:rPr>
            <w:rStyle w:val="Hyperlink"/>
            <w:b/>
            <w:bCs/>
            <w:noProof/>
          </w:rPr>
          <w:t>Figure 26.</w:t>
        </w:r>
        <w:r w:rsidRPr="1823BEBC">
          <w:rPr>
            <w:rStyle w:val="Hyperlink"/>
            <w:noProof/>
          </w:rPr>
          <w:t xml:space="preserve"> Emissions for Reference (gray), NDC 2.0 (yellow), and NDC 3.0 (green) in electricity and heat generation (MtCO2e).</w:t>
        </w:r>
        <w:r>
          <w:tab/>
        </w:r>
        <w:r w:rsidRPr="1823BEBC">
          <w:rPr>
            <w:noProof/>
          </w:rPr>
          <w:fldChar w:fldCharType="begin"/>
        </w:r>
        <w:r w:rsidRPr="1823BEBC">
          <w:rPr>
            <w:noProof/>
          </w:rPr>
          <w:instrText xml:space="preserve"> PAGEREF _Toc229401416 \h </w:instrText>
        </w:r>
        <w:r w:rsidRPr="1823BEBC">
          <w:rPr>
            <w:noProof/>
          </w:rPr>
        </w:r>
        <w:r w:rsidRPr="1823BEBC">
          <w:rPr>
            <w:noProof/>
          </w:rPr>
          <w:fldChar w:fldCharType="separate"/>
        </w:r>
        <w:r w:rsidRPr="1823BEBC">
          <w:rPr>
            <w:noProof/>
          </w:rPr>
          <w:t>46</w:t>
        </w:r>
        <w:r w:rsidRPr="1823BEBC">
          <w:rPr>
            <w:noProof/>
          </w:rPr>
          <w:fldChar w:fldCharType="end"/>
        </w:r>
      </w:hyperlink>
    </w:p>
    <w:p w14:paraId="4E35E42A" w14:textId="1D617E3D"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7">
        <w:r w:rsidRPr="1823BEBC">
          <w:rPr>
            <w:rStyle w:val="Hyperlink"/>
            <w:b/>
            <w:bCs/>
            <w:noProof/>
          </w:rPr>
          <w:t>Figure 27</w:t>
        </w:r>
        <w:r w:rsidRPr="1823BEBC">
          <w:rPr>
            <w:rStyle w:val="Hyperlink"/>
            <w:noProof/>
          </w:rPr>
          <w:t>. IPPU Sector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_Toc229401417 \h </w:instrText>
        </w:r>
        <w:r w:rsidRPr="1823BEBC">
          <w:rPr>
            <w:noProof/>
          </w:rPr>
        </w:r>
        <w:r w:rsidRPr="1823BEBC">
          <w:rPr>
            <w:noProof/>
          </w:rPr>
          <w:fldChar w:fldCharType="separate"/>
        </w:r>
        <w:r w:rsidRPr="1823BEBC">
          <w:rPr>
            <w:noProof/>
          </w:rPr>
          <w:t>49</w:t>
        </w:r>
        <w:r w:rsidRPr="1823BEBC">
          <w:rPr>
            <w:noProof/>
          </w:rPr>
          <w:fldChar w:fldCharType="end"/>
        </w:r>
      </w:hyperlink>
    </w:p>
    <w:p w14:paraId="61CDBA82" w14:textId="3DE68402"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8">
        <w:r w:rsidRPr="1823BEBC">
          <w:rPr>
            <w:rStyle w:val="Hyperlink"/>
            <w:b/>
            <w:bCs/>
            <w:noProof/>
          </w:rPr>
          <w:t>Figure 28</w:t>
        </w:r>
        <w:r w:rsidRPr="1823BEBC">
          <w:rPr>
            <w:rStyle w:val="Hyperlink"/>
            <w:noProof/>
          </w:rPr>
          <w:t>. IPPU Sector Fuel Use for the NDC2.0 and NDC3.0 Scenario, 2021–2050 (PJ)</w:t>
        </w:r>
        <w:r>
          <w:tab/>
        </w:r>
        <w:r w:rsidRPr="1823BEBC">
          <w:rPr>
            <w:noProof/>
          </w:rPr>
          <w:fldChar w:fldCharType="begin"/>
        </w:r>
        <w:r w:rsidRPr="1823BEBC">
          <w:rPr>
            <w:noProof/>
          </w:rPr>
          <w:instrText xml:space="preserve"> PAGEREF _Toc229401418 \h </w:instrText>
        </w:r>
        <w:r w:rsidRPr="1823BEBC">
          <w:rPr>
            <w:noProof/>
          </w:rPr>
        </w:r>
        <w:r w:rsidRPr="1823BEBC">
          <w:rPr>
            <w:noProof/>
          </w:rPr>
          <w:fldChar w:fldCharType="separate"/>
        </w:r>
        <w:r w:rsidRPr="1823BEBC">
          <w:rPr>
            <w:noProof/>
          </w:rPr>
          <w:t>49</w:t>
        </w:r>
        <w:r w:rsidRPr="1823BEBC">
          <w:rPr>
            <w:noProof/>
          </w:rPr>
          <w:fldChar w:fldCharType="end"/>
        </w:r>
      </w:hyperlink>
    </w:p>
    <w:p w14:paraId="5EC5E30B" w14:textId="26A60DDE"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19">
        <w:r w:rsidRPr="1823BEBC">
          <w:rPr>
            <w:rStyle w:val="Hyperlink"/>
            <w:b/>
            <w:bCs/>
            <w:noProof/>
          </w:rPr>
          <w:t>Figure 29</w:t>
        </w:r>
        <w:r w:rsidRPr="1823BEBC">
          <w:rPr>
            <w:rStyle w:val="Hyperlink"/>
            <w:noProof/>
          </w:rPr>
          <w:t>. IPPU Sector Total Cost by Scenario ($m), 2021–2050</w:t>
        </w:r>
        <w:r>
          <w:tab/>
        </w:r>
        <w:r w:rsidRPr="1823BEBC">
          <w:rPr>
            <w:noProof/>
          </w:rPr>
          <w:fldChar w:fldCharType="begin"/>
        </w:r>
        <w:r w:rsidRPr="1823BEBC">
          <w:rPr>
            <w:noProof/>
          </w:rPr>
          <w:instrText xml:space="preserve"> PAGEREF _Toc229401419 \h </w:instrText>
        </w:r>
        <w:r w:rsidRPr="1823BEBC">
          <w:rPr>
            <w:noProof/>
          </w:rPr>
        </w:r>
        <w:r w:rsidRPr="1823BEBC">
          <w:rPr>
            <w:noProof/>
          </w:rPr>
          <w:fldChar w:fldCharType="separate"/>
        </w:r>
        <w:r w:rsidRPr="1823BEBC">
          <w:rPr>
            <w:noProof/>
          </w:rPr>
          <w:t>50</w:t>
        </w:r>
        <w:r w:rsidRPr="1823BEBC">
          <w:rPr>
            <w:noProof/>
          </w:rPr>
          <w:fldChar w:fldCharType="end"/>
        </w:r>
      </w:hyperlink>
    </w:p>
    <w:p w14:paraId="7BA01BC1" w14:textId="759B7019"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0">
        <w:r w:rsidRPr="1823BEBC">
          <w:rPr>
            <w:rStyle w:val="Hyperlink"/>
            <w:b/>
            <w:bCs/>
            <w:noProof/>
          </w:rPr>
          <w:t>Figure 30.</w:t>
        </w:r>
        <w:r w:rsidRPr="1823BEBC">
          <w:rPr>
            <w:rStyle w:val="Hyperlink"/>
            <w:noProof/>
          </w:rPr>
          <w:t xml:space="preserve"> Total fuel consumption in demands in non-energy industries in in the Reference (left), NDC 2.0 (center), and NDC 3.0 (right) pathways (PJ).</w:t>
        </w:r>
        <w:r>
          <w:tab/>
        </w:r>
        <w:r w:rsidRPr="1823BEBC">
          <w:rPr>
            <w:noProof/>
          </w:rPr>
          <w:fldChar w:fldCharType="begin"/>
        </w:r>
        <w:r w:rsidRPr="1823BEBC">
          <w:rPr>
            <w:noProof/>
          </w:rPr>
          <w:instrText xml:space="preserve"> PAGEREF _Toc229401420 \h </w:instrText>
        </w:r>
        <w:r w:rsidRPr="1823BEBC">
          <w:rPr>
            <w:noProof/>
          </w:rPr>
        </w:r>
        <w:r w:rsidRPr="1823BEBC">
          <w:rPr>
            <w:noProof/>
          </w:rPr>
          <w:fldChar w:fldCharType="separate"/>
        </w:r>
        <w:r w:rsidRPr="1823BEBC">
          <w:rPr>
            <w:noProof/>
          </w:rPr>
          <w:t>51</w:t>
        </w:r>
        <w:r w:rsidRPr="1823BEBC">
          <w:rPr>
            <w:noProof/>
          </w:rPr>
          <w:fldChar w:fldCharType="end"/>
        </w:r>
      </w:hyperlink>
    </w:p>
    <w:p w14:paraId="2C2155C4" w14:textId="133CAC8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1">
        <w:r w:rsidRPr="1823BEBC">
          <w:rPr>
            <w:rStyle w:val="Hyperlink"/>
            <w:b/>
            <w:bCs/>
            <w:noProof/>
          </w:rPr>
          <w:t>Figure 31.</w:t>
        </w:r>
        <w:r w:rsidRPr="1823BEBC">
          <w:rPr>
            <w:rStyle w:val="Hyperlink"/>
            <w:noProof/>
          </w:rPr>
          <w:t xml:space="preserve">  Emissions for Reference (gray), NDC 2.0 (yellow), and NDC 3.0 (green) in industrial (excluding energy industries) combustion (MtCO2e).</w:t>
        </w:r>
        <w:r>
          <w:tab/>
        </w:r>
        <w:r w:rsidRPr="1823BEBC">
          <w:rPr>
            <w:noProof/>
          </w:rPr>
          <w:fldChar w:fldCharType="begin"/>
        </w:r>
        <w:r w:rsidRPr="1823BEBC">
          <w:rPr>
            <w:noProof/>
          </w:rPr>
          <w:instrText xml:space="preserve"> PAGEREF _Toc229401421 \h </w:instrText>
        </w:r>
        <w:r w:rsidRPr="1823BEBC">
          <w:rPr>
            <w:noProof/>
          </w:rPr>
        </w:r>
        <w:r w:rsidRPr="1823BEBC">
          <w:rPr>
            <w:noProof/>
          </w:rPr>
          <w:fldChar w:fldCharType="separate"/>
        </w:r>
        <w:r w:rsidRPr="1823BEBC">
          <w:rPr>
            <w:noProof/>
          </w:rPr>
          <w:t>51</w:t>
        </w:r>
        <w:r w:rsidRPr="1823BEBC">
          <w:rPr>
            <w:noProof/>
          </w:rPr>
          <w:fldChar w:fldCharType="end"/>
        </w:r>
      </w:hyperlink>
    </w:p>
    <w:p w14:paraId="604E318A" w14:textId="32B1756B"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2">
        <w:r w:rsidRPr="1823BEBC">
          <w:rPr>
            <w:rStyle w:val="Hyperlink"/>
            <w:b/>
            <w:bCs/>
            <w:noProof/>
          </w:rPr>
          <w:t>Figure 32.</w:t>
        </w:r>
        <w:r w:rsidRPr="1823BEBC">
          <w:rPr>
            <w:rStyle w:val="Hyperlink"/>
            <w:noProof/>
          </w:rPr>
          <w:t xml:space="preserve"> Total industrial production by year and tonnage for key drivers of IPPU.</w:t>
        </w:r>
        <w:r>
          <w:tab/>
        </w:r>
        <w:r w:rsidRPr="1823BEBC">
          <w:rPr>
            <w:noProof/>
          </w:rPr>
          <w:fldChar w:fldCharType="begin"/>
        </w:r>
        <w:r w:rsidRPr="1823BEBC">
          <w:rPr>
            <w:noProof/>
          </w:rPr>
          <w:instrText xml:space="preserve"> PAGEREF _Toc229401422 \h </w:instrText>
        </w:r>
        <w:r w:rsidRPr="1823BEBC">
          <w:rPr>
            <w:noProof/>
          </w:rPr>
        </w:r>
        <w:r w:rsidRPr="1823BEBC">
          <w:rPr>
            <w:noProof/>
          </w:rPr>
          <w:fldChar w:fldCharType="separate"/>
        </w:r>
        <w:r w:rsidRPr="1823BEBC">
          <w:rPr>
            <w:noProof/>
          </w:rPr>
          <w:t>52</w:t>
        </w:r>
        <w:r w:rsidRPr="1823BEBC">
          <w:rPr>
            <w:noProof/>
          </w:rPr>
          <w:fldChar w:fldCharType="end"/>
        </w:r>
      </w:hyperlink>
    </w:p>
    <w:p w14:paraId="05DC912C" w14:textId="5ADC63C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3">
        <w:r w:rsidRPr="1823BEBC">
          <w:rPr>
            <w:rStyle w:val="Hyperlink"/>
            <w:b/>
            <w:bCs/>
            <w:noProof/>
          </w:rPr>
          <w:t>Figure 33.</w:t>
        </w:r>
        <w:r w:rsidRPr="1823BEBC">
          <w:rPr>
            <w:rStyle w:val="Hyperlink"/>
            <w:noProof/>
          </w:rPr>
          <w:t xml:space="preserve"> Emissions for Reference (gray), NDC 2.0 (yellow), and NDC 3.0 (green) in industrial procceses and product use (IPPU, MtCO2e).</w:t>
        </w:r>
        <w:r>
          <w:tab/>
        </w:r>
        <w:r w:rsidRPr="1823BEBC">
          <w:rPr>
            <w:noProof/>
          </w:rPr>
          <w:fldChar w:fldCharType="begin"/>
        </w:r>
        <w:r w:rsidRPr="1823BEBC">
          <w:rPr>
            <w:noProof/>
          </w:rPr>
          <w:instrText xml:space="preserve"> PAGEREF _Toc229401423 \h </w:instrText>
        </w:r>
        <w:r w:rsidRPr="1823BEBC">
          <w:rPr>
            <w:noProof/>
          </w:rPr>
        </w:r>
        <w:r w:rsidRPr="1823BEBC">
          <w:rPr>
            <w:noProof/>
          </w:rPr>
          <w:fldChar w:fldCharType="separate"/>
        </w:r>
        <w:r w:rsidRPr="1823BEBC">
          <w:rPr>
            <w:noProof/>
          </w:rPr>
          <w:t>53</w:t>
        </w:r>
        <w:r w:rsidRPr="1823BEBC">
          <w:rPr>
            <w:noProof/>
          </w:rPr>
          <w:fldChar w:fldCharType="end"/>
        </w:r>
      </w:hyperlink>
    </w:p>
    <w:p w14:paraId="4BC88034" w14:textId="5427FF64"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4">
        <w:r w:rsidRPr="1823BEBC">
          <w:rPr>
            <w:rStyle w:val="Hyperlink"/>
            <w:b/>
            <w:bCs/>
            <w:noProof/>
          </w:rPr>
          <w:t>Figure 34.</w:t>
        </w:r>
        <w:r w:rsidRPr="1823BEBC">
          <w:rPr>
            <w:rStyle w:val="Hyperlink"/>
            <w:noProof/>
          </w:rPr>
          <w:t xml:space="preserve"> Livestock Sector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_Toc229401424 \h </w:instrText>
        </w:r>
        <w:r w:rsidRPr="1823BEBC">
          <w:rPr>
            <w:noProof/>
          </w:rPr>
        </w:r>
        <w:r w:rsidRPr="1823BEBC">
          <w:rPr>
            <w:noProof/>
          </w:rPr>
          <w:fldChar w:fldCharType="separate"/>
        </w:r>
        <w:r w:rsidRPr="1823BEBC">
          <w:rPr>
            <w:noProof/>
          </w:rPr>
          <w:t>56</w:t>
        </w:r>
        <w:r w:rsidRPr="1823BEBC">
          <w:rPr>
            <w:noProof/>
          </w:rPr>
          <w:fldChar w:fldCharType="end"/>
        </w:r>
      </w:hyperlink>
    </w:p>
    <w:p w14:paraId="7A86D34A" w14:textId="70A4238B"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5">
        <w:r w:rsidRPr="1823BEBC">
          <w:rPr>
            <w:rStyle w:val="Hyperlink"/>
            <w:b/>
            <w:bCs/>
            <w:i/>
            <w:iCs/>
            <w:noProof/>
          </w:rPr>
          <w:t>Figure 35.</w:t>
        </w:r>
        <w:r w:rsidRPr="1823BEBC">
          <w:rPr>
            <w:rStyle w:val="Hyperlink"/>
            <w:i/>
            <w:iCs/>
            <w:noProof/>
          </w:rPr>
          <w:t xml:space="preserve"> Livestock population by breed under the Reference, NDC2.0 and NDC3.0 scenarios (2021–2050).</w:t>
        </w:r>
        <w:r>
          <w:tab/>
        </w:r>
        <w:r w:rsidRPr="1823BEBC">
          <w:rPr>
            <w:noProof/>
          </w:rPr>
          <w:fldChar w:fldCharType="begin"/>
        </w:r>
        <w:r w:rsidRPr="1823BEBC">
          <w:rPr>
            <w:noProof/>
          </w:rPr>
          <w:instrText xml:space="preserve"> PAGEREF _Toc229401425 \h </w:instrText>
        </w:r>
        <w:r w:rsidRPr="1823BEBC">
          <w:rPr>
            <w:noProof/>
          </w:rPr>
        </w:r>
        <w:r w:rsidRPr="1823BEBC">
          <w:rPr>
            <w:noProof/>
          </w:rPr>
          <w:fldChar w:fldCharType="separate"/>
        </w:r>
        <w:r w:rsidRPr="1823BEBC">
          <w:rPr>
            <w:noProof/>
          </w:rPr>
          <w:t>56</w:t>
        </w:r>
        <w:r w:rsidRPr="1823BEBC">
          <w:rPr>
            <w:noProof/>
          </w:rPr>
          <w:fldChar w:fldCharType="end"/>
        </w:r>
      </w:hyperlink>
    </w:p>
    <w:p w14:paraId="50313020" w14:textId="33CBEFF3"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6">
        <w:r w:rsidRPr="1823BEBC">
          <w:rPr>
            <w:rStyle w:val="Hyperlink"/>
            <w:b/>
            <w:bCs/>
            <w:i/>
            <w:iCs/>
            <w:noProof/>
          </w:rPr>
          <w:t>Figure 36.</w:t>
        </w:r>
        <w:r w:rsidRPr="1823BEBC">
          <w:rPr>
            <w:rStyle w:val="Hyperlink"/>
            <w:i/>
            <w:iCs/>
            <w:noProof/>
          </w:rPr>
          <w:t xml:space="preserve"> Livestock Sector Total Cost (left), Total Investment (centre) and average costs (right) by Scenario ($m), 2021–2050</w:t>
        </w:r>
        <w:r>
          <w:tab/>
        </w:r>
        <w:r w:rsidRPr="1823BEBC">
          <w:rPr>
            <w:noProof/>
          </w:rPr>
          <w:fldChar w:fldCharType="begin"/>
        </w:r>
        <w:r w:rsidRPr="1823BEBC">
          <w:rPr>
            <w:noProof/>
          </w:rPr>
          <w:instrText xml:space="preserve"> PAGEREF _Toc229401426 \h </w:instrText>
        </w:r>
        <w:r w:rsidRPr="1823BEBC">
          <w:rPr>
            <w:noProof/>
          </w:rPr>
        </w:r>
        <w:r w:rsidRPr="1823BEBC">
          <w:rPr>
            <w:noProof/>
          </w:rPr>
          <w:fldChar w:fldCharType="separate"/>
        </w:r>
        <w:r w:rsidRPr="1823BEBC">
          <w:rPr>
            <w:noProof/>
          </w:rPr>
          <w:t>57</w:t>
        </w:r>
        <w:r w:rsidRPr="1823BEBC">
          <w:rPr>
            <w:noProof/>
          </w:rPr>
          <w:fldChar w:fldCharType="end"/>
        </w:r>
      </w:hyperlink>
    </w:p>
    <w:p w14:paraId="7A6B9710" w14:textId="5786CCB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7">
        <w:r w:rsidRPr="1823BEBC">
          <w:rPr>
            <w:rStyle w:val="Hyperlink"/>
            <w:b/>
            <w:bCs/>
            <w:noProof/>
          </w:rPr>
          <w:t>Figure 37</w:t>
        </w:r>
        <w:r w:rsidRPr="1823BEBC">
          <w:rPr>
            <w:rStyle w:val="Hyperlink"/>
            <w:noProof/>
          </w:rPr>
          <w:t>. Crops Sector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_Toc229401427 \h </w:instrText>
        </w:r>
        <w:r w:rsidRPr="1823BEBC">
          <w:rPr>
            <w:noProof/>
          </w:rPr>
        </w:r>
        <w:r w:rsidRPr="1823BEBC">
          <w:rPr>
            <w:noProof/>
          </w:rPr>
          <w:fldChar w:fldCharType="separate"/>
        </w:r>
        <w:r w:rsidRPr="1823BEBC">
          <w:rPr>
            <w:noProof/>
          </w:rPr>
          <w:t>58</w:t>
        </w:r>
        <w:r w:rsidRPr="1823BEBC">
          <w:rPr>
            <w:noProof/>
          </w:rPr>
          <w:fldChar w:fldCharType="end"/>
        </w:r>
      </w:hyperlink>
    </w:p>
    <w:p w14:paraId="4ABC72B6" w14:textId="010D4D5E"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8">
        <w:r w:rsidRPr="1823BEBC">
          <w:rPr>
            <w:rStyle w:val="Hyperlink"/>
            <w:b/>
            <w:bCs/>
            <w:noProof/>
          </w:rPr>
          <w:t>Figure 38.</w:t>
        </w:r>
        <w:r w:rsidRPr="1823BEBC">
          <w:rPr>
            <w:rStyle w:val="Hyperlink"/>
            <w:noProof/>
          </w:rPr>
          <w:t xml:space="preserve"> Average crop production cost ($ per tonne, left), average crop yield (centre) and total cropland area by scenario, 2021–2050</w:t>
        </w:r>
        <w:r>
          <w:tab/>
        </w:r>
        <w:r w:rsidRPr="1823BEBC">
          <w:rPr>
            <w:noProof/>
          </w:rPr>
          <w:fldChar w:fldCharType="begin"/>
        </w:r>
        <w:r w:rsidRPr="1823BEBC">
          <w:rPr>
            <w:noProof/>
          </w:rPr>
          <w:instrText xml:space="preserve"> PAGEREF _Toc229401428 \h </w:instrText>
        </w:r>
        <w:r w:rsidRPr="1823BEBC">
          <w:rPr>
            <w:noProof/>
          </w:rPr>
        </w:r>
        <w:r w:rsidRPr="1823BEBC">
          <w:rPr>
            <w:noProof/>
          </w:rPr>
          <w:fldChar w:fldCharType="separate"/>
        </w:r>
        <w:r w:rsidRPr="1823BEBC">
          <w:rPr>
            <w:noProof/>
          </w:rPr>
          <w:t>59</w:t>
        </w:r>
        <w:r w:rsidRPr="1823BEBC">
          <w:rPr>
            <w:noProof/>
          </w:rPr>
          <w:fldChar w:fldCharType="end"/>
        </w:r>
      </w:hyperlink>
    </w:p>
    <w:p w14:paraId="38B2DBA7" w14:textId="02E409A0"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29">
        <w:r w:rsidRPr="1823BEBC">
          <w:rPr>
            <w:rStyle w:val="Hyperlink"/>
            <w:b/>
            <w:bCs/>
            <w:noProof/>
          </w:rPr>
          <w:t>Figure 39.</w:t>
        </w:r>
        <w:r w:rsidRPr="1823BEBC">
          <w:rPr>
            <w:rStyle w:val="Hyperlink"/>
            <w:noProof/>
          </w:rPr>
          <w:t xml:space="preserve"> Total population of cattle in Reference (left), NDC 2.0 (center), and NDC 3.0 (right) pathways.</w:t>
        </w:r>
        <w:r>
          <w:tab/>
        </w:r>
        <w:r w:rsidRPr="1823BEBC">
          <w:rPr>
            <w:noProof/>
          </w:rPr>
          <w:fldChar w:fldCharType="begin"/>
        </w:r>
        <w:r w:rsidRPr="1823BEBC">
          <w:rPr>
            <w:noProof/>
          </w:rPr>
          <w:instrText xml:space="preserve"> PAGEREF _Toc229401429 \h </w:instrText>
        </w:r>
        <w:r w:rsidRPr="1823BEBC">
          <w:rPr>
            <w:noProof/>
          </w:rPr>
        </w:r>
        <w:r w:rsidRPr="1823BEBC">
          <w:rPr>
            <w:noProof/>
          </w:rPr>
          <w:fldChar w:fldCharType="separate"/>
        </w:r>
        <w:r w:rsidRPr="1823BEBC">
          <w:rPr>
            <w:noProof/>
          </w:rPr>
          <w:t>60</w:t>
        </w:r>
        <w:r w:rsidRPr="1823BEBC">
          <w:rPr>
            <w:noProof/>
          </w:rPr>
          <w:fldChar w:fldCharType="end"/>
        </w:r>
      </w:hyperlink>
    </w:p>
    <w:p w14:paraId="4638C454" w14:textId="4019CC84"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0">
        <w:r w:rsidRPr="1823BEBC">
          <w:rPr>
            <w:rStyle w:val="Hyperlink"/>
            <w:b/>
            <w:bCs/>
            <w:noProof/>
          </w:rPr>
          <w:t>Figure 40</w:t>
        </w:r>
        <w:r w:rsidRPr="1823BEBC">
          <w:rPr>
            <w:rStyle w:val="Hyperlink"/>
            <w:noProof/>
          </w:rPr>
          <w:t>. Total population of all livestock in Reference (left), NDC 2.0 (center), and NDC 3.0 (right) pathways.</w:t>
        </w:r>
        <w:r>
          <w:tab/>
        </w:r>
        <w:r w:rsidRPr="1823BEBC">
          <w:rPr>
            <w:noProof/>
          </w:rPr>
          <w:fldChar w:fldCharType="begin"/>
        </w:r>
        <w:r w:rsidRPr="1823BEBC">
          <w:rPr>
            <w:noProof/>
          </w:rPr>
          <w:instrText xml:space="preserve"> PAGEREF _Toc229401430 \h </w:instrText>
        </w:r>
        <w:r w:rsidRPr="1823BEBC">
          <w:rPr>
            <w:noProof/>
          </w:rPr>
        </w:r>
        <w:r w:rsidRPr="1823BEBC">
          <w:rPr>
            <w:noProof/>
          </w:rPr>
          <w:fldChar w:fldCharType="separate"/>
        </w:r>
        <w:r w:rsidRPr="1823BEBC">
          <w:rPr>
            <w:noProof/>
          </w:rPr>
          <w:t>61</w:t>
        </w:r>
        <w:r w:rsidRPr="1823BEBC">
          <w:rPr>
            <w:noProof/>
          </w:rPr>
          <w:fldChar w:fldCharType="end"/>
        </w:r>
      </w:hyperlink>
    </w:p>
    <w:p w14:paraId="45EFD14C" w14:textId="61D70C4D"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1">
        <w:r w:rsidRPr="1823BEBC">
          <w:rPr>
            <w:rStyle w:val="Hyperlink"/>
            <w:b/>
            <w:bCs/>
            <w:noProof/>
          </w:rPr>
          <w:t>Figure 41.</w:t>
        </w:r>
        <w:r w:rsidRPr="1823BEBC">
          <w:rPr>
            <w:rStyle w:val="Hyperlink"/>
            <w:noProof/>
          </w:rPr>
          <w:t xml:space="preserve"> Manure management pathways</w:t>
        </w:r>
        <w:r>
          <w:tab/>
        </w:r>
        <w:r w:rsidRPr="1823BEBC">
          <w:rPr>
            <w:noProof/>
          </w:rPr>
          <w:fldChar w:fldCharType="begin"/>
        </w:r>
        <w:r w:rsidRPr="1823BEBC">
          <w:rPr>
            <w:noProof/>
          </w:rPr>
          <w:instrText xml:space="preserve"> PAGEREF _Toc229401431 \h </w:instrText>
        </w:r>
        <w:r w:rsidRPr="1823BEBC">
          <w:rPr>
            <w:noProof/>
          </w:rPr>
        </w:r>
        <w:r w:rsidRPr="1823BEBC">
          <w:rPr>
            <w:noProof/>
          </w:rPr>
          <w:fldChar w:fldCharType="separate"/>
        </w:r>
        <w:r w:rsidRPr="1823BEBC">
          <w:rPr>
            <w:noProof/>
          </w:rPr>
          <w:t>61</w:t>
        </w:r>
        <w:r w:rsidRPr="1823BEBC">
          <w:rPr>
            <w:noProof/>
          </w:rPr>
          <w:fldChar w:fldCharType="end"/>
        </w:r>
      </w:hyperlink>
    </w:p>
    <w:p w14:paraId="2C99AE02" w14:textId="1C31D771"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2">
        <w:r w:rsidRPr="1823BEBC">
          <w:rPr>
            <w:rStyle w:val="Hyperlink"/>
            <w:b/>
            <w:bCs/>
            <w:noProof/>
          </w:rPr>
          <w:t>Figure 42.</w:t>
        </w:r>
        <w:r w:rsidRPr="1823BEBC">
          <w:rPr>
            <w:rStyle w:val="Hyperlink"/>
            <w:noProof/>
          </w:rPr>
          <w:t xml:space="preserve"> Emissions for Reference (gray), NDC 2.0 (yellow), and NDC 3.0 (green) in industrial the Livestock subsector (MtCO2e).</w:t>
        </w:r>
        <w:r>
          <w:tab/>
        </w:r>
        <w:r w:rsidRPr="1823BEBC">
          <w:rPr>
            <w:noProof/>
          </w:rPr>
          <w:fldChar w:fldCharType="begin"/>
        </w:r>
        <w:r w:rsidRPr="1823BEBC">
          <w:rPr>
            <w:noProof/>
          </w:rPr>
          <w:instrText xml:space="preserve"> PAGEREF _Toc229401432 \h </w:instrText>
        </w:r>
        <w:r w:rsidRPr="1823BEBC">
          <w:rPr>
            <w:noProof/>
          </w:rPr>
        </w:r>
        <w:r w:rsidRPr="1823BEBC">
          <w:rPr>
            <w:noProof/>
          </w:rPr>
          <w:fldChar w:fldCharType="separate"/>
        </w:r>
        <w:r w:rsidRPr="1823BEBC">
          <w:rPr>
            <w:noProof/>
          </w:rPr>
          <w:t>62</w:t>
        </w:r>
        <w:r w:rsidRPr="1823BEBC">
          <w:rPr>
            <w:noProof/>
          </w:rPr>
          <w:fldChar w:fldCharType="end"/>
        </w:r>
      </w:hyperlink>
    </w:p>
    <w:p w14:paraId="0DD13442" w14:textId="36BBC874"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3">
        <w:r w:rsidRPr="1823BEBC">
          <w:rPr>
            <w:rStyle w:val="Hyperlink"/>
            <w:b/>
            <w:bCs/>
            <w:noProof/>
          </w:rPr>
          <w:t>Figure 43</w:t>
        </w:r>
        <w:r w:rsidRPr="1823BEBC">
          <w:rPr>
            <w:rStyle w:val="Hyperlink"/>
            <w:noProof/>
          </w:rPr>
          <w:t>. Crop production for Reference (left), NDC 2.0 (center), and NDC 3.0 (right) in total tonnage.</w:t>
        </w:r>
        <w:r>
          <w:tab/>
        </w:r>
        <w:r w:rsidRPr="1823BEBC">
          <w:rPr>
            <w:noProof/>
          </w:rPr>
          <w:fldChar w:fldCharType="begin"/>
        </w:r>
        <w:r w:rsidRPr="1823BEBC">
          <w:rPr>
            <w:noProof/>
          </w:rPr>
          <w:instrText xml:space="preserve"> PAGEREF _Toc229401433 \h </w:instrText>
        </w:r>
        <w:r w:rsidRPr="1823BEBC">
          <w:rPr>
            <w:noProof/>
          </w:rPr>
        </w:r>
        <w:r w:rsidRPr="1823BEBC">
          <w:rPr>
            <w:noProof/>
          </w:rPr>
          <w:fldChar w:fldCharType="separate"/>
        </w:r>
        <w:r w:rsidRPr="1823BEBC">
          <w:rPr>
            <w:noProof/>
          </w:rPr>
          <w:t>63</w:t>
        </w:r>
        <w:r w:rsidRPr="1823BEBC">
          <w:rPr>
            <w:noProof/>
          </w:rPr>
          <w:fldChar w:fldCharType="end"/>
        </w:r>
      </w:hyperlink>
    </w:p>
    <w:p w14:paraId="32A01DD0" w14:textId="42870E35"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4">
        <w:r w:rsidRPr="1823BEBC">
          <w:rPr>
            <w:rStyle w:val="Hyperlink"/>
            <w:b/>
            <w:bCs/>
            <w:noProof/>
          </w:rPr>
          <w:t>Figure 44.</w:t>
        </w:r>
        <w:r w:rsidRPr="1823BEBC">
          <w:rPr>
            <w:rStyle w:val="Hyperlink"/>
            <w:noProof/>
          </w:rPr>
          <w:t xml:space="preserve"> Emissions for Reference (gray), NDC 2.0 (yellow), and NDC 3.0 (green) in industrial the Crops subsector (MtCO2e).</w:t>
        </w:r>
        <w:r>
          <w:tab/>
        </w:r>
        <w:r w:rsidRPr="1823BEBC">
          <w:rPr>
            <w:noProof/>
          </w:rPr>
          <w:fldChar w:fldCharType="begin"/>
        </w:r>
        <w:r w:rsidRPr="1823BEBC">
          <w:rPr>
            <w:noProof/>
          </w:rPr>
          <w:instrText xml:space="preserve"> PAGEREF _Toc229401434 \h </w:instrText>
        </w:r>
        <w:r w:rsidRPr="1823BEBC">
          <w:rPr>
            <w:noProof/>
          </w:rPr>
        </w:r>
        <w:r w:rsidRPr="1823BEBC">
          <w:rPr>
            <w:noProof/>
          </w:rPr>
          <w:fldChar w:fldCharType="separate"/>
        </w:r>
        <w:r w:rsidRPr="1823BEBC">
          <w:rPr>
            <w:noProof/>
          </w:rPr>
          <w:t>64</w:t>
        </w:r>
        <w:r w:rsidRPr="1823BEBC">
          <w:rPr>
            <w:noProof/>
          </w:rPr>
          <w:fldChar w:fldCharType="end"/>
        </w:r>
      </w:hyperlink>
    </w:p>
    <w:p w14:paraId="434EB74A" w14:textId="6846083D"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5">
        <w:r w:rsidRPr="1823BEBC">
          <w:rPr>
            <w:rStyle w:val="Hyperlink"/>
            <w:b/>
            <w:bCs/>
            <w:noProof/>
          </w:rPr>
          <w:t>Figure 45.</w:t>
        </w:r>
        <w:r w:rsidRPr="1823BEBC">
          <w:rPr>
            <w:rStyle w:val="Hyperlink"/>
            <w:noProof/>
          </w:rPr>
          <w:t xml:space="preserve"> Benefits associated with increases in crop production when compared to Reference pathway for NDC 2.0 (left), and NDC 3.0 (right) in billion USD.</w:t>
        </w:r>
        <w:r>
          <w:tab/>
        </w:r>
        <w:r w:rsidRPr="1823BEBC">
          <w:rPr>
            <w:noProof/>
          </w:rPr>
          <w:fldChar w:fldCharType="begin"/>
        </w:r>
        <w:r w:rsidRPr="1823BEBC">
          <w:rPr>
            <w:noProof/>
          </w:rPr>
          <w:instrText xml:space="preserve"> PAGEREF _Toc229401435 \h </w:instrText>
        </w:r>
        <w:r w:rsidRPr="1823BEBC">
          <w:rPr>
            <w:noProof/>
          </w:rPr>
        </w:r>
        <w:r w:rsidRPr="1823BEBC">
          <w:rPr>
            <w:noProof/>
          </w:rPr>
          <w:fldChar w:fldCharType="separate"/>
        </w:r>
        <w:r w:rsidRPr="1823BEBC">
          <w:rPr>
            <w:noProof/>
          </w:rPr>
          <w:t>65</w:t>
        </w:r>
        <w:r w:rsidRPr="1823BEBC">
          <w:rPr>
            <w:noProof/>
          </w:rPr>
          <w:fldChar w:fldCharType="end"/>
        </w:r>
      </w:hyperlink>
    </w:p>
    <w:p w14:paraId="0083225E" w14:textId="4234CD91"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6">
        <w:r w:rsidRPr="1823BEBC">
          <w:rPr>
            <w:rStyle w:val="Hyperlink"/>
            <w:b/>
            <w:bCs/>
            <w:noProof/>
          </w:rPr>
          <w:t>Figure 46</w:t>
        </w:r>
        <w:r w:rsidRPr="1823BEBC">
          <w:rPr>
            <w:rStyle w:val="Hyperlink"/>
            <w:noProof/>
          </w:rPr>
          <w:t>. LULUCF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_Toc229401436 \h </w:instrText>
        </w:r>
        <w:r w:rsidRPr="1823BEBC">
          <w:rPr>
            <w:noProof/>
          </w:rPr>
        </w:r>
        <w:r w:rsidRPr="1823BEBC">
          <w:rPr>
            <w:noProof/>
          </w:rPr>
          <w:fldChar w:fldCharType="separate"/>
        </w:r>
        <w:r w:rsidRPr="1823BEBC">
          <w:rPr>
            <w:noProof/>
          </w:rPr>
          <w:t>67</w:t>
        </w:r>
        <w:r w:rsidRPr="1823BEBC">
          <w:rPr>
            <w:noProof/>
          </w:rPr>
          <w:fldChar w:fldCharType="end"/>
        </w:r>
      </w:hyperlink>
    </w:p>
    <w:p w14:paraId="5D8D6785" w14:textId="022B95FE"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7">
        <w:r w:rsidRPr="1823BEBC">
          <w:rPr>
            <w:rStyle w:val="Hyperlink"/>
            <w:b/>
            <w:bCs/>
            <w:noProof/>
          </w:rPr>
          <w:t>Figure 47.</w:t>
        </w:r>
        <w:r w:rsidRPr="1823BEBC">
          <w:rPr>
            <w:rStyle w:val="Hyperlink"/>
            <w:noProof/>
          </w:rPr>
          <w:t xml:space="preserve">  Land use allocation by category under the Reference, NDC 2.0, and NDC 3.0 scenarios (2021–2050) (million hectares)</w:t>
        </w:r>
        <w:r>
          <w:tab/>
        </w:r>
        <w:r w:rsidRPr="1823BEBC">
          <w:rPr>
            <w:noProof/>
          </w:rPr>
          <w:fldChar w:fldCharType="begin"/>
        </w:r>
        <w:r w:rsidRPr="1823BEBC">
          <w:rPr>
            <w:noProof/>
          </w:rPr>
          <w:instrText xml:space="preserve"> PAGEREF _Toc229401437 \h </w:instrText>
        </w:r>
        <w:r w:rsidRPr="1823BEBC">
          <w:rPr>
            <w:noProof/>
          </w:rPr>
        </w:r>
        <w:r w:rsidRPr="1823BEBC">
          <w:rPr>
            <w:noProof/>
          </w:rPr>
          <w:fldChar w:fldCharType="separate"/>
        </w:r>
        <w:r w:rsidRPr="1823BEBC">
          <w:rPr>
            <w:noProof/>
          </w:rPr>
          <w:t>68</w:t>
        </w:r>
        <w:r w:rsidRPr="1823BEBC">
          <w:rPr>
            <w:noProof/>
          </w:rPr>
          <w:fldChar w:fldCharType="end"/>
        </w:r>
      </w:hyperlink>
    </w:p>
    <w:p w14:paraId="4D012CC6" w14:textId="108379E9"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8">
        <w:r w:rsidRPr="1823BEBC">
          <w:rPr>
            <w:rStyle w:val="Hyperlink"/>
            <w:b/>
            <w:bCs/>
            <w:noProof/>
          </w:rPr>
          <w:t>Figure 48.</w:t>
        </w:r>
        <w:r w:rsidRPr="1823BEBC">
          <w:rPr>
            <w:rStyle w:val="Hyperlink"/>
            <w:noProof/>
          </w:rPr>
          <w:t xml:space="preserve"> Total ecosystem services under the Reference, NDC2.0, and NDC3.0 scenarios (2021–2050)</w:t>
        </w:r>
        <w:r>
          <w:tab/>
        </w:r>
        <w:r w:rsidRPr="1823BEBC">
          <w:rPr>
            <w:noProof/>
          </w:rPr>
          <w:fldChar w:fldCharType="begin"/>
        </w:r>
        <w:r w:rsidRPr="1823BEBC">
          <w:rPr>
            <w:noProof/>
          </w:rPr>
          <w:instrText xml:space="preserve"> PAGEREF _Toc229401438 \h </w:instrText>
        </w:r>
        <w:r w:rsidRPr="1823BEBC">
          <w:rPr>
            <w:noProof/>
          </w:rPr>
        </w:r>
        <w:r w:rsidRPr="1823BEBC">
          <w:rPr>
            <w:noProof/>
          </w:rPr>
          <w:fldChar w:fldCharType="separate"/>
        </w:r>
        <w:r w:rsidRPr="1823BEBC">
          <w:rPr>
            <w:noProof/>
          </w:rPr>
          <w:t>69</w:t>
        </w:r>
        <w:r w:rsidRPr="1823BEBC">
          <w:rPr>
            <w:noProof/>
          </w:rPr>
          <w:fldChar w:fldCharType="end"/>
        </w:r>
      </w:hyperlink>
    </w:p>
    <w:p w14:paraId="308D1784" w14:textId="5EF014F0"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39">
        <w:r w:rsidRPr="1823BEBC">
          <w:rPr>
            <w:rStyle w:val="Hyperlink"/>
            <w:b/>
            <w:bCs/>
            <w:noProof/>
          </w:rPr>
          <w:t>Figure 49</w:t>
        </w:r>
        <w:r w:rsidRPr="1823BEBC">
          <w:rPr>
            <w:rStyle w:val="Hyperlink"/>
            <w:noProof/>
          </w:rPr>
          <w:t>. Land use areas by class in Reference (left), NDC 2.0 (center), and NDC 3.0 (right) in million ha.</w:t>
        </w:r>
        <w:r>
          <w:tab/>
        </w:r>
        <w:r w:rsidRPr="1823BEBC">
          <w:rPr>
            <w:noProof/>
          </w:rPr>
          <w:fldChar w:fldCharType="begin"/>
        </w:r>
        <w:r w:rsidRPr="1823BEBC">
          <w:rPr>
            <w:noProof/>
          </w:rPr>
          <w:instrText xml:space="preserve"> PAGEREF _Toc229401439 \h </w:instrText>
        </w:r>
        <w:r w:rsidRPr="1823BEBC">
          <w:rPr>
            <w:noProof/>
          </w:rPr>
        </w:r>
        <w:r w:rsidRPr="1823BEBC">
          <w:rPr>
            <w:noProof/>
          </w:rPr>
          <w:fldChar w:fldCharType="separate"/>
        </w:r>
        <w:r w:rsidRPr="1823BEBC">
          <w:rPr>
            <w:noProof/>
          </w:rPr>
          <w:t>70</w:t>
        </w:r>
        <w:r w:rsidRPr="1823BEBC">
          <w:rPr>
            <w:noProof/>
          </w:rPr>
          <w:fldChar w:fldCharType="end"/>
        </w:r>
      </w:hyperlink>
    </w:p>
    <w:p w14:paraId="40E4F08B" w14:textId="6FB4A37B"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0">
        <w:r w:rsidRPr="1823BEBC">
          <w:rPr>
            <w:rStyle w:val="Hyperlink"/>
            <w:b/>
            <w:bCs/>
            <w:noProof/>
          </w:rPr>
          <w:t>Figure 50.</w:t>
        </w:r>
        <w:r w:rsidRPr="1823BEBC">
          <w:rPr>
            <w:rStyle w:val="Hyperlink"/>
            <w:noProof/>
          </w:rPr>
          <w:t xml:space="preserve"> Net emissions for Reference (gray), NDC 2.0 (yellow), and NDC 3.0 (green) due to annual sequestration capacity in forests (MtCO2e).</w:t>
        </w:r>
        <w:r>
          <w:tab/>
        </w:r>
        <w:r w:rsidRPr="1823BEBC">
          <w:rPr>
            <w:noProof/>
          </w:rPr>
          <w:fldChar w:fldCharType="begin"/>
        </w:r>
        <w:r w:rsidRPr="1823BEBC">
          <w:rPr>
            <w:noProof/>
          </w:rPr>
          <w:instrText xml:space="preserve"> PAGEREF _Toc229401440 \h </w:instrText>
        </w:r>
        <w:r w:rsidRPr="1823BEBC">
          <w:rPr>
            <w:noProof/>
          </w:rPr>
        </w:r>
        <w:r w:rsidRPr="1823BEBC">
          <w:rPr>
            <w:noProof/>
          </w:rPr>
          <w:fldChar w:fldCharType="separate"/>
        </w:r>
        <w:r w:rsidRPr="1823BEBC">
          <w:rPr>
            <w:noProof/>
          </w:rPr>
          <w:t>71</w:t>
        </w:r>
        <w:r w:rsidRPr="1823BEBC">
          <w:rPr>
            <w:noProof/>
          </w:rPr>
          <w:fldChar w:fldCharType="end"/>
        </w:r>
      </w:hyperlink>
    </w:p>
    <w:p w14:paraId="0929D100" w14:textId="4B69C60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1">
        <w:r w:rsidRPr="1823BEBC">
          <w:rPr>
            <w:rStyle w:val="Hyperlink"/>
            <w:b/>
            <w:bCs/>
            <w:noProof/>
          </w:rPr>
          <w:t>Figure 51.</w:t>
        </w:r>
        <w:r w:rsidRPr="1823BEBC">
          <w:rPr>
            <w:rStyle w:val="Hyperlink"/>
            <w:noProof/>
          </w:rPr>
          <w:t xml:space="preserve"> Total above-ground biomass C stock loss estimated for Reference (grey), NDC 2.0 (yellow), and NDC 3.0 (green) in Mt.</w:t>
        </w:r>
        <w:r>
          <w:tab/>
        </w:r>
        <w:r w:rsidRPr="1823BEBC">
          <w:rPr>
            <w:noProof/>
          </w:rPr>
          <w:fldChar w:fldCharType="begin"/>
        </w:r>
        <w:r w:rsidRPr="1823BEBC">
          <w:rPr>
            <w:noProof/>
          </w:rPr>
          <w:instrText xml:space="preserve"> PAGEREF _Toc229401441 \h </w:instrText>
        </w:r>
        <w:r w:rsidRPr="1823BEBC">
          <w:rPr>
            <w:noProof/>
          </w:rPr>
        </w:r>
        <w:r w:rsidRPr="1823BEBC">
          <w:rPr>
            <w:noProof/>
          </w:rPr>
          <w:fldChar w:fldCharType="separate"/>
        </w:r>
        <w:r w:rsidRPr="1823BEBC">
          <w:rPr>
            <w:noProof/>
          </w:rPr>
          <w:t>71</w:t>
        </w:r>
        <w:r w:rsidRPr="1823BEBC">
          <w:rPr>
            <w:noProof/>
          </w:rPr>
          <w:fldChar w:fldCharType="end"/>
        </w:r>
      </w:hyperlink>
    </w:p>
    <w:p w14:paraId="54A5C4C6" w14:textId="2156D072"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2">
        <w:r w:rsidRPr="1823BEBC">
          <w:rPr>
            <w:rStyle w:val="Hyperlink"/>
            <w:b/>
            <w:bCs/>
            <w:noProof/>
          </w:rPr>
          <w:t>Figure 52.</w:t>
        </w:r>
        <w:r w:rsidRPr="1823BEBC">
          <w:rPr>
            <w:rStyle w:val="Hyperlink"/>
            <w:noProof/>
          </w:rPr>
          <w:t xml:space="preserve"> Emissions for Reference (gray), NDC 2.0 (yellow), and NDC 3.0 (green) due to removals for fuelwood and harvested wood products (MtCO2e).</w:t>
        </w:r>
        <w:r>
          <w:tab/>
        </w:r>
        <w:r w:rsidRPr="1823BEBC">
          <w:rPr>
            <w:noProof/>
          </w:rPr>
          <w:fldChar w:fldCharType="begin"/>
        </w:r>
        <w:r w:rsidRPr="1823BEBC">
          <w:rPr>
            <w:noProof/>
          </w:rPr>
          <w:instrText xml:space="preserve"> PAGEREF _Toc229401442 \h </w:instrText>
        </w:r>
        <w:r w:rsidRPr="1823BEBC">
          <w:rPr>
            <w:noProof/>
          </w:rPr>
        </w:r>
        <w:r w:rsidRPr="1823BEBC">
          <w:rPr>
            <w:noProof/>
          </w:rPr>
          <w:fldChar w:fldCharType="separate"/>
        </w:r>
        <w:r w:rsidRPr="1823BEBC">
          <w:rPr>
            <w:noProof/>
          </w:rPr>
          <w:t>72</w:t>
        </w:r>
        <w:r w:rsidRPr="1823BEBC">
          <w:rPr>
            <w:noProof/>
          </w:rPr>
          <w:fldChar w:fldCharType="end"/>
        </w:r>
      </w:hyperlink>
    </w:p>
    <w:p w14:paraId="529812DB" w14:textId="581615B8"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3">
        <w:r w:rsidRPr="1823BEBC">
          <w:rPr>
            <w:rStyle w:val="Hyperlink"/>
            <w:b/>
            <w:bCs/>
            <w:noProof/>
          </w:rPr>
          <w:t>Figure 53.</w:t>
        </w:r>
        <w:r w:rsidRPr="1823BEBC">
          <w:rPr>
            <w:rStyle w:val="Hyperlink"/>
            <w:noProof/>
          </w:rPr>
          <w:t xml:space="preserve"> Emissions for Reference (gray), NDC 2.0 (yellow), and NDC 3.0 (green) due to deforestation for land use conversion (MtCO2e).</w:t>
        </w:r>
        <w:r>
          <w:tab/>
        </w:r>
        <w:r w:rsidRPr="1823BEBC">
          <w:rPr>
            <w:noProof/>
          </w:rPr>
          <w:fldChar w:fldCharType="begin"/>
        </w:r>
        <w:r w:rsidRPr="1823BEBC">
          <w:rPr>
            <w:noProof/>
          </w:rPr>
          <w:instrText xml:space="preserve"> PAGEREF _Toc229401443 \h </w:instrText>
        </w:r>
        <w:r w:rsidRPr="1823BEBC">
          <w:rPr>
            <w:noProof/>
          </w:rPr>
        </w:r>
        <w:r w:rsidRPr="1823BEBC">
          <w:rPr>
            <w:noProof/>
          </w:rPr>
          <w:fldChar w:fldCharType="separate"/>
        </w:r>
        <w:r w:rsidRPr="1823BEBC">
          <w:rPr>
            <w:noProof/>
          </w:rPr>
          <w:t>72</w:t>
        </w:r>
        <w:r w:rsidRPr="1823BEBC">
          <w:rPr>
            <w:noProof/>
          </w:rPr>
          <w:fldChar w:fldCharType="end"/>
        </w:r>
      </w:hyperlink>
    </w:p>
    <w:p w14:paraId="1639C16E" w14:textId="1D22A850"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4">
        <w:r w:rsidRPr="1823BEBC">
          <w:rPr>
            <w:rStyle w:val="Hyperlink"/>
            <w:b/>
            <w:bCs/>
            <w:noProof/>
          </w:rPr>
          <w:t>Figure 54</w:t>
        </w:r>
        <w:r w:rsidRPr="1823BEBC">
          <w:rPr>
            <w:rStyle w:val="Hyperlink"/>
            <w:noProof/>
          </w:rPr>
          <w:t>. Total permanent and seasonal wetlands area for Reference (left), NDC 2.0 (center), and NDC 3.0 (right) in million ha.</w:t>
        </w:r>
        <w:r>
          <w:tab/>
        </w:r>
        <w:r w:rsidRPr="1823BEBC">
          <w:rPr>
            <w:noProof/>
          </w:rPr>
          <w:fldChar w:fldCharType="begin"/>
        </w:r>
        <w:r w:rsidRPr="1823BEBC">
          <w:rPr>
            <w:noProof/>
          </w:rPr>
          <w:instrText xml:space="preserve"> PAGEREF _Toc229401444 \h </w:instrText>
        </w:r>
        <w:r w:rsidRPr="1823BEBC">
          <w:rPr>
            <w:noProof/>
          </w:rPr>
        </w:r>
        <w:r w:rsidRPr="1823BEBC">
          <w:rPr>
            <w:noProof/>
          </w:rPr>
          <w:fldChar w:fldCharType="separate"/>
        </w:r>
        <w:r w:rsidRPr="1823BEBC">
          <w:rPr>
            <w:noProof/>
          </w:rPr>
          <w:t>73</w:t>
        </w:r>
        <w:r w:rsidRPr="1823BEBC">
          <w:rPr>
            <w:noProof/>
          </w:rPr>
          <w:fldChar w:fldCharType="end"/>
        </w:r>
      </w:hyperlink>
    </w:p>
    <w:p w14:paraId="1FAF4BB1" w14:textId="6FFAE3D0"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5">
        <w:r w:rsidRPr="1823BEBC">
          <w:rPr>
            <w:rStyle w:val="Hyperlink"/>
            <w:b/>
            <w:bCs/>
            <w:noProof/>
          </w:rPr>
          <w:t>Figure 55.</w:t>
        </w:r>
        <w:r w:rsidRPr="1823BEBC">
          <w:rPr>
            <w:rStyle w:val="Hyperlink"/>
            <w:noProof/>
          </w:rPr>
          <w:t xml:space="preserve"> Costs and benefits associated with land use and land change in NDC 2.0 (left), and NDC 3.0 (right) in billion USD.</w:t>
        </w:r>
        <w:r>
          <w:tab/>
        </w:r>
        <w:r w:rsidRPr="1823BEBC">
          <w:rPr>
            <w:noProof/>
          </w:rPr>
          <w:fldChar w:fldCharType="begin"/>
        </w:r>
        <w:r w:rsidRPr="1823BEBC">
          <w:rPr>
            <w:noProof/>
          </w:rPr>
          <w:instrText xml:space="preserve"> PAGEREF _Toc229401445 \h </w:instrText>
        </w:r>
        <w:r w:rsidRPr="1823BEBC">
          <w:rPr>
            <w:noProof/>
          </w:rPr>
        </w:r>
        <w:r w:rsidRPr="1823BEBC">
          <w:rPr>
            <w:noProof/>
          </w:rPr>
          <w:fldChar w:fldCharType="separate"/>
        </w:r>
        <w:r w:rsidRPr="1823BEBC">
          <w:rPr>
            <w:noProof/>
          </w:rPr>
          <w:t>74</w:t>
        </w:r>
        <w:r w:rsidRPr="1823BEBC">
          <w:rPr>
            <w:noProof/>
          </w:rPr>
          <w:fldChar w:fldCharType="end"/>
        </w:r>
      </w:hyperlink>
    </w:p>
    <w:p w14:paraId="4319EBC2" w14:textId="0A0B97E3"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6">
        <w:r w:rsidRPr="1823BEBC">
          <w:rPr>
            <w:rStyle w:val="Hyperlink"/>
            <w:b/>
            <w:bCs/>
            <w:noProof/>
          </w:rPr>
          <w:t>Figure 56</w:t>
        </w:r>
        <w:r w:rsidRPr="1823BEBC">
          <w:rPr>
            <w:rStyle w:val="Hyperlink"/>
            <w:noProof/>
          </w:rPr>
          <w:t>. Solid Waste Sector Emissions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_Toc229401446 \h </w:instrText>
        </w:r>
        <w:r w:rsidRPr="1823BEBC">
          <w:rPr>
            <w:noProof/>
          </w:rPr>
        </w:r>
        <w:r w:rsidRPr="1823BEBC">
          <w:rPr>
            <w:noProof/>
          </w:rPr>
          <w:fldChar w:fldCharType="separate"/>
        </w:r>
        <w:r w:rsidRPr="1823BEBC">
          <w:rPr>
            <w:noProof/>
          </w:rPr>
          <w:t>77</w:t>
        </w:r>
        <w:r w:rsidRPr="1823BEBC">
          <w:rPr>
            <w:noProof/>
          </w:rPr>
          <w:fldChar w:fldCharType="end"/>
        </w:r>
      </w:hyperlink>
    </w:p>
    <w:p w14:paraId="1806BF45" w14:textId="04669F0C"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7">
        <w:r w:rsidRPr="1823BEBC">
          <w:rPr>
            <w:rStyle w:val="Hyperlink"/>
            <w:b/>
            <w:bCs/>
            <w:noProof/>
          </w:rPr>
          <w:t>Figure 57.</w:t>
        </w:r>
        <w:r w:rsidRPr="1823BEBC">
          <w:rPr>
            <w:rStyle w:val="Hyperlink"/>
            <w:noProof/>
          </w:rPr>
          <w:t xml:space="preserve"> Solid Waste Emissions by Treatment Pathway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_Toc229401447 \h </w:instrText>
        </w:r>
        <w:r w:rsidRPr="1823BEBC">
          <w:rPr>
            <w:noProof/>
          </w:rPr>
        </w:r>
        <w:r w:rsidRPr="1823BEBC">
          <w:rPr>
            <w:noProof/>
          </w:rPr>
          <w:fldChar w:fldCharType="separate"/>
        </w:r>
        <w:r w:rsidRPr="1823BEBC">
          <w:rPr>
            <w:noProof/>
          </w:rPr>
          <w:t>78</w:t>
        </w:r>
        <w:r w:rsidRPr="1823BEBC">
          <w:rPr>
            <w:noProof/>
          </w:rPr>
          <w:fldChar w:fldCharType="end"/>
        </w:r>
      </w:hyperlink>
    </w:p>
    <w:p w14:paraId="4B329C4C" w14:textId="6E3E290D"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8">
        <w:r w:rsidRPr="1823BEBC">
          <w:rPr>
            <w:rStyle w:val="Hyperlink"/>
            <w:b/>
            <w:bCs/>
            <w:noProof/>
          </w:rPr>
          <w:t>Figure 58</w:t>
        </w:r>
        <w:r w:rsidRPr="1823BEBC">
          <w:rPr>
            <w:rStyle w:val="Hyperlink"/>
            <w:noProof/>
          </w:rPr>
          <w:t>. Solid waste sector costs by scenario, 2021–2050, total direct cost ($ million, top left), total external cost ($ million, top right), average disposal cost ($ per tonne waste, bottom left), and average societal cost ($ per tonne waste, bottom right)</w:t>
        </w:r>
        <w:r>
          <w:tab/>
        </w:r>
        <w:r w:rsidRPr="1823BEBC">
          <w:rPr>
            <w:noProof/>
          </w:rPr>
          <w:fldChar w:fldCharType="begin"/>
        </w:r>
        <w:r w:rsidRPr="1823BEBC">
          <w:rPr>
            <w:noProof/>
          </w:rPr>
          <w:instrText xml:space="preserve"> PAGEREF _Toc229401448 \h </w:instrText>
        </w:r>
        <w:r w:rsidRPr="1823BEBC">
          <w:rPr>
            <w:noProof/>
          </w:rPr>
        </w:r>
        <w:r w:rsidRPr="1823BEBC">
          <w:rPr>
            <w:noProof/>
          </w:rPr>
          <w:fldChar w:fldCharType="separate"/>
        </w:r>
        <w:r w:rsidRPr="1823BEBC">
          <w:rPr>
            <w:noProof/>
          </w:rPr>
          <w:t>78</w:t>
        </w:r>
        <w:r w:rsidRPr="1823BEBC">
          <w:rPr>
            <w:noProof/>
          </w:rPr>
          <w:fldChar w:fldCharType="end"/>
        </w:r>
      </w:hyperlink>
    </w:p>
    <w:p w14:paraId="150788C4" w14:textId="2FA3879B"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49">
        <w:r w:rsidRPr="1823BEBC">
          <w:rPr>
            <w:rStyle w:val="Hyperlink"/>
            <w:b/>
            <w:bCs/>
            <w:noProof/>
          </w:rPr>
          <w:t>Figure 59.</w:t>
        </w:r>
        <w:r w:rsidRPr="1823BEBC">
          <w:rPr>
            <w:rStyle w:val="Hyperlink"/>
            <w:noProof/>
          </w:rPr>
          <w:t xml:space="preserve"> Liquid waste sector emissions by scenario, 2021–2050 (million tonnes 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_Toc229401449 \h </w:instrText>
        </w:r>
        <w:r w:rsidRPr="1823BEBC">
          <w:rPr>
            <w:noProof/>
          </w:rPr>
        </w:r>
        <w:r w:rsidRPr="1823BEBC">
          <w:rPr>
            <w:noProof/>
          </w:rPr>
          <w:fldChar w:fldCharType="separate"/>
        </w:r>
        <w:r w:rsidRPr="1823BEBC">
          <w:rPr>
            <w:noProof/>
          </w:rPr>
          <w:t>79</w:t>
        </w:r>
        <w:r w:rsidRPr="1823BEBC">
          <w:rPr>
            <w:noProof/>
          </w:rPr>
          <w:fldChar w:fldCharType="end"/>
        </w:r>
      </w:hyperlink>
    </w:p>
    <w:p w14:paraId="7BB6BE58" w14:textId="2DA5E16F"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0">
        <w:r w:rsidRPr="1823BEBC">
          <w:rPr>
            <w:rStyle w:val="Hyperlink"/>
            <w:b/>
            <w:bCs/>
            <w:noProof/>
          </w:rPr>
          <w:t>Figure 60.</w:t>
        </w:r>
        <w:r w:rsidRPr="1823BEBC">
          <w:rPr>
            <w:rStyle w:val="Hyperlink"/>
            <w:noProof/>
          </w:rPr>
          <w:t xml:space="preserve"> Liquid Waste Emissions by Treatment Pathway by Scenario, 2021–2050 (MtCO</w:t>
        </w:r>
        <w:r w:rsidRPr="1823BEBC">
          <w:rPr>
            <w:rStyle w:val="Hyperlink"/>
            <w:rFonts w:ascii="Cambria Math" w:hAnsi="Cambria Math" w:cs="Cambria Math"/>
            <w:noProof/>
          </w:rPr>
          <w:t>₂</w:t>
        </w:r>
        <w:r w:rsidRPr="1823BEBC">
          <w:rPr>
            <w:rStyle w:val="Hyperlink"/>
            <w:noProof/>
          </w:rPr>
          <w:t>eq)</w:t>
        </w:r>
        <w:r>
          <w:tab/>
        </w:r>
        <w:r w:rsidRPr="1823BEBC">
          <w:rPr>
            <w:noProof/>
          </w:rPr>
          <w:fldChar w:fldCharType="begin"/>
        </w:r>
        <w:r w:rsidRPr="1823BEBC">
          <w:rPr>
            <w:noProof/>
          </w:rPr>
          <w:instrText xml:space="preserve"> PAGEREF _Toc229401450 \h </w:instrText>
        </w:r>
        <w:r w:rsidRPr="1823BEBC">
          <w:rPr>
            <w:noProof/>
          </w:rPr>
        </w:r>
        <w:r w:rsidRPr="1823BEBC">
          <w:rPr>
            <w:noProof/>
          </w:rPr>
          <w:fldChar w:fldCharType="separate"/>
        </w:r>
        <w:r w:rsidRPr="1823BEBC">
          <w:rPr>
            <w:noProof/>
          </w:rPr>
          <w:t>80</w:t>
        </w:r>
        <w:r w:rsidRPr="1823BEBC">
          <w:rPr>
            <w:noProof/>
          </w:rPr>
          <w:fldChar w:fldCharType="end"/>
        </w:r>
      </w:hyperlink>
    </w:p>
    <w:p w14:paraId="43B4239B" w14:textId="0163BF41"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1">
        <w:r w:rsidRPr="1823BEBC">
          <w:rPr>
            <w:rStyle w:val="Hyperlink"/>
            <w:b/>
            <w:bCs/>
            <w:noProof/>
          </w:rPr>
          <w:t>Figure 61.</w:t>
        </w:r>
        <w:r w:rsidRPr="1823BEBC">
          <w:rPr>
            <w:rStyle w:val="Hyperlink"/>
            <w:noProof/>
          </w:rPr>
          <w:t xml:space="preserve"> Liquid waste sector costs by scenario, 2021–2050, total direct cost ($ million, top left), total external cost ($ million, top right), average disposal cost ($ per tonne waste, bottom left), and average societal cost ($ per tonne waste, bottom right)</w:t>
        </w:r>
        <w:r>
          <w:tab/>
        </w:r>
        <w:r w:rsidRPr="1823BEBC">
          <w:rPr>
            <w:noProof/>
          </w:rPr>
          <w:fldChar w:fldCharType="begin"/>
        </w:r>
        <w:r w:rsidRPr="1823BEBC">
          <w:rPr>
            <w:noProof/>
          </w:rPr>
          <w:instrText xml:space="preserve"> PAGEREF _Toc229401451 \h </w:instrText>
        </w:r>
        <w:r w:rsidRPr="1823BEBC">
          <w:rPr>
            <w:noProof/>
          </w:rPr>
        </w:r>
        <w:r w:rsidRPr="1823BEBC">
          <w:rPr>
            <w:noProof/>
          </w:rPr>
          <w:fldChar w:fldCharType="separate"/>
        </w:r>
        <w:r w:rsidRPr="1823BEBC">
          <w:rPr>
            <w:noProof/>
          </w:rPr>
          <w:t>81</w:t>
        </w:r>
        <w:r w:rsidRPr="1823BEBC">
          <w:rPr>
            <w:noProof/>
          </w:rPr>
          <w:fldChar w:fldCharType="end"/>
        </w:r>
      </w:hyperlink>
    </w:p>
    <w:p w14:paraId="47E4CEF3" w14:textId="039EE48A"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2">
        <w:r w:rsidRPr="1823BEBC">
          <w:rPr>
            <w:rStyle w:val="Hyperlink"/>
            <w:b/>
            <w:bCs/>
            <w:noProof/>
          </w:rPr>
          <w:t>Figure 62.</w:t>
        </w:r>
        <w:r w:rsidRPr="1823BEBC">
          <w:rPr>
            <w:rStyle w:val="Hyperlink"/>
            <w:noProof/>
          </w:rPr>
          <w:t xml:space="preserve"> Solid waste generation by Reference (left), NDC 2.0 (center), and NDC 3.0 (right) pathways.</w:t>
        </w:r>
        <w:r>
          <w:tab/>
        </w:r>
        <w:r w:rsidRPr="1823BEBC">
          <w:rPr>
            <w:noProof/>
          </w:rPr>
          <w:fldChar w:fldCharType="begin"/>
        </w:r>
        <w:r w:rsidRPr="1823BEBC">
          <w:rPr>
            <w:noProof/>
          </w:rPr>
          <w:instrText xml:space="preserve"> PAGEREF _Toc229401452 \h </w:instrText>
        </w:r>
        <w:r w:rsidRPr="1823BEBC">
          <w:rPr>
            <w:noProof/>
          </w:rPr>
        </w:r>
        <w:r w:rsidRPr="1823BEBC">
          <w:rPr>
            <w:noProof/>
          </w:rPr>
          <w:fldChar w:fldCharType="separate"/>
        </w:r>
        <w:r w:rsidRPr="1823BEBC">
          <w:rPr>
            <w:noProof/>
          </w:rPr>
          <w:t>82</w:t>
        </w:r>
        <w:r w:rsidRPr="1823BEBC">
          <w:rPr>
            <w:noProof/>
          </w:rPr>
          <w:fldChar w:fldCharType="end"/>
        </w:r>
      </w:hyperlink>
    </w:p>
    <w:p w14:paraId="223BB055" w14:textId="2EF899BD"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3">
        <w:r w:rsidRPr="1823BEBC">
          <w:rPr>
            <w:rStyle w:val="Hyperlink"/>
            <w:b/>
            <w:bCs/>
            <w:noProof/>
          </w:rPr>
          <w:t>Figure 63</w:t>
        </w:r>
        <w:r w:rsidRPr="1823BEBC">
          <w:rPr>
            <w:rStyle w:val="Hyperlink"/>
            <w:noProof/>
          </w:rPr>
          <w:t>. Solid waste treatment pathway shared for Reference (left), NDC 2.0 (center), and NDC 3.0 (right) pathways.</w:t>
        </w:r>
        <w:r>
          <w:tab/>
        </w:r>
        <w:r w:rsidRPr="1823BEBC">
          <w:rPr>
            <w:noProof/>
          </w:rPr>
          <w:fldChar w:fldCharType="begin"/>
        </w:r>
        <w:r w:rsidRPr="1823BEBC">
          <w:rPr>
            <w:noProof/>
          </w:rPr>
          <w:instrText xml:space="preserve"> PAGEREF _Toc229401453 \h </w:instrText>
        </w:r>
        <w:r w:rsidRPr="1823BEBC">
          <w:rPr>
            <w:noProof/>
          </w:rPr>
        </w:r>
        <w:r w:rsidRPr="1823BEBC">
          <w:rPr>
            <w:noProof/>
          </w:rPr>
          <w:fldChar w:fldCharType="separate"/>
        </w:r>
        <w:r w:rsidRPr="1823BEBC">
          <w:rPr>
            <w:noProof/>
          </w:rPr>
          <w:t>83</w:t>
        </w:r>
        <w:r w:rsidRPr="1823BEBC">
          <w:rPr>
            <w:noProof/>
          </w:rPr>
          <w:fldChar w:fldCharType="end"/>
        </w:r>
      </w:hyperlink>
    </w:p>
    <w:p w14:paraId="793AF1D1" w14:textId="252446CD"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4">
        <w:r w:rsidRPr="1823BEBC">
          <w:rPr>
            <w:rStyle w:val="Hyperlink"/>
            <w:b/>
            <w:bCs/>
            <w:noProof/>
          </w:rPr>
          <w:t>Figure 64.</w:t>
        </w:r>
        <w:r w:rsidRPr="1823BEBC">
          <w:rPr>
            <w:rStyle w:val="Hyperlink"/>
            <w:noProof/>
          </w:rPr>
          <w:t xml:space="preserve"> Solid waste treatment emissions for Reference (gray), NDC 2.0 (yellow), and NDC 3.0 (green) pathways, MtCO2e.</w:t>
        </w:r>
        <w:r>
          <w:tab/>
        </w:r>
        <w:r w:rsidRPr="1823BEBC">
          <w:rPr>
            <w:noProof/>
          </w:rPr>
          <w:fldChar w:fldCharType="begin"/>
        </w:r>
        <w:r w:rsidRPr="1823BEBC">
          <w:rPr>
            <w:noProof/>
          </w:rPr>
          <w:instrText xml:space="preserve"> PAGEREF _Toc229401454 \h </w:instrText>
        </w:r>
        <w:r w:rsidRPr="1823BEBC">
          <w:rPr>
            <w:noProof/>
          </w:rPr>
        </w:r>
        <w:r w:rsidRPr="1823BEBC">
          <w:rPr>
            <w:noProof/>
          </w:rPr>
          <w:fldChar w:fldCharType="separate"/>
        </w:r>
        <w:r w:rsidRPr="1823BEBC">
          <w:rPr>
            <w:noProof/>
          </w:rPr>
          <w:t>83</w:t>
        </w:r>
        <w:r w:rsidRPr="1823BEBC">
          <w:rPr>
            <w:noProof/>
          </w:rPr>
          <w:fldChar w:fldCharType="end"/>
        </w:r>
      </w:hyperlink>
    </w:p>
    <w:p w14:paraId="238F32A4" w14:textId="1846E257"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5">
        <w:r w:rsidRPr="1823BEBC">
          <w:rPr>
            <w:rStyle w:val="Hyperlink"/>
            <w:b/>
            <w:bCs/>
            <w:noProof/>
          </w:rPr>
          <w:t>Figure 65.</w:t>
        </w:r>
        <w:r w:rsidRPr="1823BEBC">
          <w:rPr>
            <w:rStyle w:val="Hyperlink"/>
            <w:noProof/>
          </w:rPr>
          <w:t xml:space="preserve"> Costs and benefits associated with solid waste collection in NDC 2.0 (left) and NDC 3.0 (right) in billion USD.</w:t>
        </w:r>
        <w:r>
          <w:tab/>
        </w:r>
        <w:r w:rsidRPr="1823BEBC">
          <w:rPr>
            <w:noProof/>
          </w:rPr>
          <w:fldChar w:fldCharType="begin"/>
        </w:r>
        <w:r w:rsidRPr="1823BEBC">
          <w:rPr>
            <w:noProof/>
          </w:rPr>
          <w:instrText xml:space="preserve"> PAGEREF _Toc229401455 \h </w:instrText>
        </w:r>
        <w:r w:rsidRPr="1823BEBC">
          <w:rPr>
            <w:noProof/>
          </w:rPr>
        </w:r>
        <w:r w:rsidRPr="1823BEBC">
          <w:rPr>
            <w:noProof/>
          </w:rPr>
          <w:fldChar w:fldCharType="separate"/>
        </w:r>
        <w:r w:rsidRPr="1823BEBC">
          <w:rPr>
            <w:noProof/>
          </w:rPr>
          <w:t>84</w:t>
        </w:r>
        <w:r w:rsidRPr="1823BEBC">
          <w:rPr>
            <w:noProof/>
          </w:rPr>
          <w:fldChar w:fldCharType="end"/>
        </w:r>
      </w:hyperlink>
    </w:p>
    <w:p w14:paraId="35A68673" w14:textId="471E9C21"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6">
        <w:r w:rsidRPr="1823BEBC">
          <w:rPr>
            <w:rStyle w:val="Hyperlink"/>
            <w:b/>
            <w:bCs/>
            <w:noProof/>
          </w:rPr>
          <w:t>Figure 66.</w:t>
        </w:r>
        <w:r w:rsidRPr="1823BEBC">
          <w:rPr>
            <w:rStyle w:val="Hyperlink"/>
            <w:noProof/>
          </w:rPr>
          <w:t xml:space="preserve"> Wastewater treatment shares in Reference (left), NDC 2.0 (center), and NDC 3.0 (right) pathways.</w:t>
        </w:r>
        <w:r>
          <w:tab/>
        </w:r>
        <w:r w:rsidRPr="1823BEBC">
          <w:rPr>
            <w:noProof/>
          </w:rPr>
          <w:fldChar w:fldCharType="begin"/>
        </w:r>
        <w:r w:rsidRPr="1823BEBC">
          <w:rPr>
            <w:noProof/>
          </w:rPr>
          <w:instrText xml:space="preserve"> PAGEREF _Toc229401456 \h </w:instrText>
        </w:r>
        <w:r w:rsidRPr="1823BEBC">
          <w:rPr>
            <w:noProof/>
          </w:rPr>
        </w:r>
        <w:r w:rsidRPr="1823BEBC">
          <w:rPr>
            <w:noProof/>
          </w:rPr>
          <w:fldChar w:fldCharType="separate"/>
        </w:r>
        <w:r w:rsidRPr="1823BEBC">
          <w:rPr>
            <w:noProof/>
          </w:rPr>
          <w:t>85</w:t>
        </w:r>
        <w:r w:rsidRPr="1823BEBC">
          <w:rPr>
            <w:noProof/>
          </w:rPr>
          <w:fldChar w:fldCharType="end"/>
        </w:r>
      </w:hyperlink>
    </w:p>
    <w:p w14:paraId="24079AC2" w14:textId="69DFC757"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7">
        <w:r w:rsidRPr="1823BEBC">
          <w:rPr>
            <w:rStyle w:val="Hyperlink"/>
            <w:b/>
            <w:bCs/>
            <w:noProof/>
          </w:rPr>
          <w:t>Figure 67.</w:t>
        </w:r>
        <w:r w:rsidRPr="1823BEBC">
          <w:rPr>
            <w:rStyle w:val="Hyperlink"/>
            <w:noProof/>
          </w:rPr>
          <w:t xml:space="preserve"> Wastewater treatment emissions for Reference (gray), NDC 2.0 (yellow), and NDC 3.0 (green) pathways, MtCO2e.</w:t>
        </w:r>
        <w:r>
          <w:tab/>
        </w:r>
        <w:r w:rsidRPr="1823BEBC">
          <w:rPr>
            <w:noProof/>
          </w:rPr>
          <w:fldChar w:fldCharType="begin"/>
        </w:r>
        <w:r w:rsidRPr="1823BEBC">
          <w:rPr>
            <w:noProof/>
          </w:rPr>
          <w:instrText xml:space="preserve"> PAGEREF _Toc229401457 \h </w:instrText>
        </w:r>
        <w:r w:rsidRPr="1823BEBC">
          <w:rPr>
            <w:noProof/>
          </w:rPr>
        </w:r>
        <w:r w:rsidRPr="1823BEBC">
          <w:rPr>
            <w:noProof/>
          </w:rPr>
          <w:fldChar w:fldCharType="separate"/>
        </w:r>
        <w:r w:rsidRPr="1823BEBC">
          <w:rPr>
            <w:noProof/>
          </w:rPr>
          <w:t>85</w:t>
        </w:r>
        <w:r w:rsidRPr="1823BEBC">
          <w:rPr>
            <w:noProof/>
          </w:rPr>
          <w:fldChar w:fldCharType="end"/>
        </w:r>
      </w:hyperlink>
    </w:p>
    <w:p w14:paraId="751F21EA" w14:textId="1D2002B5" w:rsidR="1823BEBC" w:rsidRDefault="1823BEBC" w:rsidP="1823BEBC">
      <w:pPr>
        <w:pStyle w:val="TableofFigures"/>
        <w:tabs>
          <w:tab w:val="right" w:leader="dot" w:pos="9016"/>
        </w:tabs>
        <w:rPr>
          <w:rFonts w:asciiTheme="minorHAnsi" w:eastAsiaTheme="minorEastAsia" w:hAnsiTheme="minorHAnsi" w:cstheme="minorBidi"/>
          <w:noProof/>
          <w:sz w:val="24"/>
          <w:szCs w:val="24"/>
        </w:rPr>
      </w:pPr>
      <w:hyperlink w:anchor="_Toc229401458">
        <w:r w:rsidRPr="1823BEBC">
          <w:rPr>
            <w:rStyle w:val="Hyperlink"/>
            <w:b/>
            <w:bCs/>
            <w:noProof/>
          </w:rPr>
          <w:t>Figure 68</w:t>
        </w:r>
        <w:r w:rsidRPr="1823BEBC">
          <w:rPr>
            <w:rStyle w:val="Hyperlink"/>
            <w:noProof/>
          </w:rPr>
          <w:t>. Costs and benefits associated with wastewater treatment in NDC 2.0 (left) and NDC 3.0 (right) in billion USD.</w:t>
        </w:r>
        <w:r>
          <w:tab/>
        </w:r>
        <w:r w:rsidRPr="1823BEBC">
          <w:rPr>
            <w:noProof/>
          </w:rPr>
          <w:fldChar w:fldCharType="begin"/>
        </w:r>
        <w:r w:rsidRPr="1823BEBC">
          <w:rPr>
            <w:noProof/>
          </w:rPr>
          <w:instrText xml:space="preserve"> PAGEREF _Toc229401458 \h </w:instrText>
        </w:r>
        <w:r w:rsidRPr="1823BEBC">
          <w:rPr>
            <w:noProof/>
          </w:rPr>
        </w:r>
        <w:r w:rsidRPr="1823BEBC">
          <w:rPr>
            <w:noProof/>
          </w:rPr>
          <w:fldChar w:fldCharType="separate"/>
        </w:r>
        <w:r w:rsidRPr="1823BEBC">
          <w:rPr>
            <w:noProof/>
          </w:rPr>
          <w:t>86</w:t>
        </w:r>
        <w:r w:rsidRPr="1823BEBC">
          <w:rPr>
            <w:noProof/>
          </w:rPr>
          <w:fldChar w:fldCharType="end"/>
        </w:r>
      </w:hyperlink>
    </w:p>
    <w:p w14:paraId="5EF496EB" w14:textId="40A3FC9D" w:rsidR="00D008D3" w:rsidRDefault="00D008D3" w:rsidP="1823BEBC">
      <w:pPr>
        <w:spacing w:after="200" w:line="276" w:lineRule="auto"/>
        <w:rPr>
          <w:rFonts w:asciiTheme="minorBidi" w:eastAsiaTheme="majorEastAsia" w:hAnsiTheme="minorBidi" w:cstheme="minorBidi"/>
          <w:b/>
          <w:bCs/>
          <w:sz w:val="28"/>
          <w:szCs w:val="28"/>
        </w:rPr>
      </w:pPr>
    </w:p>
    <w:p w14:paraId="56047624" w14:textId="61E96FAC" w:rsidR="00D70C24" w:rsidRDefault="00D008D3" w:rsidP="00A420BF">
      <w:r>
        <w:fldChar w:fldCharType="end"/>
      </w:r>
    </w:p>
    <w:p w14:paraId="78E49F57" w14:textId="77777777" w:rsidR="00D70C24" w:rsidRDefault="00D70C24" w:rsidP="00A420BF"/>
    <w:p w14:paraId="2BA5EC1C" w14:textId="77777777" w:rsidR="00D70C24" w:rsidRDefault="00D70C24" w:rsidP="00A420BF"/>
    <w:p w14:paraId="30A75E63" w14:textId="77777777" w:rsidR="00D70C24" w:rsidRDefault="00D70C24" w:rsidP="00A420BF"/>
    <w:p w14:paraId="5CA00183" w14:textId="77777777" w:rsidR="00DE2533" w:rsidRDefault="00DE2533">
      <w:pPr>
        <w:rPr>
          <w:b/>
          <w:sz w:val="28"/>
          <w:szCs w:val="28"/>
        </w:rPr>
      </w:pPr>
      <w:r>
        <w:rPr>
          <w:b/>
          <w:sz w:val="28"/>
          <w:szCs w:val="28"/>
        </w:rPr>
        <w:br w:type="page"/>
      </w:r>
    </w:p>
    <w:p w14:paraId="43FFF6D1" w14:textId="35A54E72" w:rsidR="00050404" w:rsidRPr="00A420BF" w:rsidRDefault="003B7A5B" w:rsidP="00A420BF">
      <w:pPr>
        <w:pStyle w:val="Heading1"/>
        <w:spacing w:line="276" w:lineRule="auto"/>
        <w:rPr>
          <w:b/>
          <w:sz w:val="28"/>
          <w:szCs w:val="28"/>
        </w:rPr>
      </w:pPr>
      <w:bookmarkStart w:id="5" w:name="_Toc229401335"/>
      <w:r w:rsidRPr="00A420BF">
        <w:rPr>
          <w:b/>
          <w:color w:val="auto"/>
          <w:sz w:val="28"/>
          <w:szCs w:val="28"/>
        </w:rPr>
        <w:t>1. Introduction</w:t>
      </w:r>
      <w:bookmarkEnd w:id="5"/>
    </w:p>
    <w:p w14:paraId="4DAC7828" w14:textId="444841A7" w:rsidR="00050404" w:rsidRPr="00A420BF" w:rsidRDefault="6782AF49" w:rsidP="00A420BF">
      <w:pPr>
        <w:pStyle w:val="Heading2"/>
        <w:spacing w:line="276" w:lineRule="auto"/>
        <w:rPr>
          <w:b/>
        </w:rPr>
      </w:pPr>
      <w:bookmarkStart w:id="6" w:name="_Toc229401336"/>
      <w:r w:rsidRPr="00A420BF">
        <w:rPr>
          <w:b/>
          <w:color w:val="auto"/>
        </w:rPr>
        <w:t>1.1 Background</w:t>
      </w:r>
      <w:r w:rsidR="77C836FB" w:rsidRPr="00A420BF">
        <w:rPr>
          <w:b/>
          <w:color w:val="auto"/>
        </w:rPr>
        <w:t xml:space="preserve"> and Objectives</w:t>
      </w:r>
      <w:bookmarkEnd w:id="6"/>
    </w:p>
    <w:p w14:paraId="26F5A26A" w14:textId="148389B8" w:rsidR="61C7ECA3" w:rsidRDefault="61C7ECA3" w:rsidP="6FDB4003">
      <w:pPr>
        <w:spacing w:before="160" w:after="160" w:line="276" w:lineRule="auto"/>
        <w:jc w:val="both"/>
      </w:pPr>
      <w:r w:rsidRPr="00A420BF">
        <w:rPr>
          <w:lang w:val="en-US"/>
        </w:rPr>
        <w:t>Climate ambition in developing countries often presents a development dilemma: efforts to adopt more ambitious climate targets can appear conflict with immediate national priorities such as expanding domestic energy supply, increasing consumption, and developing fossil resources for both domestic use and export. Uganda is advancing an ambitious agenda under the Fourth National Development Plan (NDP IV, 2025–2030), which aims to accelerate inclusive growth, industrialization, and job creation to address persistent gaps in income generation, infrastructure, and service delivery. These priorities are anchored in Vision 2040, which outlines Uganda’s long-term aspiration to transition into a modern and prosperous society.</w:t>
      </w:r>
    </w:p>
    <w:p w14:paraId="6AD2CDE4" w14:textId="5B33FDB1" w:rsidR="61C7ECA3" w:rsidRDefault="61C7ECA3" w:rsidP="6FDB4003">
      <w:pPr>
        <w:spacing w:before="160" w:after="160" w:line="276" w:lineRule="auto"/>
        <w:jc w:val="both"/>
      </w:pPr>
      <w:r w:rsidRPr="00A420BF">
        <w:rPr>
          <w:lang w:val="en-US"/>
        </w:rPr>
        <w:t>While promoting economic development, Uganda remains committed to environmental sustainability and climate resilience. Although current greenhouse gas (GHG) emissions are relatively low, around 110 MtCO</w:t>
      </w:r>
      <w:r w:rsidRPr="00A420BF">
        <w:rPr>
          <w:rFonts w:ascii="Cambria Math" w:eastAsia="Cambria Math" w:hAnsi="Cambria Math" w:cs="Cambria Math"/>
          <w:lang w:val="en-US"/>
        </w:rPr>
        <w:t>₂</w:t>
      </w:r>
      <w:r w:rsidRPr="00A420BF">
        <w:rPr>
          <w:lang w:val="en-US"/>
        </w:rPr>
        <w:t>e</w:t>
      </w:r>
      <w:r w:rsidR="00EC290D">
        <w:rPr>
          <w:lang w:val="en-US"/>
        </w:rPr>
        <w:t>q</w:t>
      </w:r>
      <w:r w:rsidRPr="00A420BF">
        <w:rPr>
          <w:lang w:val="en-US"/>
        </w:rPr>
        <w:t xml:space="preserve"> in 2021, representing just 0.2% of global emissions, they are expected to rise with continued population growth, urbanization, and economic expansion. Understanding how different development and mitigation scenarios influence future emissions is therefore essential for informing Uganda’s next Nationally Determined Contribution (NDC 3).</w:t>
      </w:r>
    </w:p>
    <w:p w14:paraId="0047CF19" w14:textId="0BDD0DCC" w:rsidR="61C7ECA3" w:rsidRDefault="61C7ECA3" w:rsidP="6FDB4003">
      <w:pPr>
        <w:spacing w:before="160" w:after="160" w:line="276" w:lineRule="auto"/>
        <w:jc w:val="both"/>
      </w:pPr>
      <w:r w:rsidRPr="00A420BF">
        <w:rPr>
          <w:lang w:val="en-US"/>
        </w:rPr>
        <w:t>Uganda’s Updated NDC (2022) provides a key reference point for this analysis, outlining mitigation and adaptation measures aligned with national development priorities. To support the preparation of NDC 3, the Government of Uganda is working with partners including the World Bank and Agence Française de Développement (AFD). Two whole economy modelling frameworks are being used to assess the Updated NDC and explore alternative development scenarios: the Climate, Land, Energy and Water Systems (CLEWs) model, implemented by AFD, and the Simulation of Sectoral Pathways and Uncertainty Exploration for Decarbonization (SISEPUEDE), led by the World Bank.</w:t>
      </w:r>
    </w:p>
    <w:p w14:paraId="0A5A2BD4" w14:textId="3AB23EC6" w:rsidR="61C7ECA3" w:rsidRDefault="61C7ECA3" w:rsidP="6FDB4003">
      <w:pPr>
        <w:spacing w:before="160" w:after="160" w:line="276" w:lineRule="auto"/>
        <w:jc w:val="both"/>
      </w:pPr>
      <w:r w:rsidRPr="00A420BF">
        <w:rPr>
          <w:lang w:val="en-US"/>
        </w:rPr>
        <w:t>The analytical process applies the Robust Decision Making (RDM) methodology to examine how uncertainty in socioeconomic trends, technology costs, and climate conditions may affect Uganda’s development and emissions outcomes. RDM enables the exploration of a wide range of plausible futures, helping identify strategies that consistently deliver high net benefits and remain effective even under adverse or unexpected conditions. This evidence supports the development of a resilient, uncertainty-tolerant approach to NDC 3.</w:t>
      </w:r>
    </w:p>
    <w:p w14:paraId="68A1E5B7" w14:textId="01F77A1E" w:rsidR="61C7ECA3" w:rsidRDefault="61C7ECA3" w:rsidP="6FDB4003">
      <w:pPr>
        <w:spacing w:after="240" w:line="276" w:lineRule="auto"/>
        <w:jc w:val="both"/>
      </w:pPr>
      <w:r w:rsidRPr="6FDB4003">
        <w:rPr>
          <w:lang w:val="en-US"/>
        </w:rPr>
        <w:t>This interim report is part of an initiative designed to provide evidence and analysis in support of the development of Uganda’s NDC 3</w:t>
      </w:r>
      <w:r w:rsidR="00F052DB">
        <w:rPr>
          <w:lang w:val="en-US"/>
        </w:rPr>
        <w:t>.0</w:t>
      </w:r>
      <w:r w:rsidRPr="6FDB4003">
        <w:rPr>
          <w:lang w:val="en-US"/>
        </w:rPr>
        <w:t xml:space="preserve"> by:</w:t>
      </w:r>
    </w:p>
    <w:p w14:paraId="250E2BAF" w14:textId="7D0934A5" w:rsidR="61C7ECA3" w:rsidRDefault="61C7ECA3" w:rsidP="006D357C">
      <w:pPr>
        <w:pStyle w:val="ListParagraph"/>
        <w:numPr>
          <w:ilvl w:val="0"/>
          <w:numId w:val="28"/>
        </w:numPr>
        <w:spacing w:line="276" w:lineRule="auto"/>
        <w:jc w:val="both"/>
        <w:rPr>
          <w:lang w:val="en-US"/>
        </w:rPr>
      </w:pPr>
      <w:r w:rsidRPr="6FDB4003">
        <w:rPr>
          <w:lang w:val="en-US"/>
        </w:rPr>
        <w:t>Developing modeling frameworks to quantify the emission, costs and development benefits of different development strategies across key sectors following IPCC categories.</w:t>
      </w:r>
    </w:p>
    <w:p w14:paraId="5126D661" w14:textId="06EF9765" w:rsidR="61C7ECA3" w:rsidRDefault="61C7ECA3" w:rsidP="006D357C">
      <w:pPr>
        <w:pStyle w:val="ListParagraph"/>
        <w:numPr>
          <w:ilvl w:val="0"/>
          <w:numId w:val="28"/>
        </w:numPr>
        <w:spacing w:line="276" w:lineRule="auto"/>
        <w:jc w:val="both"/>
        <w:rPr>
          <w:lang w:val="en-US"/>
        </w:rPr>
      </w:pPr>
      <w:r w:rsidRPr="6FDB4003">
        <w:rPr>
          <w:lang w:val="en-US"/>
        </w:rPr>
        <w:t>Assessing how mitigation measures from the Updated NDC (2022) would contribute to the priorities of NDP IV (2025–2030).</w:t>
      </w:r>
    </w:p>
    <w:p w14:paraId="3CE3A125" w14:textId="432FF3AC" w:rsidR="61C7ECA3" w:rsidRDefault="61C7ECA3" w:rsidP="006D357C">
      <w:pPr>
        <w:pStyle w:val="ListParagraph"/>
        <w:numPr>
          <w:ilvl w:val="0"/>
          <w:numId w:val="28"/>
        </w:numPr>
        <w:spacing w:line="276" w:lineRule="auto"/>
        <w:jc w:val="both"/>
        <w:rPr>
          <w:lang w:val="en-US"/>
        </w:rPr>
      </w:pPr>
      <w:r w:rsidRPr="6FDB4003">
        <w:rPr>
          <w:lang w:val="en-US"/>
        </w:rPr>
        <w:t>Developing alternative scenarios, with stakeholder input, that lead to higher net benefits and can serve as the basis for NDC 3</w:t>
      </w:r>
      <w:r w:rsidR="00F052DB">
        <w:rPr>
          <w:lang w:val="en-US"/>
        </w:rPr>
        <w:t>.0</w:t>
      </w:r>
      <w:r w:rsidRPr="6FDB4003">
        <w:rPr>
          <w:lang w:val="en-US"/>
        </w:rPr>
        <w:t xml:space="preserve"> targets.</w:t>
      </w:r>
    </w:p>
    <w:p w14:paraId="19F70FB8" w14:textId="26EE5856" w:rsidR="61C7ECA3" w:rsidRDefault="61C7ECA3" w:rsidP="006D357C">
      <w:pPr>
        <w:pStyle w:val="ListParagraph"/>
        <w:numPr>
          <w:ilvl w:val="0"/>
          <w:numId w:val="28"/>
        </w:numPr>
        <w:spacing w:line="276" w:lineRule="auto"/>
        <w:jc w:val="both"/>
        <w:rPr>
          <w:lang w:val="en-US"/>
        </w:rPr>
      </w:pPr>
      <w:r w:rsidRPr="6FDB4003">
        <w:rPr>
          <w:lang w:val="en-US"/>
        </w:rPr>
        <w:t>Defining NDC 3</w:t>
      </w:r>
      <w:r w:rsidR="00F052DB">
        <w:rPr>
          <w:lang w:val="en-US"/>
        </w:rPr>
        <w:t>.0</w:t>
      </w:r>
      <w:r w:rsidRPr="6FDB4003">
        <w:rPr>
          <w:lang w:val="en-US"/>
        </w:rPr>
        <w:t xml:space="preserve"> targets under both conditional and unconditional financing scenarios and a range of other uncertainties.</w:t>
      </w:r>
    </w:p>
    <w:p w14:paraId="6C705E49" w14:textId="7EE11EC3" w:rsidR="61C7ECA3" w:rsidRDefault="61C7ECA3" w:rsidP="006D357C">
      <w:pPr>
        <w:pStyle w:val="ListParagraph"/>
        <w:numPr>
          <w:ilvl w:val="0"/>
          <w:numId w:val="28"/>
        </w:numPr>
        <w:spacing w:line="276" w:lineRule="auto"/>
        <w:jc w:val="both"/>
        <w:rPr>
          <w:lang w:val="en-US"/>
        </w:rPr>
      </w:pPr>
      <w:r w:rsidRPr="6FDB4003">
        <w:rPr>
          <w:lang w:val="en-US"/>
        </w:rPr>
        <w:t>Strengthening national technical capacity through open-source modelling, transparent data, and shared analytical tools.</w:t>
      </w:r>
    </w:p>
    <w:p w14:paraId="0852AFE3" w14:textId="1C6A5489" w:rsidR="6FDB4003" w:rsidRDefault="6FDB4003" w:rsidP="6FDB4003">
      <w:pPr>
        <w:pStyle w:val="ListParagraph"/>
        <w:spacing w:line="276" w:lineRule="auto"/>
        <w:ind w:left="720" w:hanging="360"/>
        <w:jc w:val="both"/>
        <w:rPr>
          <w:lang w:val="en-US"/>
        </w:rPr>
      </w:pPr>
    </w:p>
    <w:p w14:paraId="5FA55794" w14:textId="4F94E671" w:rsidR="61C7ECA3" w:rsidRDefault="61C7ECA3" w:rsidP="6FDB4003">
      <w:pPr>
        <w:spacing w:after="240" w:line="276" w:lineRule="auto"/>
        <w:jc w:val="both"/>
      </w:pPr>
      <w:r w:rsidRPr="6FDB4003">
        <w:rPr>
          <w:lang w:val="en-US"/>
        </w:rPr>
        <w:t>This report presents preliminary results for objective 1-3 from the CLEWS and SISEPUEDE frameworks.</w:t>
      </w:r>
    </w:p>
    <w:p w14:paraId="4928D83A" w14:textId="0BEB2865" w:rsidR="00050404" w:rsidRPr="00A420BF" w:rsidRDefault="2C17DE83" w:rsidP="00A420BF">
      <w:pPr>
        <w:pStyle w:val="Heading2"/>
        <w:spacing w:line="276" w:lineRule="auto"/>
        <w:rPr>
          <w:b/>
        </w:rPr>
      </w:pPr>
      <w:bookmarkStart w:id="7" w:name="_Toc229401337"/>
      <w:r w:rsidRPr="00A420BF">
        <w:rPr>
          <w:b/>
          <w:color w:val="auto"/>
        </w:rPr>
        <w:t>1.2 Uganda’s</w:t>
      </w:r>
      <w:r w:rsidR="77C836FB" w:rsidRPr="00A420BF">
        <w:rPr>
          <w:b/>
          <w:color w:val="auto"/>
        </w:rPr>
        <w:t xml:space="preserve"> Socioeconomic Context</w:t>
      </w:r>
      <w:bookmarkEnd w:id="7"/>
    </w:p>
    <w:p w14:paraId="25AD75F0" w14:textId="77777777" w:rsidR="00ED5C19" w:rsidRDefault="00ED5C19" w:rsidP="00A420BF">
      <w:pPr>
        <w:spacing w:line="276" w:lineRule="auto"/>
      </w:pPr>
    </w:p>
    <w:p w14:paraId="72B45CAA" w14:textId="7CF2070E" w:rsidR="01145BC9" w:rsidRDefault="01145BC9" w:rsidP="6FDB4003">
      <w:pPr>
        <w:spacing w:after="160" w:line="276" w:lineRule="auto"/>
        <w:jc w:val="both"/>
      </w:pPr>
      <w:r w:rsidRPr="6FDB4003">
        <w:rPr>
          <w:lang w:val="en-US"/>
        </w:rPr>
        <w:t>Uganda’s economy has shown steady growth. After declining to 3% during the covid-pandemic, GDP growth rates have rebounded consistently every year, rising to 6.1% in 2024, nearly reaching the pre-covid growth rate of 6.4% achieved in 2019. GDP per capita was around USD 1,080 (2024) and total GDP is projected to increase from USD 40.8 billion (2020) to USD 440 billion (2050). Despite this progress, productivity remains low, with approximately 72% of the workforce engaged in subsistence agriculture, and the Human Development Index (0.52) highlights ongoing challenges in health, education, and income generation.</w:t>
      </w:r>
    </w:p>
    <w:p w14:paraId="7E22CE9F" w14:textId="0F28E325" w:rsidR="01145BC9" w:rsidRDefault="01145BC9" w:rsidP="6FDB4003">
      <w:pPr>
        <w:spacing w:after="160" w:line="276" w:lineRule="auto"/>
        <w:jc w:val="both"/>
      </w:pPr>
      <w:r w:rsidRPr="6FDB4003">
        <w:rPr>
          <w:lang w:val="en-US"/>
        </w:rPr>
        <w:t>Rapid population growth, from 46 million (2024) to a projected 86 million by 2050, will intensify pressure on land, water, infrastructure, and energy systems. Without additional mitigation efforts, GHG emissions could nearly double by 2050, rising to 190-220 MtCO</w:t>
      </w:r>
      <w:r w:rsidRPr="6FDB4003">
        <w:rPr>
          <w:rFonts w:ascii="Cambria Math" w:eastAsia="Cambria Math" w:hAnsi="Cambria Math" w:cs="Cambria Math"/>
          <w:lang w:val="en-US"/>
        </w:rPr>
        <w:t>₂</w:t>
      </w:r>
      <w:r w:rsidRPr="6FDB4003">
        <w:rPr>
          <w:lang w:val="en-US"/>
        </w:rPr>
        <w:t>e</w:t>
      </w:r>
      <w:r w:rsidR="00EC290D">
        <w:rPr>
          <w:lang w:val="en-US"/>
        </w:rPr>
        <w:t>q</w:t>
      </w:r>
      <w:r w:rsidRPr="6FDB4003">
        <w:rPr>
          <w:lang w:val="en-US"/>
        </w:rPr>
        <w:t>, driven mainly by land-use change, agriculture, and increasing energy demand. These trends underscore the importance of assessing the extent to which current NDC measures align with national mitigation targets and support development priorities. Rising emission trends also highlight the need to assess and propose alternative mitigation scenarios, to inform the development of the third updated Nationally Determined Contributions (NDC 3</w:t>
      </w:r>
      <w:r w:rsidR="00070832">
        <w:rPr>
          <w:lang w:val="en-US"/>
        </w:rPr>
        <w:t>.0</w:t>
      </w:r>
      <w:r w:rsidRPr="6FDB4003">
        <w:rPr>
          <w:lang w:val="en-US"/>
        </w:rPr>
        <w:t>).</w:t>
      </w:r>
    </w:p>
    <w:p w14:paraId="12A56EB8" w14:textId="350825A3" w:rsidR="00050404" w:rsidRPr="00A420BF" w:rsidRDefault="34FB75F9" w:rsidP="00A420BF">
      <w:pPr>
        <w:pStyle w:val="Heading2"/>
        <w:spacing w:line="276" w:lineRule="auto"/>
        <w:rPr>
          <w:b/>
        </w:rPr>
      </w:pPr>
      <w:bookmarkStart w:id="8" w:name="_Toc229401338"/>
      <w:r w:rsidRPr="00A420BF">
        <w:rPr>
          <w:b/>
          <w:color w:val="auto"/>
        </w:rPr>
        <w:t>1.3 National</w:t>
      </w:r>
      <w:r w:rsidR="77C836FB" w:rsidRPr="00A420BF">
        <w:rPr>
          <w:b/>
          <w:color w:val="auto"/>
        </w:rPr>
        <w:t xml:space="preserve"> Planning and Policy Framework</w:t>
      </w:r>
      <w:bookmarkEnd w:id="8"/>
    </w:p>
    <w:p w14:paraId="7D8F5DC4" w14:textId="77777777" w:rsidR="00ED5C19" w:rsidRDefault="00ED5C19" w:rsidP="00A420BF">
      <w:pPr>
        <w:spacing w:line="276" w:lineRule="auto"/>
      </w:pPr>
    </w:p>
    <w:p w14:paraId="21EE60E9" w14:textId="49281828" w:rsidR="497A7F30" w:rsidRDefault="497A7F30" w:rsidP="6FDB4003">
      <w:pPr>
        <w:spacing w:line="276" w:lineRule="auto"/>
        <w:jc w:val="both"/>
      </w:pPr>
      <w:r w:rsidRPr="6FDB4003">
        <w:t>Uganda’s development and climate ambitions are anchored in a set of national policies and strategies that shape the assessment of mitigation scenarios:</w:t>
      </w:r>
    </w:p>
    <w:p w14:paraId="39E97CC8" w14:textId="28B3995C" w:rsidR="6FDB4003" w:rsidRDefault="6FDB4003" w:rsidP="6FDB4003">
      <w:pPr>
        <w:spacing w:line="276" w:lineRule="auto"/>
        <w:jc w:val="both"/>
      </w:pPr>
    </w:p>
    <w:p w14:paraId="399DBD74" w14:textId="7DC3141D" w:rsidR="497A7F30" w:rsidRDefault="497A7F30" w:rsidP="006D357C">
      <w:pPr>
        <w:pStyle w:val="ListParagraph"/>
        <w:numPr>
          <w:ilvl w:val="0"/>
          <w:numId w:val="27"/>
        </w:numPr>
        <w:spacing w:line="276" w:lineRule="auto"/>
        <w:jc w:val="both"/>
      </w:pPr>
      <w:r w:rsidRPr="6FDB4003">
        <w:rPr>
          <w:b/>
          <w:bCs/>
        </w:rPr>
        <w:t>Vision 2040</w:t>
      </w:r>
      <w:r w:rsidRPr="6FDB4003">
        <w:t xml:space="preserve"> outlines the country’s long-term aspiration to become a modern and prosperous society.</w:t>
      </w:r>
    </w:p>
    <w:p w14:paraId="4B1B576D" w14:textId="77777777" w:rsidR="005916FC" w:rsidRPr="006607F4" w:rsidRDefault="005916FC" w:rsidP="00A420BF">
      <w:pPr>
        <w:pStyle w:val="ListParagraph"/>
        <w:spacing w:line="276" w:lineRule="auto"/>
        <w:ind w:left="720"/>
        <w:jc w:val="both"/>
      </w:pPr>
    </w:p>
    <w:p w14:paraId="0A292492" w14:textId="786AD865" w:rsidR="497A7F30" w:rsidRDefault="497A7F30" w:rsidP="006D357C">
      <w:pPr>
        <w:pStyle w:val="ListParagraph"/>
        <w:numPr>
          <w:ilvl w:val="0"/>
          <w:numId w:val="27"/>
        </w:numPr>
        <w:spacing w:line="276" w:lineRule="auto"/>
        <w:jc w:val="both"/>
      </w:pPr>
      <w:r w:rsidRPr="6FDB4003">
        <w:rPr>
          <w:b/>
          <w:bCs/>
        </w:rPr>
        <w:t>The Fourth National Development Plan (NDP IV, 2025/2026–2030)</w:t>
      </w:r>
      <w:r w:rsidRPr="6FDB4003">
        <w:t xml:space="preserve"> translates Vision 2040 into action through five strategic priorities:</w:t>
      </w:r>
    </w:p>
    <w:p w14:paraId="12CF779B" w14:textId="14725837" w:rsidR="497A7F30" w:rsidRDefault="497A7F30" w:rsidP="006D357C">
      <w:pPr>
        <w:pStyle w:val="ListParagraph"/>
        <w:numPr>
          <w:ilvl w:val="1"/>
          <w:numId w:val="27"/>
        </w:numPr>
        <w:spacing w:line="276" w:lineRule="auto"/>
        <w:jc w:val="both"/>
      </w:pPr>
      <w:r w:rsidRPr="6FDB4003">
        <w:t>Production and value addition</w:t>
      </w:r>
    </w:p>
    <w:p w14:paraId="76E5100F" w14:textId="46BF0440" w:rsidR="497A7F30" w:rsidRDefault="497A7F30" w:rsidP="006D357C">
      <w:pPr>
        <w:pStyle w:val="ListParagraph"/>
        <w:numPr>
          <w:ilvl w:val="1"/>
          <w:numId w:val="27"/>
        </w:numPr>
        <w:spacing w:line="276" w:lineRule="auto"/>
        <w:jc w:val="both"/>
      </w:pPr>
      <w:r w:rsidRPr="6FDB4003">
        <w:t>Human capital development</w:t>
      </w:r>
    </w:p>
    <w:p w14:paraId="1DB1C68A" w14:textId="6A0004DA" w:rsidR="497A7F30" w:rsidRDefault="497A7F30" w:rsidP="006D357C">
      <w:pPr>
        <w:pStyle w:val="ListParagraph"/>
        <w:numPr>
          <w:ilvl w:val="1"/>
          <w:numId w:val="27"/>
        </w:numPr>
        <w:spacing w:line="276" w:lineRule="auto"/>
        <w:jc w:val="both"/>
      </w:pPr>
      <w:r w:rsidRPr="6FDB4003">
        <w:t>Private-sector competitiveness</w:t>
      </w:r>
    </w:p>
    <w:p w14:paraId="0340E1AF" w14:textId="77CD4F50" w:rsidR="497A7F30" w:rsidRDefault="497A7F30" w:rsidP="006D357C">
      <w:pPr>
        <w:pStyle w:val="ListParagraph"/>
        <w:numPr>
          <w:ilvl w:val="1"/>
          <w:numId w:val="27"/>
        </w:numPr>
        <w:spacing w:line="276" w:lineRule="auto"/>
        <w:jc w:val="both"/>
      </w:pPr>
      <w:r w:rsidRPr="6FDB4003">
        <w:t>Sustainable infrastructure</w:t>
      </w:r>
    </w:p>
    <w:p w14:paraId="1D1DA60A" w14:textId="09AD1288" w:rsidR="497A7F30" w:rsidRDefault="497A7F30" w:rsidP="006D357C">
      <w:pPr>
        <w:pStyle w:val="ListParagraph"/>
        <w:numPr>
          <w:ilvl w:val="1"/>
          <w:numId w:val="27"/>
        </w:numPr>
        <w:spacing w:line="276" w:lineRule="auto"/>
        <w:jc w:val="both"/>
      </w:pPr>
      <w:r w:rsidRPr="6FDB4003">
        <w:t>Governance and security</w:t>
      </w:r>
    </w:p>
    <w:p w14:paraId="67D4BA77" w14:textId="77777777" w:rsidR="005916FC" w:rsidRPr="006607F4" w:rsidRDefault="005916FC" w:rsidP="00A420BF">
      <w:pPr>
        <w:pStyle w:val="ListParagraph"/>
        <w:spacing w:line="276" w:lineRule="auto"/>
        <w:ind w:left="1440"/>
        <w:jc w:val="both"/>
      </w:pPr>
    </w:p>
    <w:p w14:paraId="05F861BD" w14:textId="7ADDA38B" w:rsidR="497A7F30" w:rsidRDefault="497A7F30" w:rsidP="006D357C">
      <w:pPr>
        <w:pStyle w:val="ListParagraph"/>
        <w:numPr>
          <w:ilvl w:val="0"/>
          <w:numId w:val="27"/>
        </w:numPr>
        <w:spacing w:line="276" w:lineRule="auto"/>
        <w:jc w:val="both"/>
      </w:pPr>
      <w:r w:rsidRPr="6FDB4003">
        <w:rPr>
          <w:b/>
          <w:bCs/>
        </w:rPr>
        <w:t>The National Climate Change Policy (NCCP, 2015)</w:t>
      </w:r>
      <w:r w:rsidRPr="6FDB4003">
        <w:t xml:space="preserve"> provides overarching guidance for all climate change interventions.</w:t>
      </w:r>
    </w:p>
    <w:p w14:paraId="3FAE34AC" w14:textId="77777777" w:rsidR="005916FC" w:rsidRPr="006607F4" w:rsidRDefault="005916FC" w:rsidP="00A420BF">
      <w:pPr>
        <w:pStyle w:val="ListParagraph"/>
        <w:spacing w:line="276" w:lineRule="auto"/>
        <w:ind w:left="720"/>
        <w:jc w:val="both"/>
      </w:pPr>
    </w:p>
    <w:p w14:paraId="010FE2C7" w14:textId="4935A785" w:rsidR="497A7F30" w:rsidRDefault="497A7F30" w:rsidP="006D357C">
      <w:pPr>
        <w:pStyle w:val="ListParagraph"/>
        <w:numPr>
          <w:ilvl w:val="0"/>
          <w:numId w:val="27"/>
        </w:numPr>
        <w:spacing w:line="276" w:lineRule="auto"/>
        <w:jc w:val="both"/>
      </w:pPr>
      <w:r w:rsidRPr="6FDB4003">
        <w:rPr>
          <w:b/>
          <w:bCs/>
        </w:rPr>
        <w:t>The Green Growth Development Strategy (2017–2030)</w:t>
      </w:r>
      <w:r w:rsidRPr="6FDB4003">
        <w:t xml:space="preserve"> offers a framework for inclusive and environmentally sustainable economic development.</w:t>
      </w:r>
    </w:p>
    <w:p w14:paraId="159F7F8C" w14:textId="77777777" w:rsidR="005916FC" w:rsidRPr="006607F4" w:rsidRDefault="005916FC" w:rsidP="00A420BF">
      <w:pPr>
        <w:pStyle w:val="ListParagraph"/>
      </w:pPr>
    </w:p>
    <w:p w14:paraId="770BAAAC" w14:textId="77777777" w:rsidR="005916FC" w:rsidRPr="006607F4" w:rsidRDefault="005916FC" w:rsidP="00A420BF">
      <w:pPr>
        <w:pStyle w:val="ListParagraph"/>
        <w:spacing w:line="276" w:lineRule="auto"/>
        <w:ind w:left="720"/>
        <w:jc w:val="both"/>
      </w:pPr>
    </w:p>
    <w:p w14:paraId="3FD93B31" w14:textId="33595311" w:rsidR="497A7F30" w:rsidRDefault="497A7F30" w:rsidP="006D357C">
      <w:pPr>
        <w:pStyle w:val="ListParagraph"/>
        <w:numPr>
          <w:ilvl w:val="0"/>
          <w:numId w:val="27"/>
        </w:numPr>
        <w:spacing w:line="276" w:lineRule="auto"/>
        <w:jc w:val="both"/>
      </w:pPr>
      <w:r w:rsidRPr="6FDB4003">
        <w:rPr>
          <w:b/>
          <w:bCs/>
        </w:rPr>
        <w:t>The National Climate Change Act (2021)</w:t>
      </w:r>
      <w:r w:rsidRPr="6FDB4003">
        <w:t xml:space="preserve"> establishes the legal and policy foundation for coordinated and integrated climate action.</w:t>
      </w:r>
    </w:p>
    <w:p w14:paraId="7529A636" w14:textId="6C4B1A74" w:rsidR="6FDB4003" w:rsidRDefault="6FDB4003" w:rsidP="6FDB4003">
      <w:pPr>
        <w:pStyle w:val="ListParagraph"/>
        <w:spacing w:line="276" w:lineRule="auto"/>
        <w:ind w:left="720"/>
        <w:jc w:val="both"/>
      </w:pPr>
    </w:p>
    <w:p w14:paraId="627C9A29" w14:textId="3065D438" w:rsidR="497A7F30" w:rsidRDefault="497A7F30" w:rsidP="6FDB4003">
      <w:pPr>
        <w:spacing w:line="276" w:lineRule="auto"/>
        <w:jc w:val="both"/>
      </w:pPr>
      <w:r w:rsidRPr="6FDB4003">
        <w:rPr>
          <w:lang w:val="en-US"/>
        </w:rPr>
        <w:t>Aligned with these priorities, Uganda’s Updated Nationally Determined Contribution, NDC 2</w:t>
      </w:r>
      <w:r w:rsidR="00523F89">
        <w:rPr>
          <w:lang w:val="en-US"/>
        </w:rPr>
        <w:t>.0</w:t>
      </w:r>
      <w:r w:rsidRPr="6FDB4003">
        <w:rPr>
          <w:lang w:val="en-US"/>
        </w:rPr>
        <w:t xml:space="preserve"> (2022), identifies mitigation and adaptation actions aimed at supporting low-carbon economic growth and climate resilience. Key interventions include climate-smart agriculture, forest and wetland restoration, renewable energy expansion, and improved waste management, contributing to Uganda’s broader aspiration for ten-fold economic growth by 2040.</w:t>
      </w:r>
    </w:p>
    <w:p w14:paraId="47D274EE" w14:textId="568A6311" w:rsidR="497A7F30" w:rsidRDefault="497A7F30" w:rsidP="6FDB4003">
      <w:pPr>
        <w:spacing w:line="276" w:lineRule="auto"/>
        <w:jc w:val="both"/>
      </w:pPr>
      <w:r w:rsidRPr="6FDB4003">
        <w:rPr>
          <w:lang w:val="en-US"/>
        </w:rPr>
        <w:t xml:space="preserve"> </w:t>
      </w:r>
    </w:p>
    <w:p w14:paraId="742688DE" w14:textId="4C378EAB" w:rsidR="497A7F30" w:rsidRDefault="497A7F30" w:rsidP="6FDB4003">
      <w:pPr>
        <w:spacing w:line="276" w:lineRule="auto"/>
        <w:jc w:val="both"/>
      </w:pPr>
      <w:r w:rsidRPr="6FDB4003">
        <w:rPr>
          <w:lang w:val="en-US"/>
        </w:rPr>
        <w:t>The Updated NDC is reinforced by complementary sectoral plans and strategies, including:</w:t>
      </w:r>
    </w:p>
    <w:p w14:paraId="2DAE4CB2" w14:textId="52A5627B" w:rsidR="497A7F30" w:rsidRDefault="497A7F30" w:rsidP="6FDB4003">
      <w:pPr>
        <w:spacing w:line="276" w:lineRule="auto"/>
        <w:jc w:val="both"/>
      </w:pPr>
      <w:r w:rsidRPr="6FDB4003">
        <w:rPr>
          <w:lang w:val="en-US"/>
        </w:rPr>
        <w:t xml:space="preserve"> </w:t>
      </w:r>
    </w:p>
    <w:p w14:paraId="24B11CA9" w14:textId="6A2EB8BB" w:rsidR="497A7F30" w:rsidRDefault="497A7F30" w:rsidP="006D357C">
      <w:pPr>
        <w:pStyle w:val="ListParagraph"/>
        <w:numPr>
          <w:ilvl w:val="0"/>
          <w:numId w:val="26"/>
        </w:numPr>
        <w:spacing w:line="276" w:lineRule="auto"/>
        <w:jc w:val="both"/>
      </w:pPr>
      <w:r w:rsidRPr="6FDB4003">
        <w:t xml:space="preserve">The </w:t>
      </w:r>
      <w:r w:rsidRPr="6FDB4003">
        <w:rPr>
          <w:b/>
          <w:bCs/>
        </w:rPr>
        <w:t>NDC 2.0 Stocktake Report</w:t>
      </w:r>
      <w:r w:rsidRPr="6FDB4003">
        <w:t xml:space="preserve"> (2025) provides a structured midpoint review of Uganda's progress in implementing its Updated NDC for the period 2020/21–2030/31. Conducted under the Africa NDC Hub supported by the African Development Bank, it evaluates sectoral achievements to date across mitigation, adaptation, and means of implementation, identifies key gaps and barriers, including data limitations, weak MRV systems, and financing shortfalls, and generates evidence-based recommendations to inform Uganda's forthcoming NDC 3.0.</w:t>
      </w:r>
    </w:p>
    <w:p w14:paraId="27AC4267" w14:textId="77777777" w:rsidR="005916FC" w:rsidRPr="006607F4" w:rsidRDefault="005916FC" w:rsidP="00A420BF">
      <w:pPr>
        <w:pStyle w:val="ListParagraph"/>
        <w:spacing w:line="276" w:lineRule="auto"/>
        <w:ind w:left="720"/>
        <w:jc w:val="both"/>
      </w:pPr>
    </w:p>
    <w:p w14:paraId="51197805" w14:textId="0B7EDD61" w:rsidR="497A7F30" w:rsidRDefault="497A7F30" w:rsidP="006D357C">
      <w:pPr>
        <w:pStyle w:val="ListParagraph"/>
        <w:numPr>
          <w:ilvl w:val="0"/>
          <w:numId w:val="26"/>
        </w:numPr>
        <w:spacing w:line="276" w:lineRule="auto"/>
        <w:jc w:val="both"/>
      </w:pPr>
      <w:r w:rsidRPr="6FDB4003">
        <w:t xml:space="preserve">The </w:t>
      </w:r>
      <w:r w:rsidRPr="6FDB4003">
        <w:rPr>
          <w:b/>
          <w:bCs/>
        </w:rPr>
        <w:t>Long-Term Climate Strategy (LTS, 2025)</w:t>
      </w:r>
      <w:r w:rsidRPr="6FDB4003">
        <w:t xml:space="preserve"> sets out Uganda's overarching vision of becoming "a Uganda that prospers throughout its transformation into a climate resilient and low-carbon society by 2050." Developed by the Ministry of Water and Environment, the LTS provides the long-range strategic compass aligning Uganda's socioeconomic transformation with the objectives of the Paris Agreement and includes a low-emission scenario modelling a pathway toward net zero emissions by 2065 across all key sectors.</w:t>
      </w:r>
    </w:p>
    <w:p w14:paraId="36B77788" w14:textId="77777777" w:rsidR="005916FC" w:rsidRPr="006607F4" w:rsidRDefault="005916FC" w:rsidP="00A420BF">
      <w:pPr>
        <w:spacing w:line="276" w:lineRule="auto"/>
        <w:jc w:val="both"/>
      </w:pPr>
    </w:p>
    <w:p w14:paraId="1D82C238" w14:textId="2F6FBD02" w:rsidR="497A7F30" w:rsidRDefault="497A7F30" w:rsidP="006D357C">
      <w:pPr>
        <w:pStyle w:val="ListParagraph"/>
        <w:numPr>
          <w:ilvl w:val="0"/>
          <w:numId w:val="26"/>
        </w:numPr>
        <w:spacing w:line="276" w:lineRule="auto"/>
        <w:jc w:val="both"/>
        <w:rPr>
          <w:lang w:val="en-US"/>
        </w:rPr>
      </w:pPr>
      <w:r w:rsidRPr="6FDB4003">
        <w:rPr>
          <w:lang w:val="en-US"/>
        </w:rPr>
        <w:t xml:space="preserve">The </w:t>
      </w:r>
      <w:r w:rsidRPr="6FDB4003">
        <w:rPr>
          <w:b/>
          <w:bCs/>
          <w:lang w:val="en-US"/>
        </w:rPr>
        <w:t>Energy Transition Plan (ETP)</w:t>
      </w:r>
      <w:r w:rsidRPr="6FDB4003">
        <w:rPr>
          <w:lang w:val="en-US"/>
        </w:rPr>
        <w:t xml:space="preserve"> outlines a scenario to net-zero emissions in the power sector by 2050.</w:t>
      </w:r>
    </w:p>
    <w:p w14:paraId="35E8C9F9" w14:textId="77777777" w:rsidR="005916FC" w:rsidRPr="006607F4" w:rsidRDefault="005916FC" w:rsidP="00A420BF">
      <w:pPr>
        <w:spacing w:line="276" w:lineRule="auto"/>
        <w:jc w:val="both"/>
        <w:rPr>
          <w:lang w:val="en-US"/>
        </w:rPr>
      </w:pPr>
    </w:p>
    <w:p w14:paraId="38AC4978" w14:textId="5781B2A2" w:rsidR="497A7F30" w:rsidRDefault="497A7F30" w:rsidP="006D357C">
      <w:pPr>
        <w:pStyle w:val="ListParagraph"/>
        <w:numPr>
          <w:ilvl w:val="0"/>
          <w:numId w:val="26"/>
        </w:numPr>
        <w:spacing w:line="276" w:lineRule="auto"/>
        <w:jc w:val="both"/>
        <w:rPr>
          <w:lang w:val="en-US"/>
        </w:rPr>
      </w:pPr>
      <w:r w:rsidRPr="6FDB4003">
        <w:rPr>
          <w:lang w:val="en-US"/>
        </w:rPr>
        <w:t xml:space="preserve">The </w:t>
      </w:r>
      <w:r w:rsidRPr="6FDB4003">
        <w:rPr>
          <w:b/>
          <w:bCs/>
          <w:lang w:val="en-US"/>
        </w:rPr>
        <w:t xml:space="preserve">National E-Mobility Strategy </w:t>
      </w:r>
      <w:r w:rsidRPr="6FDB4003">
        <w:rPr>
          <w:lang w:val="en-US"/>
        </w:rPr>
        <w:t>promotes clean and efficient transport systems.</w:t>
      </w:r>
    </w:p>
    <w:p w14:paraId="2915B73E" w14:textId="77777777" w:rsidR="005916FC" w:rsidRPr="006607F4" w:rsidRDefault="005916FC" w:rsidP="00A420BF">
      <w:pPr>
        <w:spacing w:line="276" w:lineRule="auto"/>
        <w:jc w:val="both"/>
        <w:rPr>
          <w:lang w:val="en-US"/>
        </w:rPr>
      </w:pPr>
    </w:p>
    <w:p w14:paraId="661F910A" w14:textId="2292A2C5" w:rsidR="497A7F30" w:rsidRDefault="497A7F30" w:rsidP="006D357C">
      <w:pPr>
        <w:pStyle w:val="ListParagraph"/>
        <w:numPr>
          <w:ilvl w:val="0"/>
          <w:numId w:val="26"/>
        </w:numPr>
        <w:spacing w:line="276" w:lineRule="auto"/>
        <w:jc w:val="both"/>
        <w:rPr>
          <w:lang w:val="en-US"/>
        </w:rPr>
      </w:pPr>
      <w:r w:rsidRPr="6FDB4003">
        <w:rPr>
          <w:lang w:val="en-US"/>
        </w:rPr>
        <w:t xml:space="preserve">The </w:t>
      </w:r>
      <w:r w:rsidRPr="6FDB4003">
        <w:rPr>
          <w:b/>
          <w:bCs/>
          <w:lang w:val="en-US"/>
        </w:rPr>
        <w:t xml:space="preserve">Agro-Industrialization Program Implementation Action Plan (2020-2025) </w:t>
      </w:r>
      <w:r w:rsidRPr="6FDB4003">
        <w:rPr>
          <w:lang w:val="en-US"/>
        </w:rPr>
        <w:t>addresses key challenges in agricultural production, agro-processing, and value addition (including climate change).</w:t>
      </w:r>
    </w:p>
    <w:p w14:paraId="03234B82" w14:textId="77777777" w:rsidR="005916FC" w:rsidRPr="006607F4" w:rsidRDefault="005916FC" w:rsidP="00A420BF">
      <w:pPr>
        <w:spacing w:line="276" w:lineRule="auto"/>
        <w:jc w:val="both"/>
        <w:rPr>
          <w:lang w:val="en-US"/>
        </w:rPr>
      </w:pPr>
    </w:p>
    <w:p w14:paraId="4A6C721F" w14:textId="72ED7908" w:rsidR="497A7F30" w:rsidRDefault="497A7F30" w:rsidP="006D357C">
      <w:pPr>
        <w:pStyle w:val="ListParagraph"/>
        <w:numPr>
          <w:ilvl w:val="0"/>
          <w:numId w:val="26"/>
        </w:numPr>
        <w:spacing w:line="276" w:lineRule="auto"/>
        <w:jc w:val="both"/>
        <w:rPr>
          <w:lang w:val="en-US"/>
        </w:rPr>
      </w:pPr>
      <w:r w:rsidRPr="6FDB4003">
        <w:rPr>
          <w:lang w:val="en-US"/>
        </w:rPr>
        <w:t xml:space="preserve">The </w:t>
      </w:r>
      <w:r w:rsidRPr="6FDB4003">
        <w:rPr>
          <w:b/>
          <w:bCs/>
          <w:lang w:val="en-US"/>
        </w:rPr>
        <w:t xml:space="preserve">Integrated Transport Infrastructure Services Program Implementation Plan (2020-2025) </w:t>
      </w:r>
      <w:r w:rsidRPr="6FDB4003">
        <w:rPr>
          <w:lang w:val="en-US"/>
        </w:rPr>
        <w:t>aims to create a safe, inclusive, and sustainable multi-modal transport system.</w:t>
      </w:r>
    </w:p>
    <w:p w14:paraId="608F7183" w14:textId="0FA292C7" w:rsidR="26F94FB9" w:rsidRDefault="26F94FB9" w:rsidP="00A420BF">
      <w:pPr>
        <w:pStyle w:val="ListParagraph"/>
        <w:spacing w:line="276" w:lineRule="auto"/>
        <w:ind w:left="720"/>
        <w:jc w:val="both"/>
        <w:rPr>
          <w:lang w:val="en-US"/>
        </w:rPr>
      </w:pPr>
    </w:p>
    <w:p w14:paraId="387C6CE2" w14:textId="77777777" w:rsidR="00050404" w:rsidRPr="00A420BF" w:rsidRDefault="003B7A5B" w:rsidP="00A420BF">
      <w:pPr>
        <w:pStyle w:val="Heading1"/>
        <w:spacing w:line="276" w:lineRule="auto"/>
        <w:rPr>
          <w:b/>
          <w:sz w:val="28"/>
          <w:szCs w:val="28"/>
        </w:rPr>
      </w:pPr>
      <w:bookmarkStart w:id="9" w:name="_Toc229401339"/>
      <w:r w:rsidRPr="00A420BF">
        <w:rPr>
          <w:b/>
          <w:color w:val="auto"/>
          <w:sz w:val="28"/>
          <w:szCs w:val="28"/>
        </w:rPr>
        <w:t>2. Analytical Approach and Methodology</w:t>
      </w:r>
      <w:bookmarkEnd w:id="9"/>
    </w:p>
    <w:p w14:paraId="6B771BCF" w14:textId="658964F0" w:rsidR="00050404" w:rsidRPr="00A420BF" w:rsidRDefault="57DC4E4D" w:rsidP="00A420BF">
      <w:pPr>
        <w:pStyle w:val="Heading2"/>
        <w:spacing w:line="276" w:lineRule="auto"/>
        <w:rPr>
          <w:b/>
        </w:rPr>
      </w:pPr>
      <w:bookmarkStart w:id="10" w:name="_Toc229401340"/>
      <w:r w:rsidRPr="00A420BF">
        <w:rPr>
          <w:b/>
          <w:color w:val="auto"/>
        </w:rPr>
        <w:t>2.1 Modelling</w:t>
      </w:r>
      <w:r w:rsidR="77C836FB" w:rsidRPr="00A420BF">
        <w:rPr>
          <w:b/>
          <w:color w:val="auto"/>
        </w:rPr>
        <w:t xml:space="preserve"> Frameworks (CLEWs and SISEPUEDE)</w:t>
      </w:r>
      <w:bookmarkEnd w:id="10"/>
    </w:p>
    <w:p w14:paraId="73BAC88A" w14:textId="7BC3A17C" w:rsidR="26F94FB9" w:rsidRDefault="26F94FB9" w:rsidP="00A420BF">
      <w:pPr>
        <w:spacing w:line="276" w:lineRule="auto"/>
      </w:pPr>
    </w:p>
    <w:p w14:paraId="60AFC131" w14:textId="3FD37008" w:rsidR="06AEA4C7" w:rsidRDefault="06AEA4C7" w:rsidP="6FDB4003">
      <w:pPr>
        <w:spacing w:after="120" w:line="276" w:lineRule="auto"/>
        <w:jc w:val="both"/>
      </w:pPr>
      <w:r w:rsidRPr="6FDB4003">
        <w:t>This analysis draws on two distinct modelling systems, CLEWs and SISEPUEDE, to assess development and mitigation pathways in support of Uganda’s third Nationally Determined Contribution (NDC3). While both frameworks examine the linkages between economic activity, energy systems, and greenhouse gas emissions, they differ in structure and methodological design. Results from both models are presented together to provide a comprehensive assessment of Uganda’s potential development and decarbonisation pathways.</w:t>
      </w:r>
    </w:p>
    <w:p w14:paraId="09454683" w14:textId="30D110F8" w:rsidR="06AEA4C7" w:rsidRPr="00A420BF" w:rsidRDefault="06AEA4C7" w:rsidP="006D357C">
      <w:pPr>
        <w:pStyle w:val="ListParagraph"/>
        <w:numPr>
          <w:ilvl w:val="0"/>
          <w:numId w:val="25"/>
        </w:numPr>
        <w:spacing w:line="276" w:lineRule="auto"/>
        <w:jc w:val="both"/>
        <w:rPr>
          <w:b/>
        </w:rPr>
      </w:pPr>
      <w:r w:rsidRPr="00A420BF">
        <w:rPr>
          <w:b/>
        </w:rPr>
        <w:t>CLEWS (Climate, Land, Energy and Water Systems)</w:t>
      </w:r>
    </w:p>
    <w:p w14:paraId="5C951165" w14:textId="4AF8ABF2" w:rsidR="06AEA4C7" w:rsidRDefault="06AEA4C7" w:rsidP="6FDB4003">
      <w:pPr>
        <w:spacing w:before="160" w:after="160" w:line="276" w:lineRule="auto"/>
        <w:ind w:left="720"/>
        <w:jc w:val="both"/>
      </w:pPr>
      <w:r w:rsidRPr="00A420BF">
        <w:t>CLEWS is a bottom-up, technology-rich optimisation model that represents the interactions among Uganda’s energy, land, water, and agricultural systems. It identifies least-cost combinations of technologies and resource scenarios to meet projected national demands, while simulating the impacts of policy interventions. The model results are reported at pl across the following sectors: Energy, Industrial Processes and Product Use (IPPU), Agriculture, Forestry and Other Land Use (AFOLU), and Waste.</w:t>
      </w:r>
    </w:p>
    <w:p w14:paraId="1B1D7EA3" w14:textId="594A5261" w:rsidR="06AEA4C7" w:rsidRPr="00A420BF" w:rsidRDefault="06AEA4C7" w:rsidP="006D357C">
      <w:pPr>
        <w:pStyle w:val="ListParagraph"/>
        <w:numPr>
          <w:ilvl w:val="0"/>
          <w:numId w:val="25"/>
        </w:numPr>
        <w:spacing w:line="276" w:lineRule="auto"/>
        <w:jc w:val="both"/>
        <w:rPr>
          <w:b/>
        </w:rPr>
      </w:pPr>
      <w:r w:rsidRPr="00A420BF">
        <w:rPr>
          <w:b/>
        </w:rPr>
        <w:t>SISEPUEDE (Simulation of Sectoral Pathways and Uncertainty Exploration for Decarbonization)</w:t>
      </w:r>
    </w:p>
    <w:p w14:paraId="3B6E67B2" w14:textId="4EFF67EC" w:rsidR="06AEA4C7" w:rsidRDefault="06AEA4C7" w:rsidP="6FDB4003">
      <w:pPr>
        <w:spacing w:before="160" w:after="160" w:line="276" w:lineRule="auto"/>
        <w:ind w:left="720"/>
        <w:jc w:val="both"/>
      </w:pPr>
      <w:r w:rsidRPr="00A420BF">
        <w:t>SISEPUEDE is a bottom-up emissions inventory modelling framework, based primarily on the IPCC guidelines for national greenhouse gas inventories, that is designed to assess the technical costs and co-benefits of mitigation actions. SISEPUEDE includes over 70 policy transformations across 5 sectors and 21 subsectors. It represents numerous cross- and intra-sectoral interactions to give a comprehensive picture of drivers, emissions, energy demand, and costs and benefits of emissions reducing policy transformations.</w:t>
      </w:r>
    </w:p>
    <w:p w14:paraId="6481E41C" w14:textId="3FD05513" w:rsidR="00050404" w:rsidRPr="00A420BF" w:rsidRDefault="1325C981" w:rsidP="00A420BF">
      <w:pPr>
        <w:pStyle w:val="Heading2"/>
        <w:spacing w:line="276" w:lineRule="auto"/>
        <w:rPr>
          <w:b/>
        </w:rPr>
      </w:pPr>
      <w:bookmarkStart w:id="11" w:name="_Toc229401341"/>
      <w:r w:rsidRPr="00A420BF">
        <w:rPr>
          <w:b/>
          <w:color w:val="auto"/>
        </w:rPr>
        <w:t>2.2 Scenario</w:t>
      </w:r>
      <w:r w:rsidR="77C836FB" w:rsidRPr="00A420BF">
        <w:rPr>
          <w:b/>
          <w:color w:val="auto"/>
        </w:rPr>
        <w:t xml:space="preserve"> Framework</w:t>
      </w:r>
      <w:bookmarkEnd w:id="11"/>
    </w:p>
    <w:p w14:paraId="370503CA" w14:textId="111B0DEA" w:rsidR="301521B5" w:rsidRDefault="301521B5" w:rsidP="00A420BF">
      <w:pPr>
        <w:spacing w:before="240" w:after="240" w:line="276" w:lineRule="auto"/>
        <w:jc w:val="both"/>
      </w:pPr>
      <w:r w:rsidRPr="6FDB4003">
        <w:t>This analysis constructs and evaluates a set of development and mitigation scenarios to assess their implications for Uganda's greenhouse gas (GHG) emissions, resource systems, and socioeconomic outcomes through 2050. Four core scenarios form the basis of the assessment:</w:t>
      </w:r>
    </w:p>
    <w:p w14:paraId="394351A5" w14:textId="40070A90" w:rsidR="00B54427" w:rsidRDefault="00B54427" w:rsidP="006D357C">
      <w:pPr>
        <w:pStyle w:val="ListParagraph"/>
        <w:numPr>
          <w:ilvl w:val="0"/>
          <w:numId w:val="24"/>
        </w:numPr>
        <w:spacing w:line="276" w:lineRule="auto"/>
        <w:jc w:val="both"/>
      </w:pPr>
      <w:r w:rsidRPr="00B54427">
        <w:rPr>
          <w:b/>
          <w:bCs/>
        </w:rPr>
        <w:t xml:space="preserve">The Reference scenario </w:t>
      </w:r>
      <w:r w:rsidRPr="00A420BF">
        <w:t>is aligned with the Tenfold Growth Strategy from the Ministry of Energy and Mineral Development's Least-Cost Electricity Generation and Transmission Plan (LCGTP, FY2025/26–FY2039/40), with no mitigating actions applied, providing the baseline against which mitigation outcomes are measured.</w:t>
      </w:r>
      <w:r w:rsidRPr="00B54427">
        <w:rPr>
          <w:b/>
          <w:bCs/>
        </w:rPr>
        <w:t xml:space="preserve"> </w:t>
      </w:r>
    </w:p>
    <w:p w14:paraId="312F9966" w14:textId="49C61C5C" w:rsidR="00E3437F" w:rsidRDefault="301521B5" w:rsidP="006D357C">
      <w:pPr>
        <w:pStyle w:val="ListParagraph"/>
        <w:numPr>
          <w:ilvl w:val="0"/>
          <w:numId w:val="24"/>
        </w:numPr>
        <w:spacing w:before="240" w:after="240" w:line="276" w:lineRule="auto"/>
        <w:jc w:val="both"/>
      </w:pPr>
      <w:r w:rsidRPr="6FDB4003">
        <w:rPr>
          <w:b/>
          <w:bCs/>
        </w:rPr>
        <w:t xml:space="preserve">The NDC2.0 Scenario </w:t>
      </w:r>
      <w:r w:rsidRPr="6FDB4003">
        <w:t xml:space="preserve">incorporates the full suite of mitigation measures outlined in Uganda's Updated Nationally Determined Contribution (2022), implemented from 2025 onwards. The scenario quantifies the resulting emission reductions, resource implications, and development co-benefits relative to the </w:t>
      </w:r>
      <w:r w:rsidR="00780EF5">
        <w:t xml:space="preserve">Reference </w:t>
      </w:r>
      <w:r w:rsidR="0013523C">
        <w:t>scenario</w:t>
      </w:r>
      <w:r w:rsidRPr="6FDB4003">
        <w:t>.</w:t>
      </w:r>
    </w:p>
    <w:p w14:paraId="465DD852" w14:textId="3ADFF97D" w:rsidR="301521B5" w:rsidRDefault="00E3437F" w:rsidP="006D357C">
      <w:pPr>
        <w:pStyle w:val="ListParagraph"/>
        <w:numPr>
          <w:ilvl w:val="0"/>
          <w:numId w:val="24"/>
        </w:numPr>
        <w:spacing w:before="240" w:after="240" w:line="276" w:lineRule="auto"/>
        <w:jc w:val="both"/>
      </w:pPr>
      <w:r w:rsidRPr="001A378A">
        <w:rPr>
          <w:b/>
          <w:bCs/>
        </w:rPr>
        <w:t xml:space="preserve">The NDC 3.0 Candidate scenario </w:t>
      </w:r>
      <w:r w:rsidR="001A378A" w:rsidRPr="00A420BF">
        <w:t xml:space="preserve">is aligned with the Policy Targets Scenario from the </w:t>
      </w:r>
      <w:r w:rsidR="001A378A" w:rsidRPr="00914C70">
        <w:t>Ministry of Energy and Mineral Development's Least-Cost Electricity Generation and Transmission Plan (LCGTP, FY2025/26–FY2039/40)</w:t>
      </w:r>
      <w:r w:rsidR="001A378A" w:rsidRPr="00A420BF">
        <w:t xml:space="preserve"> and </w:t>
      </w:r>
      <w:r w:rsidRPr="00B6623F">
        <w:t>builds upon the NDC 2.0 scenario by introducing additional mitigation measures from 2025 onwards</w:t>
      </w:r>
      <w:r w:rsidR="001A378A" w:rsidRPr="00A420BF">
        <w:t>, achieving</w:t>
      </w:r>
      <w:r w:rsidRPr="00B6623F">
        <w:t xml:space="preserve"> deeper emissions reductions across sectors through a faster transition away from carbon-intensive technologies and fuels, alongside more ambitious structural changes in energy systems, transport, industry, and land management practices.</w:t>
      </w:r>
    </w:p>
    <w:p w14:paraId="6B56CF99" w14:textId="123BFAD3" w:rsidR="00990F14" w:rsidRDefault="00990F14" w:rsidP="00990F14">
      <w:pPr>
        <w:pStyle w:val="ListParagraph"/>
        <w:spacing w:before="240" w:after="240" w:line="276" w:lineRule="auto"/>
        <w:ind w:left="720"/>
        <w:jc w:val="both"/>
      </w:pPr>
    </w:p>
    <w:p w14:paraId="56528B59" w14:textId="2AFA5633" w:rsidR="00050404" w:rsidRPr="00A420BF" w:rsidRDefault="79F3337D" w:rsidP="00A420BF">
      <w:pPr>
        <w:pStyle w:val="Heading2"/>
        <w:spacing w:line="276" w:lineRule="auto"/>
        <w:rPr>
          <w:b/>
        </w:rPr>
      </w:pPr>
      <w:bookmarkStart w:id="12" w:name="_Toc229401342"/>
      <w:r w:rsidRPr="00A420BF">
        <w:rPr>
          <w:b/>
          <w:color w:val="auto"/>
        </w:rPr>
        <w:t>2.3 Data</w:t>
      </w:r>
      <w:r w:rsidR="77C836FB" w:rsidRPr="00A420BF">
        <w:rPr>
          <w:b/>
          <w:color w:val="auto"/>
        </w:rPr>
        <w:t xml:space="preserve"> Harmonisation and Stakeholder Engagement</w:t>
      </w:r>
      <w:bookmarkEnd w:id="12"/>
    </w:p>
    <w:p w14:paraId="40C4C0EB" w14:textId="18DF9E2C" w:rsidR="75BFB993" w:rsidRDefault="75BFB993" w:rsidP="00A420BF">
      <w:pPr>
        <w:spacing w:before="240" w:after="240" w:line="276" w:lineRule="auto"/>
        <w:jc w:val="both"/>
      </w:pPr>
      <w:r w:rsidRPr="6FDB4003">
        <w:t>To ensure comparability between the two independently developed modelling frameworks, a harmonised evidence base was established as the foundation for all analyses. Core datasets were drawn from Uganda's national policy and statistical documents, including Vision 2040, NDP IV (2025–2030), the Updated Nationally Determined Contribution (2022), Uganda's national GHG inventory, the UBOS Statistical Abstract, and sectoral data compiled from relevant Ministries, Departments and Agencies.</w:t>
      </w:r>
    </w:p>
    <w:p w14:paraId="7255E0C8" w14:textId="5B0CD149" w:rsidR="75BFB993" w:rsidRDefault="75BFB993" w:rsidP="00A420BF">
      <w:pPr>
        <w:spacing w:before="240" w:after="240" w:line="276" w:lineRule="auto"/>
        <w:jc w:val="both"/>
      </w:pPr>
      <w:r w:rsidRPr="6FDB4003">
        <w:t>Data collection and stakeholder engagement were undertaken in parallel, with each process helping to strengthen the completeness of inputs, resolve inconsistencies, and improve the quality of scenario assumptions. Running these activities side by side ensured that data refinements and clarification of sectoral practices informed modelling choices in real time. Additionally, this concurrent approach reduced biases typical of sequential methods while enabling instantaneous co-creation of assumptions with stakeholders.</w:t>
      </w:r>
    </w:p>
    <w:p w14:paraId="57AB90E2" w14:textId="5D070F4F" w:rsidR="75BFB993" w:rsidRDefault="75BFB993" w:rsidP="00A420BF">
      <w:pPr>
        <w:spacing w:before="240" w:after="240" w:line="276" w:lineRule="auto"/>
        <w:jc w:val="both"/>
      </w:pPr>
      <w:r w:rsidRPr="6FDB4003">
        <w:t>The first technical workshop, held in June 2025, brought together representatives from key ministries and agencies to review preliminary datasets and provide input on scenario design. The discussions focused on assessing the initial data, identifying missing information, clarifying mitigation actions included in the Updated NDC (2022), and refining choices related to scenario structure. The workshop also introduced the XLRM framework, linking national development priorities with the modelling levers and performance metrics required for quantitative assessment.</w:t>
      </w:r>
      <w:r w:rsidR="007F680F">
        <w:t xml:space="preserve"> </w:t>
      </w:r>
      <w:r w:rsidRPr="6FDB4003">
        <w:t>Following the first workshop, a series of bilateral and virtual consultations with sector institutions were used to obtain missing or updated data and to validate or adjust the assumptions underlying the scenarios. These engagements were critical in resolving discrepancies across datasets, clarifying policy measures and sectoral trends, and ensuring that the underlying data reflected current national plans and sector realities. The insights gathered were incorporated into the harmonised dataset and informed subsequent revisions to scenario definitions.</w:t>
      </w:r>
    </w:p>
    <w:p w14:paraId="1A9929B7" w14:textId="41567635" w:rsidR="75BFB993" w:rsidRDefault="75BFB993" w:rsidP="00A420BF">
      <w:pPr>
        <w:spacing w:before="240" w:after="240" w:line="276" w:lineRule="auto"/>
        <w:jc w:val="both"/>
      </w:pPr>
      <w:r w:rsidRPr="6FDB4003">
        <w:t>A second validation workshop, held in April 2026, provided an opportunity to present model results to government stakeholders and subject them to technical scrutiny. The discussions served to verify the plausibility of outputs across sectors, surface any remaining data inconsistencies, and confirm the interpretation of scenario outcomes prior to finalisation of the report.</w:t>
      </w:r>
    </w:p>
    <w:p w14:paraId="11E69392" w14:textId="379ABDB1" w:rsidR="75BFB993" w:rsidRDefault="75BFB993" w:rsidP="00A420BF">
      <w:pPr>
        <w:spacing w:before="240" w:after="240" w:line="276" w:lineRule="auto"/>
        <w:jc w:val="both"/>
      </w:pPr>
      <w:r w:rsidRPr="6FDB4003">
        <w:t>The final modelling dataset combined information from national planning documents such as NDP IV, Vision 2040, and the Updated NDC (2022), along with sectoral statistics from UBOS and line ministries and historical emissions from CCD. International sources, FAO, IEA, IPCC, and the World Bank, were incorporated only where national data were unavailable. Remaining gaps were addressed through proxy estimates, stakeholder validation, or structured assumptions designed to maintain consistency across sectors.</w:t>
      </w:r>
    </w:p>
    <w:p w14:paraId="5B70982C" w14:textId="2AFB8432" w:rsidR="63063E9C" w:rsidRPr="00A420BF" w:rsidRDefault="75BFB993" w:rsidP="00A420BF">
      <w:pPr>
        <w:spacing w:before="240" w:after="240" w:line="276" w:lineRule="auto"/>
        <w:jc w:val="both"/>
        <w:rPr>
          <w:b/>
          <w:sz w:val="24"/>
          <w:szCs w:val="24"/>
        </w:rPr>
      </w:pPr>
      <w:r w:rsidRPr="6FDB4003">
        <w:t>Harmonisation across the CLEWs and SISEPUEDE models included alignment of socioeconomic assumptions (population and GDP trajectories sourced from UBOS and NDP IV), historical emissions (calibrated to Uganda's official GHG inventory), mitigation measures (based on a common interpretation of the Updated NDC (2022)), and technology and cost parameters (using national data where available, supplemented by international sources). Where national data were unavailable, proxy or regional values were applied and documented transparently. This technical harmonisation ensured that, despite their methodological differences, both models operated from a consistent and nationally aligned basis. Detailed assumptions specific to each subsector are highlighted within the corresponding sectoral results sections of this report.</w:t>
      </w:r>
    </w:p>
    <w:p w14:paraId="1EEA2686" w14:textId="77777777" w:rsidR="00050404" w:rsidRPr="00A420BF" w:rsidRDefault="003B7A5B" w:rsidP="00A420BF">
      <w:pPr>
        <w:pStyle w:val="Heading1"/>
        <w:rPr>
          <w:b/>
          <w:sz w:val="28"/>
          <w:szCs w:val="28"/>
        </w:rPr>
      </w:pPr>
      <w:bookmarkStart w:id="13" w:name="_Toc229401343"/>
      <w:r w:rsidRPr="00A420BF">
        <w:rPr>
          <w:b/>
          <w:color w:val="auto"/>
          <w:sz w:val="28"/>
          <w:szCs w:val="28"/>
        </w:rPr>
        <w:t>3. National Results</w:t>
      </w:r>
      <w:bookmarkEnd w:id="13"/>
    </w:p>
    <w:p w14:paraId="5129D2DC" w14:textId="49978991" w:rsidR="00050404" w:rsidRPr="00A420BF" w:rsidRDefault="5914545C" w:rsidP="00A420BF">
      <w:pPr>
        <w:pStyle w:val="Heading2"/>
        <w:rPr>
          <w:b/>
        </w:rPr>
      </w:pPr>
      <w:bookmarkStart w:id="14" w:name="_Toc229401344"/>
      <w:r w:rsidRPr="00A420BF">
        <w:rPr>
          <w:b/>
          <w:color w:val="auto"/>
        </w:rPr>
        <w:t>3.1 Historical</w:t>
      </w:r>
      <w:r w:rsidR="265B4D98" w:rsidRPr="00A420BF">
        <w:rPr>
          <w:b/>
          <w:color w:val="auto"/>
        </w:rPr>
        <w:t xml:space="preserve"> Emissions (2015–20</w:t>
      </w:r>
      <w:r w:rsidR="236BC08E" w:rsidRPr="00A420BF">
        <w:rPr>
          <w:b/>
          <w:color w:val="auto"/>
        </w:rPr>
        <w:t>19</w:t>
      </w:r>
      <w:r w:rsidR="265B4D98" w:rsidRPr="00A420BF">
        <w:rPr>
          <w:b/>
          <w:color w:val="auto"/>
        </w:rPr>
        <w:t>)</w:t>
      </w:r>
      <w:bookmarkEnd w:id="14"/>
    </w:p>
    <w:p w14:paraId="5B714F1B" w14:textId="11D602D9" w:rsidR="63063E9C" w:rsidRDefault="63063E9C" w:rsidP="00A420BF"/>
    <w:p w14:paraId="119BFF97" w14:textId="7D4A1C3D" w:rsidR="152A3FCA" w:rsidRPr="00A420BF" w:rsidRDefault="152A3FCA" w:rsidP="0F8D9C06">
      <w:pPr>
        <w:jc w:val="both"/>
        <w:rPr>
          <w:b/>
          <w:sz w:val="24"/>
          <w:szCs w:val="24"/>
        </w:rPr>
      </w:pPr>
      <w:r>
        <w:t>Uganda’s national GHG inventory reports total emissions increasing from 105.46 MtCO₂e</w:t>
      </w:r>
      <w:r w:rsidR="00EC290D">
        <w:t>q</w:t>
      </w:r>
      <w:r>
        <w:t xml:space="preserve"> in 2015 to 111.27 MtCO₂e</w:t>
      </w:r>
      <w:r w:rsidR="00EC290D">
        <w:t>q</w:t>
      </w:r>
      <w:r>
        <w:t xml:space="preserve"> in 2019. Land Use, Land-Use Change and Forestry (LULUCF) remains the largest contributor to national emissions, followed by livestock, waste, and energy-related sources.</w:t>
      </w:r>
    </w:p>
    <w:p w14:paraId="505A7387" w14:textId="49D51A0F" w:rsidR="0F8D9C06" w:rsidRDefault="0F8D9C06" w:rsidP="0F8D9C06">
      <w:pPr>
        <w:jc w:val="both"/>
      </w:pPr>
    </w:p>
    <w:p w14:paraId="78A086A4" w14:textId="62C226FE" w:rsidR="152A3FCA" w:rsidRDefault="152A3FCA" w:rsidP="0F8D9C06">
      <w:pPr>
        <w:jc w:val="both"/>
      </w:pPr>
      <w:r>
        <w:t>Key trends from the 2015–2019 national GHG inventory include:</w:t>
      </w:r>
    </w:p>
    <w:p w14:paraId="5784D682" w14:textId="533DDBE5" w:rsidR="0F8D9C06" w:rsidRDefault="0F8D9C06" w:rsidP="0F8D9C06">
      <w:pPr>
        <w:jc w:val="both"/>
      </w:pPr>
    </w:p>
    <w:p w14:paraId="3776DA72" w14:textId="1F2A3FF5" w:rsidR="152A3FCA" w:rsidRDefault="152A3FCA" w:rsidP="006D357C">
      <w:pPr>
        <w:pStyle w:val="ListParagraph"/>
        <w:numPr>
          <w:ilvl w:val="0"/>
          <w:numId w:val="30"/>
        </w:numPr>
        <w:jc w:val="both"/>
      </w:pPr>
      <w:r>
        <w:t>LULUCF emissions remained dominant, increasing from 52.9 MtCO₂e</w:t>
      </w:r>
      <w:r w:rsidR="00EC290D">
        <w:t>q</w:t>
      </w:r>
      <w:r>
        <w:t xml:space="preserve"> in 2015 to 55.7 MtCO₂e</w:t>
      </w:r>
      <w:r w:rsidR="00EC290D">
        <w:t>q</w:t>
      </w:r>
      <w:r>
        <w:t xml:space="preserve"> in 2019, accounting for approximately 50% of total national emissions.</w:t>
      </w:r>
    </w:p>
    <w:p w14:paraId="6F5ECFC3" w14:textId="4727D903" w:rsidR="152A3FCA" w:rsidRDefault="152A3FCA" w:rsidP="006D357C">
      <w:pPr>
        <w:pStyle w:val="ListParagraph"/>
        <w:numPr>
          <w:ilvl w:val="0"/>
          <w:numId w:val="30"/>
        </w:numPr>
        <w:jc w:val="both"/>
      </w:pPr>
      <w:r>
        <w:t>Livestock emissions rose steadily from 25.3 MtCO</w:t>
      </w:r>
      <w:r>
        <w:rPr>
          <w:rFonts w:ascii="Cambria Math" w:hAnsi="Cambria Math" w:cs="Cambria Math"/>
        </w:rPr>
        <w:t>₂</w:t>
      </w:r>
      <w:r w:rsidR="00EC290D">
        <w:t>eq</w:t>
      </w:r>
      <w:r>
        <w:t xml:space="preserve"> to 27.3 MtCO</w:t>
      </w:r>
      <w:r>
        <w:rPr>
          <w:rFonts w:ascii="Cambria Math" w:hAnsi="Cambria Math" w:cs="Cambria Math"/>
        </w:rPr>
        <w:t>₂</w:t>
      </w:r>
      <w:r w:rsidR="00EC290D">
        <w:t>eq</w:t>
      </w:r>
      <w:r>
        <w:t xml:space="preserve"> over the same period.</w:t>
      </w:r>
    </w:p>
    <w:p w14:paraId="7773F297" w14:textId="5798DA14" w:rsidR="152A3FCA" w:rsidRDefault="152A3FCA" w:rsidP="006D357C">
      <w:pPr>
        <w:pStyle w:val="ListParagraph"/>
        <w:numPr>
          <w:ilvl w:val="0"/>
          <w:numId w:val="30"/>
        </w:numPr>
        <w:jc w:val="both"/>
      </w:pPr>
      <w:r>
        <w:t>Energy sector emissions increased from 8.5 MtCO</w:t>
      </w:r>
      <w:r>
        <w:rPr>
          <w:rFonts w:ascii="Cambria Math" w:hAnsi="Cambria Math" w:cs="Cambria Math"/>
        </w:rPr>
        <w:t>₂</w:t>
      </w:r>
      <w:r w:rsidR="00EC290D">
        <w:t>eq</w:t>
      </w:r>
      <w:r>
        <w:t xml:space="preserve"> to 12 MtCO</w:t>
      </w:r>
      <w:r>
        <w:rPr>
          <w:rFonts w:ascii="Cambria Math" w:hAnsi="Cambria Math" w:cs="Cambria Math"/>
        </w:rPr>
        <w:t>₂</w:t>
      </w:r>
      <w:r w:rsidR="00EC290D">
        <w:t>eq</w:t>
      </w:r>
      <w:r>
        <w:t>, with growth observed across Energy Industries (1.A.1), Manufacturing Industries and Construction (1.A.2), Transport (1.A.3), and Other Sectors (1.A.4), driven by expanding fossil fuel consumption and charcoal production.</w:t>
      </w:r>
    </w:p>
    <w:p w14:paraId="1CC10873" w14:textId="47B7E43C" w:rsidR="152A3FCA" w:rsidRDefault="152A3FCA" w:rsidP="006D357C">
      <w:pPr>
        <w:pStyle w:val="ListParagraph"/>
        <w:numPr>
          <w:ilvl w:val="0"/>
          <w:numId w:val="30"/>
        </w:numPr>
        <w:jc w:val="both"/>
      </w:pPr>
      <w:r>
        <w:t>Industrial Processes and Product Use (IPPU) emissions increased marginally from 0.36 MtCO</w:t>
      </w:r>
      <w:r>
        <w:rPr>
          <w:rFonts w:ascii="Cambria Math" w:hAnsi="Cambria Math" w:cs="Cambria Math"/>
        </w:rPr>
        <w:t>₂</w:t>
      </w:r>
      <w:r w:rsidR="00EC290D">
        <w:t>eq</w:t>
      </w:r>
      <w:r>
        <w:t xml:space="preserve"> in 2015 to 0.37 MtCO</w:t>
      </w:r>
      <w:r>
        <w:rPr>
          <w:rFonts w:ascii="Cambria Math" w:hAnsi="Cambria Math" w:cs="Cambria Math"/>
        </w:rPr>
        <w:t>₂</w:t>
      </w:r>
      <w:r w:rsidR="00EC290D">
        <w:t>eq</w:t>
      </w:r>
      <w:r>
        <w:t xml:space="preserve"> in 2019.</w:t>
      </w:r>
    </w:p>
    <w:p w14:paraId="3D6B3058" w14:textId="3E56D462" w:rsidR="152A3FCA" w:rsidRDefault="152A3FCA" w:rsidP="006D357C">
      <w:pPr>
        <w:pStyle w:val="ListParagraph"/>
        <w:numPr>
          <w:ilvl w:val="0"/>
          <w:numId w:val="30"/>
        </w:numPr>
        <w:jc w:val="both"/>
      </w:pPr>
      <w:r>
        <w:t>Waste sector emissions (solid and wastewater) changed from 14.6 MtCO</w:t>
      </w:r>
      <w:r>
        <w:rPr>
          <w:rFonts w:ascii="Cambria Math" w:hAnsi="Cambria Math" w:cs="Cambria Math"/>
        </w:rPr>
        <w:t>₂</w:t>
      </w:r>
      <w:r w:rsidR="00EC290D">
        <w:t>eq</w:t>
      </w:r>
      <w:r>
        <w:t xml:space="preserve"> in 2015 to 13.5 MtCO</w:t>
      </w:r>
      <w:r>
        <w:rPr>
          <w:rFonts w:ascii="Cambria Math" w:hAnsi="Cambria Math" w:cs="Cambria Math"/>
        </w:rPr>
        <w:t>₂</w:t>
      </w:r>
      <w:r w:rsidR="00EC290D">
        <w:t>eq</w:t>
      </w:r>
      <w:r>
        <w:t xml:space="preserve"> in 2019, reflecting evolving waste management and population dynamics.</w:t>
      </w:r>
    </w:p>
    <w:p w14:paraId="31AB20A9" w14:textId="7C5B83EE" w:rsidR="0F8D9C06" w:rsidRDefault="0F8D9C06" w:rsidP="0F8D9C06">
      <w:pPr>
        <w:jc w:val="both"/>
      </w:pPr>
    </w:p>
    <w:p w14:paraId="24D66838" w14:textId="0D19FFDE" w:rsidR="152A3FCA" w:rsidRDefault="152A3FCA" w:rsidP="0F8D9C06">
      <w:pPr>
        <w:jc w:val="both"/>
      </w:pPr>
      <w:r>
        <w:t xml:space="preserve">These values form the calibration basis for the </w:t>
      </w:r>
      <w:r w:rsidR="0013523C">
        <w:t>Referenc</w:t>
      </w:r>
      <w:r>
        <w:t>e scenarios in both the CLEWs and SISEPUEDE models. The total GHG emissions trajectories from both models are presented in separate appendices to this report</w:t>
      </w:r>
    </w:p>
    <w:p w14:paraId="51CD7DDE" w14:textId="3C70DA8F" w:rsidR="5C299797" w:rsidRDefault="5C299797" w:rsidP="5C299797">
      <w:pPr>
        <w:jc w:val="both"/>
      </w:pPr>
    </w:p>
    <w:p w14:paraId="1CEC51FE" w14:textId="77777777" w:rsidR="00DB3F49" w:rsidRDefault="00DB3F49" w:rsidP="00DB3F49">
      <w:pPr>
        <w:pStyle w:val="Heading2"/>
        <w:rPr>
          <w:b/>
          <w:color w:val="auto"/>
        </w:rPr>
      </w:pPr>
      <w:bookmarkStart w:id="15" w:name="_Toc229335076"/>
      <w:bookmarkStart w:id="16" w:name="_Toc229401345"/>
      <w:r w:rsidRPr="00A420BF">
        <w:rPr>
          <w:b/>
          <w:color w:val="auto"/>
        </w:rPr>
        <w:t xml:space="preserve">3.2 </w:t>
      </w:r>
      <w:r>
        <w:rPr>
          <w:b/>
          <w:color w:val="auto"/>
        </w:rPr>
        <w:t>Overall emission pathways</w:t>
      </w:r>
      <w:bookmarkEnd w:id="15"/>
      <w:bookmarkEnd w:id="16"/>
      <w:r w:rsidRPr="00A420BF">
        <w:rPr>
          <w:b/>
          <w:color w:val="auto"/>
        </w:rPr>
        <w:t xml:space="preserve"> </w:t>
      </w:r>
    </w:p>
    <w:p w14:paraId="31123BFD" w14:textId="77777777" w:rsidR="00DB3F49" w:rsidRPr="00A420BF" w:rsidRDefault="00DB3F49" w:rsidP="00735533"/>
    <w:p w14:paraId="23943406" w14:textId="2FAC5FD6" w:rsidR="00DB3F49" w:rsidRDefault="00DB3F49" w:rsidP="00DB3F49">
      <w:pPr>
        <w:jc w:val="both"/>
        <w:rPr>
          <w:lang w:val="en-US"/>
        </w:rPr>
      </w:pPr>
      <w:r w:rsidRPr="00375694">
        <w:rPr>
          <w:lang w:val="en-US"/>
        </w:rPr>
        <w:t>Uganda’s long-term emissions trajectory is shaped by the interaction</w:t>
      </w:r>
      <w:r w:rsidR="00EC1C3D">
        <w:rPr>
          <w:lang w:val="en-US"/>
        </w:rPr>
        <w:t>s</w:t>
      </w:r>
      <w:r w:rsidRPr="00375694">
        <w:rPr>
          <w:lang w:val="en-US"/>
        </w:rPr>
        <w:t xml:space="preserve"> between rapid economic growth, structural transformation, land-use dynamics, and the pace of mitigation </w:t>
      </w:r>
      <w:r>
        <w:rPr>
          <w:lang w:val="en-US"/>
        </w:rPr>
        <w:t>actions</w:t>
      </w:r>
      <w:r w:rsidRPr="00375694">
        <w:rPr>
          <w:lang w:val="en-US"/>
        </w:rPr>
        <w:t xml:space="preserve">. Across all scenarios, population growth, </w:t>
      </w:r>
      <w:r w:rsidR="00735533" w:rsidRPr="00375694">
        <w:rPr>
          <w:lang w:val="en-US"/>
        </w:rPr>
        <w:t>urbanization</w:t>
      </w:r>
      <w:r w:rsidRPr="00375694">
        <w:rPr>
          <w:lang w:val="en-US"/>
        </w:rPr>
        <w:t xml:space="preserve">, </w:t>
      </w:r>
      <w:r w:rsidR="00735533" w:rsidRPr="00375694">
        <w:rPr>
          <w:lang w:val="en-US"/>
        </w:rPr>
        <w:t>industrialization</w:t>
      </w:r>
      <w:r w:rsidRPr="00375694">
        <w:rPr>
          <w:lang w:val="en-US"/>
        </w:rPr>
        <w:t xml:space="preserve">, and rising incomes drive strong increases in demand for energy, transport, housing, food production, </w:t>
      </w:r>
      <w:r>
        <w:rPr>
          <w:lang w:val="en-US"/>
        </w:rPr>
        <w:t xml:space="preserve">waste treatment </w:t>
      </w:r>
      <w:r w:rsidRPr="00375694">
        <w:rPr>
          <w:lang w:val="en-US"/>
        </w:rPr>
        <w:t>and infrastructure</w:t>
      </w:r>
      <w:r>
        <w:rPr>
          <w:lang w:val="en-US"/>
        </w:rPr>
        <w:t xml:space="preserve"> buildout</w:t>
      </w:r>
      <w:r w:rsidRPr="00375694">
        <w:rPr>
          <w:lang w:val="en-US"/>
        </w:rPr>
        <w:t>. The principal difference between pathways is therefore not whether emissions initially rise, but rather how quickly structural transitions emerge across the economy and whether long-term growth remains coupled to emissions-intensive resource use.</w:t>
      </w:r>
    </w:p>
    <w:p w14:paraId="079C9F3A" w14:textId="77777777" w:rsidR="00DB3F49" w:rsidRPr="00375694" w:rsidRDefault="00DB3F49" w:rsidP="00DB3F49">
      <w:pPr>
        <w:jc w:val="both"/>
        <w:rPr>
          <w:lang w:val="en-US"/>
        </w:rPr>
      </w:pPr>
    </w:p>
    <w:p w14:paraId="18A8BFB3" w14:textId="2C138B6B" w:rsidR="00DB3F49" w:rsidRPr="00AE72F5" w:rsidRDefault="00DB3F49" w:rsidP="00AE72F5">
      <w:pPr>
        <w:jc w:val="both"/>
        <w:rPr>
          <w:lang w:val="en-US"/>
        </w:rPr>
      </w:pPr>
      <w:r w:rsidRPr="00375694">
        <w:rPr>
          <w:lang w:val="en-US"/>
        </w:rPr>
        <w:t>Under the Reference pathway, total national greenhouse gas emissions increase steadily from approximately 105 MtCO</w:t>
      </w:r>
      <w:r w:rsidRPr="00375694">
        <w:rPr>
          <w:rFonts w:ascii="Cambria Math" w:hAnsi="Cambria Math" w:cs="Cambria Math"/>
          <w:lang w:val="en-US"/>
        </w:rPr>
        <w:t>₂</w:t>
      </w:r>
      <w:r w:rsidRPr="00375694">
        <w:rPr>
          <w:lang w:val="en-US"/>
        </w:rPr>
        <w:t>eq in 2015 to around 157–171 MtCO</w:t>
      </w:r>
      <w:r w:rsidRPr="00375694">
        <w:rPr>
          <w:rFonts w:ascii="Cambria Math" w:hAnsi="Cambria Math" w:cs="Cambria Math"/>
          <w:lang w:val="en-US"/>
        </w:rPr>
        <w:t>₂</w:t>
      </w:r>
      <w:r w:rsidRPr="00375694">
        <w:rPr>
          <w:lang w:val="en-US"/>
        </w:rPr>
        <w:t>eq by 2035 and approximately 198–204 MtCO</w:t>
      </w:r>
      <w:r w:rsidRPr="00375694">
        <w:rPr>
          <w:rFonts w:ascii="Cambria Math" w:hAnsi="Cambria Math" w:cs="Cambria Math"/>
          <w:lang w:val="en-US"/>
        </w:rPr>
        <w:t>₂</w:t>
      </w:r>
      <w:r w:rsidRPr="00375694">
        <w:rPr>
          <w:lang w:val="en-US"/>
        </w:rPr>
        <w:t xml:space="preserve">eq by 2050 across the CLEWs and SISEPUEDE trajectories. </w:t>
      </w:r>
      <w:r w:rsidRPr="00C13C90">
        <w:rPr>
          <w:lang w:val="en-US"/>
        </w:rPr>
        <w:t xml:space="preserve">While the two models produce similar long-term </w:t>
      </w:r>
      <w:r>
        <w:rPr>
          <w:lang w:val="en-US"/>
        </w:rPr>
        <w:t>pathways</w:t>
      </w:r>
      <w:r w:rsidRPr="00C13C90">
        <w:rPr>
          <w:lang w:val="en-US"/>
        </w:rPr>
        <w:t>, CLEWs projects somewhat higher emissions in the earlier decades, primarily due to a slower transition away from traditional biomass and greater pressure on forest resources. This divergence highlights the importance of assumptions regarding biomass sustainability, household fuel switching, and land-energy interactions in determining near-term emissions outcomes.</w:t>
      </w:r>
    </w:p>
    <w:p w14:paraId="4673B520" w14:textId="44FE6432" w:rsidR="00496E7A" w:rsidRDefault="00496E7A" w:rsidP="3D6FDC37">
      <w:pPr>
        <w:keepNext/>
        <w:jc w:val="center"/>
      </w:pPr>
    </w:p>
    <w:p w14:paraId="082F226A" w14:textId="2505D5D4" w:rsidR="56A15496" w:rsidRDefault="56A15496" w:rsidP="3D6FDC37">
      <w:pPr>
        <w:keepNext/>
        <w:ind w:left="993" w:hanging="993"/>
        <w:jc w:val="center"/>
      </w:pPr>
      <w:r>
        <w:rPr>
          <w:noProof/>
        </w:rPr>
        <w:drawing>
          <wp:inline distT="0" distB="0" distL="0" distR="0" wp14:anchorId="538CCFA0" wp14:editId="33608360">
            <wp:extent cx="5724525" cy="4581525"/>
            <wp:effectExtent l="19050" t="19050" r="28575" b="28575"/>
            <wp:docPr id="693124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4282" name="Picture 693124282"/>
                    <pic:cNvPicPr/>
                  </pic:nvPicPr>
                  <pic:blipFill>
                    <a:blip r:embed="rId8">
                      <a:extLst>
                        <a:ext uri="{28A0092B-C50C-407E-A947-70E740481C1C}">
                          <a14:useLocalDpi xmlns:a14="http://schemas.microsoft.com/office/drawing/2010/main"/>
                        </a:ext>
                      </a:extLst>
                    </a:blip>
                    <a:stretch>
                      <a:fillRect/>
                    </a:stretch>
                  </pic:blipFill>
                  <pic:spPr>
                    <a:xfrm>
                      <a:off x="0" y="0"/>
                      <a:ext cx="5724525" cy="4581525"/>
                    </a:xfrm>
                    <a:prstGeom prst="rect">
                      <a:avLst/>
                    </a:prstGeom>
                    <a:ln>
                      <a:solidFill>
                        <a:schemeClr val="tx1"/>
                      </a:solidFill>
                    </a:ln>
                  </pic:spPr>
                </pic:pic>
              </a:graphicData>
            </a:graphic>
          </wp:inline>
        </w:drawing>
      </w:r>
    </w:p>
    <w:p w14:paraId="3DA95E57" w14:textId="458AAE50" w:rsidR="00DB3F49" w:rsidRPr="00735533" w:rsidRDefault="00496E7A" w:rsidP="00735533">
      <w:pPr>
        <w:pStyle w:val="Caption"/>
        <w:rPr>
          <w:color w:val="auto"/>
        </w:rPr>
      </w:pPr>
      <w:bookmarkStart w:id="17" w:name="_Toc229335113"/>
      <w:bookmarkStart w:id="18" w:name="_Toc229342638"/>
      <w:bookmarkStart w:id="19" w:name="_Toc229386385"/>
      <w:bookmarkStart w:id="20" w:name="_Toc229388970"/>
      <w:bookmarkStart w:id="21" w:name="_Toc229401391"/>
      <w:r w:rsidRPr="00496E7A">
        <w:rPr>
          <w:b/>
          <w:bCs/>
          <w:color w:val="auto"/>
        </w:rPr>
        <w:t xml:space="preserve">Figure </w:t>
      </w:r>
      <w:r w:rsidRPr="00496E7A">
        <w:rPr>
          <w:b/>
          <w:bCs/>
          <w:color w:val="auto"/>
        </w:rPr>
        <w:fldChar w:fldCharType="begin"/>
      </w:r>
      <w:r w:rsidRPr="00496E7A">
        <w:rPr>
          <w:b/>
          <w:bCs/>
          <w:color w:val="auto"/>
        </w:rPr>
        <w:instrText xml:space="preserve"> SEQ Figure \* ARABIC </w:instrText>
      </w:r>
      <w:r w:rsidRPr="00496E7A">
        <w:rPr>
          <w:b/>
          <w:bCs/>
          <w:color w:val="auto"/>
        </w:rPr>
        <w:fldChar w:fldCharType="separate"/>
      </w:r>
      <w:r w:rsidR="00AE4FCF">
        <w:rPr>
          <w:b/>
          <w:bCs/>
          <w:noProof/>
          <w:color w:val="auto"/>
        </w:rPr>
        <w:t>1</w:t>
      </w:r>
      <w:r w:rsidRPr="00496E7A">
        <w:rPr>
          <w:b/>
          <w:bCs/>
          <w:color w:val="auto"/>
        </w:rPr>
        <w:fldChar w:fldCharType="end"/>
      </w:r>
      <w:r w:rsidRPr="00496E7A">
        <w:rPr>
          <w:color w:val="auto"/>
        </w:rPr>
        <w:t>. Projected total GHG emissions under the Reference</w:t>
      </w:r>
      <w:r w:rsidR="00DB3F49">
        <w:rPr>
          <w:color w:val="auto"/>
        </w:rPr>
        <w:t>, NDC 2.0 and NDC 3.0 pathways</w:t>
      </w:r>
      <w:r w:rsidRPr="00496E7A">
        <w:rPr>
          <w:color w:val="auto"/>
        </w:rPr>
        <w:t xml:space="preserve">, including </w:t>
      </w:r>
      <w:r w:rsidR="00DB3F49">
        <w:rPr>
          <w:color w:val="auto"/>
        </w:rPr>
        <w:t xml:space="preserve">land-use </w:t>
      </w:r>
      <w:r w:rsidR="00735533">
        <w:rPr>
          <w:color w:val="auto"/>
        </w:rPr>
        <w:t xml:space="preserve">emissions, </w:t>
      </w:r>
      <w:r w:rsidR="00735533" w:rsidRPr="00496E7A">
        <w:rPr>
          <w:color w:val="auto"/>
        </w:rPr>
        <w:t>CLEWs</w:t>
      </w:r>
      <w:r w:rsidRPr="00496E7A">
        <w:rPr>
          <w:color w:val="auto"/>
        </w:rPr>
        <w:t xml:space="preserve"> and SISEPUEDE, 2020–2050 (MtCO</w:t>
      </w:r>
      <w:r w:rsidRPr="00496E7A">
        <w:rPr>
          <w:rFonts w:ascii="Cambria Math" w:hAnsi="Cambria Math" w:cs="Cambria Math"/>
          <w:color w:val="auto"/>
        </w:rPr>
        <w:t>₂</w:t>
      </w:r>
      <w:r w:rsidRPr="00496E7A">
        <w:rPr>
          <w:color w:val="auto"/>
        </w:rPr>
        <w:t>eq)</w:t>
      </w:r>
      <w:bookmarkEnd w:id="17"/>
      <w:bookmarkEnd w:id="18"/>
      <w:bookmarkEnd w:id="19"/>
      <w:bookmarkEnd w:id="20"/>
      <w:bookmarkEnd w:id="21"/>
    </w:p>
    <w:p w14:paraId="23A21C10" w14:textId="139C956F" w:rsidR="00DB3F49" w:rsidRDefault="00DB3F49" w:rsidP="00DB3F49">
      <w:pPr>
        <w:jc w:val="both"/>
        <w:rPr>
          <w:lang w:val="en-US"/>
        </w:rPr>
      </w:pPr>
      <w:r w:rsidRPr="00375694">
        <w:rPr>
          <w:lang w:val="en-US"/>
        </w:rPr>
        <w:t>The NDC 2.0 pathway moderates this growth substantially, reducing emissions to approximately 126 MtCO</w:t>
      </w:r>
      <w:r w:rsidRPr="00375694">
        <w:rPr>
          <w:rFonts w:ascii="Cambria Math" w:hAnsi="Cambria Math" w:cs="Cambria Math"/>
          <w:lang w:val="en-US"/>
        </w:rPr>
        <w:t>₂</w:t>
      </w:r>
      <w:r w:rsidRPr="00375694">
        <w:rPr>
          <w:lang w:val="en-US"/>
        </w:rPr>
        <w:t>eq by 2035 and 131MtCO</w:t>
      </w:r>
      <w:r w:rsidRPr="00375694">
        <w:rPr>
          <w:rFonts w:ascii="Cambria Math" w:hAnsi="Cambria Math" w:cs="Cambria Math"/>
          <w:lang w:val="en-US"/>
        </w:rPr>
        <w:t>₂</w:t>
      </w:r>
      <w:r w:rsidRPr="00375694">
        <w:rPr>
          <w:lang w:val="en-US"/>
        </w:rPr>
        <w:t xml:space="preserve">eq by 2050 </w:t>
      </w:r>
      <w:r>
        <w:rPr>
          <w:lang w:val="en-US"/>
        </w:rPr>
        <w:t>for</w:t>
      </w:r>
      <w:r w:rsidRPr="00375694">
        <w:rPr>
          <w:lang w:val="en-US"/>
        </w:rPr>
        <w:t xml:space="preserve"> CLEWs</w:t>
      </w:r>
      <w:r>
        <w:rPr>
          <w:lang w:val="en-US"/>
        </w:rPr>
        <w:t xml:space="preserve"> and 113 </w:t>
      </w:r>
      <w:r w:rsidRPr="00375694">
        <w:rPr>
          <w:lang w:val="en-US"/>
        </w:rPr>
        <w:t>MtCO</w:t>
      </w:r>
      <w:r w:rsidRPr="00375694">
        <w:rPr>
          <w:rFonts w:ascii="Cambria Math" w:hAnsi="Cambria Math" w:cs="Cambria Math"/>
          <w:lang w:val="en-US"/>
        </w:rPr>
        <w:t>₂</w:t>
      </w:r>
      <w:r w:rsidRPr="00375694">
        <w:rPr>
          <w:lang w:val="en-US"/>
        </w:rPr>
        <w:t>eq</w:t>
      </w:r>
      <w:r>
        <w:rPr>
          <w:lang w:val="en-US"/>
        </w:rPr>
        <w:t xml:space="preserve"> and 115 </w:t>
      </w:r>
      <w:r w:rsidRPr="00375694">
        <w:rPr>
          <w:lang w:val="en-US"/>
        </w:rPr>
        <w:t>MtCO</w:t>
      </w:r>
      <w:r w:rsidRPr="00375694">
        <w:rPr>
          <w:rFonts w:ascii="Cambria Math" w:hAnsi="Cambria Math" w:cs="Cambria Math"/>
          <w:lang w:val="en-US"/>
        </w:rPr>
        <w:t>₂</w:t>
      </w:r>
      <w:r w:rsidRPr="00375694">
        <w:rPr>
          <w:lang w:val="en-US"/>
        </w:rPr>
        <w:t>eq</w:t>
      </w:r>
      <w:r>
        <w:rPr>
          <w:lang w:val="en-US"/>
        </w:rPr>
        <w:t xml:space="preserve"> for </w:t>
      </w:r>
      <w:r w:rsidR="005D094B">
        <w:rPr>
          <w:lang w:val="en-US"/>
        </w:rPr>
        <w:t>SISEPUEDE</w:t>
      </w:r>
      <w:r>
        <w:rPr>
          <w:lang w:val="en-US"/>
        </w:rPr>
        <w:t xml:space="preserve"> in the same years. </w:t>
      </w:r>
      <w:r w:rsidRPr="00375694">
        <w:rPr>
          <w:lang w:val="en-US"/>
        </w:rPr>
        <w:t>Under the more ambitious NDC 3.0 Candidate pathway, emissions peak during the late 2020s before declining through much of the 2030s, reaching approximately 114 MtCO</w:t>
      </w:r>
      <w:r w:rsidRPr="00375694">
        <w:rPr>
          <w:rFonts w:ascii="Cambria Math" w:hAnsi="Cambria Math" w:cs="Cambria Math"/>
          <w:lang w:val="en-US"/>
        </w:rPr>
        <w:t>₂</w:t>
      </w:r>
      <w:r w:rsidRPr="00375694">
        <w:rPr>
          <w:lang w:val="en-US"/>
        </w:rPr>
        <w:t>eq by 2035 and 111 MtCO</w:t>
      </w:r>
      <w:r w:rsidRPr="00375694">
        <w:rPr>
          <w:rFonts w:ascii="Cambria Math" w:hAnsi="Cambria Math" w:cs="Cambria Math"/>
          <w:lang w:val="en-US"/>
        </w:rPr>
        <w:t>₂</w:t>
      </w:r>
      <w:r w:rsidRPr="00375694">
        <w:rPr>
          <w:lang w:val="en-US"/>
        </w:rPr>
        <w:t>eq by 2050. The divergence between scenarios becomes increasingly pronounced after 2030 as land restoration, electrification, clean cooking transitions, and low-carbon infrastructure investments begin reshaping the economy.</w:t>
      </w:r>
    </w:p>
    <w:p w14:paraId="1D1B527A" w14:textId="77777777" w:rsidR="00DB3F49" w:rsidRDefault="00DB3F49" w:rsidP="00DB3F49">
      <w:pPr>
        <w:jc w:val="both"/>
        <w:rPr>
          <w:lang w:val="en-US"/>
        </w:rPr>
      </w:pPr>
    </w:p>
    <w:p w14:paraId="74B26C42" w14:textId="011E201D" w:rsidR="00DB3F49" w:rsidRDefault="00DB3F49" w:rsidP="3D6FDC37"/>
    <w:p w14:paraId="4DE24F50" w14:textId="5BEBE283" w:rsidR="79682D06" w:rsidRDefault="79682D06" w:rsidP="3D6FDC37">
      <w:pPr>
        <w:jc w:val="center"/>
      </w:pPr>
      <w:r>
        <w:rPr>
          <w:noProof/>
        </w:rPr>
        <w:drawing>
          <wp:inline distT="0" distB="0" distL="0" distR="0" wp14:anchorId="284F635A" wp14:editId="6F692193">
            <wp:extent cx="5724525" cy="4581525"/>
            <wp:effectExtent l="19050" t="19050" r="28575" b="28575"/>
            <wp:docPr id="1888369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9841" name="Picture 1888369841"/>
                    <pic:cNvPicPr/>
                  </pic:nvPicPr>
                  <pic:blipFill>
                    <a:blip r:embed="rId9">
                      <a:extLst>
                        <a:ext uri="{28A0092B-C50C-407E-A947-70E740481C1C}">
                          <a14:useLocalDpi xmlns:a14="http://schemas.microsoft.com/office/drawing/2010/main"/>
                        </a:ext>
                      </a:extLst>
                    </a:blip>
                    <a:stretch>
                      <a:fillRect/>
                    </a:stretch>
                  </pic:blipFill>
                  <pic:spPr>
                    <a:xfrm>
                      <a:off x="0" y="0"/>
                      <a:ext cx="5724525" cy="4581525"/>
                    </a:xfrm>
                    <a:prstGeom prst="rect">
                      <a:avLst/>
                    </a:prstGeom>
                    <a:ln>
                      <a:solidFill>
                        <a:schemeClr val="tx1"/>
                      </a:solidFill>
                    </a:ln>
                  </pic:spPr>
                </pic:pic>
              </a:graphicData>
            </a:graphic>
          </wp:inline>
        </w:drawing>
      </w:r>
    </w:p>
    <w:p w14:paraId="466B5252" w14:textId="0F86B04F" w:rsidR="00DB3F49" w:rsidRPr="006503FE" w:rsidRDefault="00DB3F49" w:rsidP="006503FE">
      <w:pPr>
        <w:pStyle w:val="Caption"/>
        <w:rPr>
          <w:color w:val="auto"/>
        </w:rPr>
      </w:pPr>
      <w:bookmarkStart w:id="22" w:name="_Ref229333785"/>
      <w:bookmarkStart w:id="23" w:name="_Toc229335114"/>
      <w:bookmarkStart w:id="24" w:name="_Toc229342639"/>
      <w:bookmarkStart w:id="25" w:name="_Toc229386386"/>
      <w:bookmarkStart w:id="26" w:name="_Toc229388971"/>
      <w:bookmarkStart w:id="27" w:name="_Toc229401392"/>
      <w:r w:rsidRPr="00496E7A">
        <w:rPr>
          <w:b/>
          <w:bCs/>
          <w:color w:val="auto"/>
        </w:rPr>
        <w:t xml:space="preserve">Figure </w:t>
      </w:r>
      <w:r w:rsidR="00BA3817" w:rsidRPr="00496E7A">
        <w:rPr>
          <w:b/>
          <w:bCs/>
          <w:color w:val="auto"/>
        </w:rPr>
        <w:fldChar w:fldCharType="begin"/>
      </w:r>
      <w:r w:rsidR="00BA3817" w:rsidRPr="00496E7A">
        <w:rPr>
          <w:b/>
          <w:bCs/>
          <w:color w:val="auto"/>
        </w:rPr>
        <w:instrText xml:space="preserve"> SEQ Figure \* ARABIC </w:instrText>
      </w:r>
      <w:r w:rsidR="00BA3817" w:rsidRPr="00496E7A">
        <w:rPr>
          <w:b/>
          <w:bCs/>
          <w:color w:val="auto"/>
        </w:rPr>
        <w:fldChar w:fldCharType="separate"/>
      </w:r>
      <w:r w:rsidR="00AE4FCF">
        <w:rPr>
          <w:b/>
          <w:bCs/>
          <w:noProof/>
          <w:color w:val="auto"/>
        </w:rPr>
        <w:t>2</w:t>
      </w:r>
      <w:r w:rsidR="00BA3817" w:rsidRPr="00496E7A">
        <w:rPr>
          <w:b/>
          <w:bCs/>
          <w:color w:val="auto"/>
        </w:rPr>
        <w:fldChar w:fldCharType="end"/>
      </w:r>
      <w:bookmarkEnd w:id="22"/>
      <w:r w:rsidRPr="00496E7A">
        <w:rPr>
          <w:color w:val="auto"/>
        </w:rPr>
        <w:t>. Projected total GHG emissions under the Referenc</w:t>
      </w:r>
      <w:r>
        <w:rPr>
          <w:color w:val="auto"/>
        </w:rPr>
        <w:t>e, NDC 2.0 and NDC 3.0 pathways</w:t>
      </w:r>
      <w:r w:rsidRPr="00496E7A">
        <w:rPr>
          <w:color w:val="auto"/>
        </w:rPr>
        <w:t xml:space="preserve">, </w:t>
      </w:r>
      <w:r>
        <w:rPr>
          <w:color w:val="auto"/>
        </w:rPr>
        <w:t>ex</w:t>
      </w:r>
      <w:r w:rsidRPr="00496E7A">
        <w:rPr>
          <w:color w:val="auto"/>
        </w:rPr>
        <w:t xml:space="preserve">cluding </w:t>
      </w:r>
      <w:r>
        <w:rPr>
          <w:color w:val="auto"/>
        </w:rPr>
        <w:t xml:space="preserve">land-use </w:t>
      </w:r>
      <w:r w:rsidR="00735533">
        <w:rPr>
          <w:color w:val="auto"/>
        </w:rPr>
        <w:t xml:space="preserve">emissions, </w:t>
      </w:r>
      <w:r w:rsidR="00735533" w:rsidRPr="00496E7A">
        <w:rPr>
          <w:color w:val="auto"/>
        </w:rPr>
        <w:t>CLEWs</w:t>
      </w:r>
      <w:r w:rsidRPr="00496E7A">
        <w:rPr>
          <w:color w:val="auto"/>
        </w:rPr>
        <w:t xml:space="preserve"> and SISEPUEDE, 2020–2050 (MtCO</w:t>
      </w:r>
      <w:r w:rsidRPr="00496E7A">
        <w:rPr>
          <w:rFonts w:ascii="Cambria Math" w:hAnsi="Cambria Math" w:cs="Cambria Math"/>
          <w:color w:val="auto"/>
        </w:rPr>
        <w:t>₂</w:t>
      </w:r>
      <w:r w:rsidRPr="00496E7A">
        <w:rPr>
          <w:color w:val="auto"/>
        </w:rPr>
        <w:t>eq)</w:t>
      </w:r>
      <w:bookmarkEnd w:id="23"/>
      <w:bookmarkEnd w:id="24"/>
      <w:bookmarkEnd w:id="25"/>
      <w:bookmarkEnd w:id="26"/>
      <w:bookmarkEnd w:id="27"/>
    </w:p>
    <w:p w14:paraId="7F17720B" w14:textId="04776E8A" w:rsidR="00DB3F49" w:rsidRDefault="00DB3F49" w:rsidP="00DB3F49">
      <w:pPr>
        <w:jc w:val="both"/>
      </w:pPr>
      <w:r w:rsidRPr="00207847">
        <w:t>While the two modelling frameworks produce somewhat different absolute emissions levels, particularly in the near term, they show strong agreement regarding the overall direction of structural change. CLEWs generally project</w:t>
      </w:r>
      <w:r>
        <w:t xml:space="preserve">s </w:t>
      </w:r>
      <w:r w:rsidRPr="00207847">
        <w:t xml:space="preserve">somewhat higher emissions during the 2020s due to </w:t>
      </w:r>
      <w:r>
        <w:t>continued growth in</w:t>
      </w:r>
      <w:r w:rsidRPr="00207847">
        <w:t xml:space="preserve"> traditional biomass use </w:t>
      </w:r>
      <w:r>
        <w:t xml:space="preserve">in the earlier </w:t>
      </w:r>
      <w:r w:rsidRPr="00207847">
        <w:t>and stronger land-energy interactions, highlighting the importance of assumptions regarding biomass sustainability, household fuel switching, and forest resource depletion. However, both models indicate that Uganda’s long-term emissions trajectory is ultimately determined by the pace of transition away from unsustainable biomass dependence and the extent to which rapid economic growth is accompanied by structural decarbonisation across energy, transport, industry, and land systems</w:t>
      </w:r>
      <w:r>
        <w:t xml:space="preserve">. As shown </w:t>
      </w:r>
      <w:r w:rsidRPr="006149E0">
        <w:t xml:space="preserve">in </w:t>
      </w:r>
      <w:r w:rsidRPr="006149E0">
        <w:fldChar w:fldCharType="begin"/>
      </w:r>
      <w:r w:rsidRPr="006149E0">
        <w:instrText xml:space="preserve"> REF _Ref229333785 \h  \* MERGEFORMAT </w:instrText>
      </w:r>
      <w:r w:rsidRPr="006149E0">
        <w:fldChar w:fldCharType="separate"/>
      </w:r>
      <w:r w:rsidR="00DE2533" w:rsidRPr="00DE2533">
        <w:t xml:space="preserve">Figure </w:t>
      </w:r>
      <w:r w:rsidR="00DE2533" w:rsidRPr="00DE2533">
        <w:rPr>
          <w:noProof/>
        </w:rPr>
        <w:t>2</w:t>
      </w:r>
      <w:r w:rsidRPr="006149E0">
        <w:fldChar w:fldCharType="end"/>
      </w:r>
      <w:r>
        <w:t xml:space="preserve">, the differences in overall emission pathways between the two modelling frameworks largely disappear when the land use sector is excluded. </w:t>
      </w:r>
    </w:p>
    <w:p w14:paraId="417F07A8" w14:textId="77777777" w:rsidR="00DB3F49" w:rsidRDefault="00DB3F49" w:rsidP="00DB3F49">
      <w:pPr>
        <w:jc w:val="both"/>
      </w:pPr>
    </w:p>
    <w:p w14:paraId="41559504" w14:textId="77777777" w:rsidR="00DB3F49" w:rsidRDefault="00DB3F49" w:rsidP="00DB3F49">
      <w:pPr>
        <w:jc w:val="both"/>
        <w:rPr>
          <w:lang w:val="en-US"/>
        </w:rPr>
      </w:pPr>
      <w:r w:rsidRPr="006149E0">
        <w:rPr>
          <w:lang w:val="en-US"/>
        </w:rPr>
        <w:t>Land-use change remains the dominant source of national emissions in the near term across all scenarios. Under the Reference pathway, continued agricultural expansion, forest degradation, and growing demand for charcoal and fuelwood drive land-use emissions upward through the late 2020s, peaking at nearly 69 MtCO</w:t>
      </w:r>
      <w:r w:rsidRPr="006149E0">
        <w:rPr>
          <w:rFonts w:ascii="Cambria Math" w:hAnsi="Cambria Math" w:cs="Cambria Math"/>
          <w:lang w:val="en-US"/>
        </w:rPr>
        <w:t>₂</w:t>
      </w:r>
      <w:r w:rsidRPr="006149E0">
        <w:rPr>
          <w:lang w:val="en-US"/>
        </w:rPr>
        <w:t>eq under the CLEWs trajectory. Thereafter, emissions begin declining gradually as accessible forest resources become increasingly depleted and natural regeneration progressively constrains further land conversion.</w:t>
      </w:r>
    </w:p>
    <w:p w14:paraId="0B42A441" w14:textId="77777777" w:rsidR="00DB3F49" w:rsidRPr="006149E0" w:rsidRDefault="00DB3F49" w:rsidP="00DB3F49">
      <w:pPr>
        <w:jc w:val="both"/>
        <w:rPr>
          <w:lang w:val="en-US"/>
        </w:rPr>
      </w:pPr>
    </w:p>
    <w:p w14:paraId="16A41760" w14:textId="77777777" w:rsidR="00DB3F49" w:rsidRDefault="00DB3F49" w:rsidP="00DB3F49">
      <w:pPr>
        <w:jc w:val="both"/>
        <w:rPr>
          <w:lang w:val="en-US"/>
        </w:rPr>
      </w:pPr>
      <w:r w:rsidRPr="006149E0">
        <w:rPr>
          <w:lang w:val="en-US"/>
        </w:rPr>
        <w:t>The mitigation pathways fundamentally alter this trajectory. Under both NDC 2.0 and NDC 3.0, accelerated clean cooking adoption, improved charcoal production efficiency, plantation forestry, forest restoration, and wetland rehabilitation substantially reduce pressure on natural forests while increasing long-term carbon sequestration. By 2035, land-use emissions decline to approximately 27 MtCO</w:t>
      </w:r>
      <w:r w:rsidRPr="006149E0">
        <w:rPr>
          <w:rFonts w:ascii="Cambria Math" w:hAnsi="Cambria Math" w:cs="Cambria Math"/>
          <w:lang w:val="en-US"/>
        </w:rPr>
        <w:t>₂</w:t>
      </w:r>
      <w:r w:rsidRPr="006149E0">
        <w:rPr>
          <w:lang w:val="en-US"/>
        </w:rPr>
        <w:t>eq under NDC 2.0 and approximately 18 MtCO</w:t>
      </w:r>
      <w:r w:rsidRPr="006149E0">
        <w:rPr>
          <w:rFonts w:ascii="Cambria Math" w:hAnsi="Cambria Math" w:cs="Cambria Math"/>
          <w:lang w:val="en-US"/>
        </w:rPr>
        <w:t>₂</w:t>
      </w:r>
      <w:r w:rsidRPr="006149E0">
        <w:rPr>
          <w:lang w:val="en-US"/>
        </w:rPr>
        <w:t>eq under NDC 3.0, compared to roughly 60 MtCO</w:t>
      </w:r>
      <w:r w:rsidRPr="006149E0">
        <w:rPr>
          <w:rFonts w:ascii="Cambria Math" w:hAnsi="Cambria Math" w:cs="Cambria Math"/>
          <w:lang w:val="en-US"/>
        </w:rPr>
        <w:t>₂</w:t>
      </w:r>
      <w:r w:rsidRPr="006149E0">
        <w:rPr>
          <w:lang w:val="en-US"/>
        </w:rPr>
        <w:t>eq under the Reference scenario. Under both mitigation pathways, the land sector eventually transitions from a net emissions source to a net carbon sink, although this occurs significantly earlier under NDC 3.0.</w:t>
      </w:r>
    </w:p>
    <w:p w14:paraId="30217579" w14:textId="77777777" w:rsidR="00DB3F49" w:rsidRPr="006149E0" w:rsidRDefault="00DB3F49" w:rsidP="00DB3F49">
      <w:pPr>
        <w:jc w:val="both"/>
        <w:rPr>
          <w:lang w:val="en-US"/>
        </w:rPr>
      </w:pPr>
    </w:p>
    <w:p w14:paraId="4EFBD1ED" w14:textId="3C4B091E" w:rsidR="00DB3F49" w:rsidRDefault="00DB3F49" w:rsidP="006503FE">
      <w:pPr>
        <w:jc w:val="both"/>
        <w:rPr>
          <w:lang w:val="en-US"/>
        </w:rPr>
      </w:pPr>
      <w:r w:rsidRPr="006149E0">
        <w:rPr>
          <w:lang w:val="en-US"/>
        </w:rPr>
        <w:t xml:space="preserve">This distinction is important because the decline in land-use emissions under the Reference scenario reflects resource depletion and biomass scarcity, whereas the mitigation pathways achieve a structural transformation of the land sector through deliberate policy intervention and technological transition. The results therefore highlight the central role of clean cooking, sustainable biomass management, and ecosystem restoration within Uganda’s long-term </w:t>
      </w:r>
      <w:r w:rsidR="006503FE" w:rsidRPr="006149E0">
        <w:rPr>
          <w:lang w:val="en-US"/>
        </w:rPr>
        <w:t>decarbonization</w:t>
      </w:r>
      <w:r w:rsidRPr="006149E0">
        <w:rPr>
          <w:lang w:val="en-US"/>
        </w:rPr>
        <w:t xml:space="preserve"> strategy.</w:t>
      </w:r>
    </w:p>
    <w:p w14:paraId="7485CAD1" w14:textId="77777777" w:rsidR="006503FE" w:rsidRPr="006503FE" w:rsidRDefault="006503FE" w:rsidP="006503FE">
      <w:pPr>
        <w:jc w:val="both"/>
        <w:rPr>
          <w:lang w:val="en-US"/>
        </w:rPr>
      </w:pPr>
    </w:p>
    <w:p w14:paraId="7BD65EF3" w14:textId="10B09FE6" w:rsidR="00BA6E44" w:rsidRDefault="07AAF116" w:rsidP="3D6FDC37">
      <w:r>
        <w:rPr>
          <w:noProof/>
        </w:rPr>
        <w:drawing>
          <wp:inline distT="0" distB="0" distL="0" distR="0" wp14:anchorId="39E3FA11" wp14:editId="07D685C6">
            <wp:extent cx="5724525" cy="4581525"/>
            <wp:effectExtent l="19050" t="19050" r="28575" b="28575"/>
            <wp:docPr id="1916962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2377" name="Picture 1916962377"/>
                    <pic:cNvPicPr/>
                  </pic:nvPicPr>
                  <pic:blipFill>
                    <a:blip r:embed="rId10">
                      <a:extLst>
                        <a:ext uri="{28A0092B-C50C-407E-A947-70E740481C1C}">
                          <a14:useLocalDpi xmlns:a14="http://schemas.microsoft.com/office/drawing/2010/main"/>
                        </a:ext>
                      </a:extLst>
                    </a:blip>
                    <a:stretch>
                      <a:fillRect/>
                    </a:stretch>
                  </pic:blipFill>
                  <pic:spPr>
                    <a:xfrm>
                      <a:off x="0" y="0"/>
                      <a:ext cx="5724525" cy="4581525"/>
                    </a:xfrm>
                    <a:prstGeom prst="rect">
                      <a:avLst/>
                    </a:prstGeom>
                    <a:ln>
                      <a:solidFill>
                        <a:schemeClr val="tx1"/>
                      </a:solidFill>
                    </a:ln>
                  </pic:spPr>
                </pic:pic>
              </a:graphicData>
            </a:graphic>
          </wp:inline>
        </w:drawing>
      </w:r>
    </w:p>
    <w:p w14:paraId="6EB45D2D" w14:textId="42893B70" w:rsidR="00DB3F49" w:rsidRPr="00BA3817" w:rsidRDefault="00BA6E44" w:rsidP="00DB3F49">
      <w:pPr>
        <w:pStyle w:val="Caption"/>
        <w:rPr>
          <w:color w:val="auto"/>
        </w:rPr>
      </w:pPr>
      <w:bookmarkStart w:id="28" w:name="_Toc229335115"/>
      <w:bookmarkStart w:id="29" w:name="_Toc229342640"/>
      <w:bookmarkStart w:id="30" w:name="_Toc229386387"/>
      <w:bookmarkStart w:id="31" w:name="_Toc229388972"/>
      <w:bookmarkStart w:id="32" w:name="_Toc229401393"/>
      <w:r w:rsidRPr="00496E7A">
        <w:rPr>
          <w:b/>
          <w:bCs/>
          <w:color w:val="auto"/>
        </w:rPr>
        <w:t xml:space="preserve">Figure </w:t>
      </w:r>
      <w:r w:rsidRPr="00496E7A">
        <w:rPr>
          <w:b/>
          <w:bCs/>
          <w:color w:val="auto"/>
        </w:rPr>
        <w:fldChar w:fldCharType="begin"/>
      </w:r>
      <w:r w:rsidRPr="00496E7A">
        <w:rPr>
          <w:b/>
          <w:bCs/>
          <w:color w:val="auto"/>
        </w:rPr>
        <w:instrText xml:space="preserve"> SEQ Figure \* ARABIC </w:instrText>
      </w:r>
      <w:r w:rsidRPr="00496E7A">
        <w:rPr>
          <w:b/>
          <w:bCs/>
          <w:color w:val="auto"/>
        </w:rPr>
        <w:fldChar w:fldCharType="separate"/>
      </w:r>
      <w:r w:rsidR="00AE4FCF">
        <w:rPr>
          <w:b/>
          <w:bCs/>
          <w:noProof/>
          <w:color w:val="auto"/>
        </w:rPr>
        <w:t>3</w:t>
      </w:r>
      <w:r w:rsidRPr="00496E7A">
        <w:rPr>
          <w:b/>
          <w:bCs/>
          <w:color w:val="auto"/>
        </w:rPr>
        <w:fldChar w:fldCharType="end"/>
      </w:r>
      <w:r w:rsidR="00DB3F49" w:rsidRPr="00496E7A">
        <w:rPr>
          <w:color w:val="auto"/>
        </w:rPr>
        <w:t>. Projected total GHG emissions under the under the Referenc</w:t>
      </w:r>
      <w:r w:rsidR="00DB3F49">
        <w:rPr>
          <w:color w:val="auto"/>
        </w:rPr>
        <w:t xml:space="preserve">e, NDC 2.0 and NDC 3.0 pathways </w:t>
      </w:r>
      <w:r w:rsidR="00DB3F49" w:rsidRPr="00496E7A">
        <w:rPr>
          <w:color w:val="auto"/>
        </w:rPr>
        <w:t xml:space="preserve">by IPCC category, </w:t>
      </w:r>
      <w:r w:rsidR="00DB3F49">
        <w:rPr>
          <w:color w:val="auto"/>
        </w:rPr>
        <w:t>including land use change</w:t>
      </w:r>
      <w:r w:rsidR="00DB3F49" w:rsidRPr="00496E7A">
        <w:rPr>
          <w:color w:val="auto"/>
        </w:rPr>
        <w:t>, CLEWs and SISEPUEDE, 2020–2050 (MtCO</w:t>
      </w:r>
      <w:r w:rsidR="00DB3F49" w:rsidRPr="00496E7A">
        <w:rPr>
          <w:rFonts w:ascii="Cambria Math" w:hAnsi="Cambria Math" w:cs="Cambria Math"/>
          <w:color w:val="auto"/>
        </w:rPr>
        <w:t>₂</w:t>
      </w:r>
      <w:r w:rsidR="00DB3F49" w:rsidRPr="00496E7A">
        <w:rPr>
          <w:color w:val="auto"/>
        </w:rPr>
        <w:t>eq)</w:t>
      </w:r>
      <w:bookmarkEnd w:id="28"/>
      <w:bookmarkEnd w:id="29"/>
      <w:bookmarkEnd w:id="30"/>
      <w:bookmarkEnd w:id="31"/>
      <w:bookmarkEnd w:id="32"/>
    </w:p>
    <w:p w14:paraId="18678288" w14:textId="77777777" w:rsidR="00DB3F49" w:rsidRDefault="00DB3F49" w:rsidP="00DB3F49">
      <w:pPr>
        <w:jc w:val="both"/>
        <w:rPr>
          <w:lang w:val="en-US"/>
        </w:rPr>
      </w:pPr>
    </w:p>
    <w:p w14:paraId="5607668F" w14:textId="77777777" w:rsidR="00DB3F49" w:rsidRDefault="00DB3F49" w:rsidP="00DB3F49">
      <w:pPr>
        <w:jc w:val="both"/>
        <w:rPr>
          <w:lang w:val="en-US"/>
        </w:rPr>
      </w:pPr>
    </w:p>
    <w:p w14:paraId="74F65CE7" w14:textId="4398BF03" w:rsidR="00DB3F49" w:rsidRDefault="00DB3F49" w:rsidP="00DB3F49">
      <w:pPr>
        <w:pStyle w:val="Caption"/>
      </w:pPr>
    </w:p>
    <w:p w14:paraId="566936EE" w14:textId="38C3E855" w:rsidR="5974EB9C" w:rsidRDefault="5974EB9C" w:rsidP="3D6FDC37">
      <w:r>
        <w:rPr>
          <w:noProof/>
        </w:rPr>
        <w:drawing>
          <wp:inline distT="0" distB="0" distL="0" distR="0" wp14:anchorId="75041DC1" wp14:editId="0DF8D1A1">
            <wp:extent cx="5724525" cy="4581525"/>
            <wp:effectExtent l="19050" t="19050" r="28575" b="28575"/>
            <wp:docPr id="466440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0978" name="Picture 466440978"/>
                    <pic:cNvPicPr/>
                  </pic:nvPicPr>
                  <pic:blipFill>
                    <a:blip r:embed="rId11">
                      <a:extLst>
                        <a:ext uri="{28A0092B-C50C-407E-A947-70E740481C1C}">
                          <a14:useLocalDpi xmlns:a14="http://schemas.microsoft.com/office/drawing/2010/main"/>
                        </a:ext>
                      </a:extLst>
                    </a:blip>
                    <a:stretch>
                      <a:fillRect/>
                    </a:stretch>
                  </pic:blipFill>
                  <pic:spPr>
                    <a:xfrm>
                      <a:off x="0" y="0"/>
                      <a:ext cx="5724525" cy="4581525"/>
                    </a:xfrm>
                    <a:prstGeom prst="rect">
                      <a:avLst/>
                    </a:prstGeom>
                    <a:ln>
                      <a:solidFill>
                        <a:schemeClr val="tx1"/>
                      </a:solidFill>
                    </a:ln>
                  </pic:spPr>
                </pic:pic>
              </a:graphicData>
            </a:graphic>
          </wp:inline>
        </w:drawing>
      </w:r>
    </w:p>
    <w:p w14:paraId="78D55BAD" w14:textId="15BCD704" w:rsidR="00DB3F49" w:rsidRPr="00CA5EDA" w:rsidRDefault="00DB3F49" w:rsidP="00CA5EDA">
      <w:pPr>
        <w:pStyle w:val="Caption"/>
        <w:rPr>
          <w:color w:val="auto"/>
        </w:rPr>
      </w:pPr>
      <w:bookmarkStart w:id="33" w:name="_Toc229335116"/>
      <w:bookmarkStart w:id="34" w:name="_Toc229342641"/>
      <w:bookmarkStart w:id="35" w:name="_Toc229386388"/>
      <w:bookmarkStart w:id="36" w:name="_Toc229388973"/>
      <w:bookmarkStart w:id="37" w:name="_Toc229401394"/>
      <w:r w:rsidRPr="00496E7A">
        <w:rPr>
          <w:b/>
          <w:bCs/>
          <w:color w:val="auto"/>
        </w:rPr>
        <w:t xml:space="preserve">Figure </w:t>
      </w:r>
      <w:r w:rsidRPr="00496E7A">
        <w:rPr>
          <w:b/>
          <w:bCs/>
          <w:color w:val="auto"/>
        </w:rPr>
        <w:fldChar w:fldCharType="begin"/>
      </w:r>
      <w:r w:rsidRPr="00496E7A">
        <w:rPr>
          <w:b/>
          <w:bCs/>
          <w:color w:val="auto"/>
        </w:rPr>
        <w:instrText xml:space="preserve"> SEQ Figure \* ARABIC </w:instrText>
      </w:r>
      <w:r w:rsidRPr="00496E7A">
        <w:rPr>
          <w:b/>
          <w:bCs/>
          <w:color w:val="auto"/>
        </w:rPr>
        <w:fldChar w:fldCharType="separate"/>
      </w:r>
      <w:r w:rsidR="00AE4FCF">
        <w:rPr>
          <w:b/>
          <w:bCs/>
          <w:noProof/>
          <w:color w:val="auto"/>
        </w:rPr>
        <w:t>4</w:t>
      </w:r>
      <w:r w:rsidRPr="00496E7A">
        <w:rPr>
          <w:b/>
          <w:bCs/>
          <w:color w:val="auto"/>
        </w:rPr>
        <w:fldChar w:fldCharType="end"/>
      </w:r>
      <w:r w:rsidRPr="00496E7A">
        <w:rPr>
          <w:color w:val="auto"/>
        </w:rPr>
        <w:t>. Projected total GHG emissions under the under the Referenc</w:t>
      </w:r>
      <w:r>
        <w:rPr>
          <w:color w:val="auto"/>
        </w:rPr>
        <w:t xml:space="preserve">e, NDC 2.0 and NDC 3.0 pathways </w:t>
      </w:r>
      <w:r w:rsidRPr="00496E7A">
        <w:rPr>
          <w:color w:val="auto"/>
        </w:rPr>
        <w:t xml:space="preserve">by IPCC category, </w:t>
      </w:r>
      <w:r>
        <w:rPr>
          <w:color w:val="auto"/>
        </w:rPr>
        <w:t>excluding land use change</w:t>
      </w:r>
      <w:r w:rsidRPr="00496E7A">
        <w:rPr>
          <w:color w:val="auto"/>
        </w:rPr>
        <w:t>, CLEWs and SISEPUEDE, 2020–2050 (MtCO</w:t>
      </w:r>
      <w:r w:rsidRPr="00496E7A">
        <w:rPr>
          <w:rFonts w:ascii="Cambria Math" w:hAnsi="Cambria Math" w:cs="Cambria Math"/>
          <w:color w:val="auto"/>
        </w:rPr>
        <w:t>₂</w:t>
      </w:r>
      <w:r w:rsidRPr="00496E7A">
        <w:rPr>
          <w:color w:val="auto"/>
        </w:rPr>
        <w:t>eq)</w:t>
      </w:r>
      <w:bookmarkEnd w:id="33"/>
      <w:bookmarkEnd w:id="34"/>
      <w:bookmarkEnd w:id="35"/>
      <w:bookmarkEnd w:id="36"/>
      <w:bookmarkEnd w:id="37"/>
    </w:p>
    <w:p w14:paraId="2C2AF48F" w14:textId="555AD2AB" w:rsidR="00DB3F49" w:rsidRDefault="00DB3F49" w:rsidP="00DB3F49">
      <w:pPr>
        <w:jc w:val="both"/>
        <w:rPr>
          <w:lang w:val="en-US"/>
        </w:rPr>
      </w:pPr>
      <w:r w:rsidRPr="00207847">
        <w:rPr>
          <w:lang w:val="en-US"/>
        </w:rPr>
        <w:t xml:space="preserve">As land-use emissions decline over time, the composition of Uganda’s emissions profile shifts progressively toward energy-, industry-, transport-, and consumption-driven sources. Across all scenarios, livestock remains one of the largest and most persistent sources of emissions due to continued herd expansion and the </w:t>
      </w:r>
      <w:r w:rsidR="004C16C8">
        <w:rPr>
          <w:lang w:val="en-US"/>
        </w:rPr>
        <w:t>prevalence</w:t>
      </w:r>
      <w:r w:rsidRPr="00207847">
        <w:rPr>
          <w:lang w:val="en-US"/>
        </w:rPr>
        <w:t xml:space="preserve"> of relatively low-productivity cattle systems. Industrial emissions also grow rapidly as cement, steel, mining, and other energy-intensive industries expand to support infrastructure development and economic transformation under Vision 2040 and NDP IV.</w:t>
      </w:r>
    </w:p>
    <w:p w14:paraId="06F4DD68" w14:textId="77777777" w:rsidR="00DB3F49" w:rsidRPr="00207847" w:rsidRDefault="00DB3F49" w:rsidP="00DB3F49">
      <w:pPr>
        <w:jc w:val="both"/>
        <w:rPr>
          <w:lang w:val="en-US"/>
        </w:rPr>
      </w:pPr>
    </w:p>
    <w:p w14:paraId="7ADE8EE2" w14:textId="0B52324E" w:rsidR="00DB3F49" w:rsidRDefault="00DB3F49" w:rsidP="00DB3F49">
      <w:pPr>
        <w:jc w:val="both"/>
        <w:rPr>
          <w:lang w:val="en-US"/>
        </w:rPr>
      </w:pPr>
      <w:r w:rsidRPr="00207847">
        <w:rPr>
          <w:lang w:val="en-US"/>
        </w:rPr>
        <w:t xml:space="preserve">The Reference pathway produces particularly rapid growth in industrial and transport emissions. Expanding vehicle ownership, freight demand, and urban mobility drive continuous increases in petroleum consumption, while large-scale </w:t>
      </w:r>
      <w:r w:rsidR="00163A81" w:rsidRPr="00207847">
        <w:rPr>
          <w:lang w:val="en-US"/>
        </w:rPr>
        <w:t>industrialization</w:t>
      </w:r>
      <w:r w:rsidRPr="00207847">
        <w:rPr>
          <w:lang w:val="en-US"/>
        </w:rPr>
        <w:t xml:space="preserve"> significantly increases demand for coal, natural gas, and electricity. The commissioning of major </w:t>
      </w:r>
      <w:r>
        <w:rPr>
          <w:lang w:val="en-US"/>
        </w:rPr>
        <w:t>steel and cement plants</w:t>
      </w:r>
      <w:r w:rsidRPr="00207847">
        <w:rPr>
          <w:lang w:val="en-US"/>
        </w:rPr>
        <w:t xml:space="preserve"> during the late 2020s contributes to a visible acceleration in emissions growth across both modelling frameworks.</w:t>
      </w:r>
    </w:p>
    <w:p w14:paraId="471C6578" w14:textId="1A0F0B08" w:rsidR="00DB3F49" w:rsidRPr="00207847" w:rsidRDefault="00DB3F49" w:rsidP="00DB3F49">
      <w:pPr>
        <w:jc w:val="both"/>
        <w:rPr>
          <w:lang w:val="en-US"/>
        </w:rPr>
      </w:pPr>
    </w:p>
    <w:p w14:paraId="66F9682F" w14:textId="0E96A785" w:rsidR="00DB3F49" w:rsidRPr="00CA5EDA" w:rsidRDefault="00DB3F49" w:rsidP="00CA5EDA">
      <w:pPr>
        <w:jc w:val="both"/>
        <w:rPr>
          <w:lang w:val="en-US"/>
        </w:rPr>
      </w:pPr>
      <w:r w:rsidRPr="00207847">
        <w:rPr>
          <w:lang w:val="en-US"/>
        </w:rPr>
        <w:t>Under the NDC pathways, these trends are moderated through a combination of energy efficiency improvements, electrification, modal shift, industrial fuel switching, expanded public transport systems</w:t>
      </w:r>
      <w:r>
        <w:rPr>
          <w:lang w:val="en-US"/>
        </w:rPr>
        <w:t xml:space="preserve"> and electric vehicle deployment</w:t>
      </w:r>
      <w:r w:rsidRPr="00207847">
        <w:rPr>
          <w:lang w:val="en-US"/>
        </w:rPr>
        <w:t xml:space="preserve">. By 2050, transport emissions under NDC 3.0 fall to approximately one quarter of Reference levels despite continued growth in mobility demand, while industrial emissions are significantly reduced through accelerated fuel substitution and cleaner energy supply. Nevertheless, non-land emissions continue growing across all pathways as economic activity expands, illustrating the scale of the long-term </w:t>
      </w:r>
      <w:r w:rsidR="00CA5EDA" w:rsidRPr="00207847">
        <w:rPr>
          <w:lang w:val="en-US"/>
        </w:rPr>
        <w:t>decarbonization</w:t>
      </w:r>
      <w:r w:rsidRPr="00207847">
        <w:rPr>
          <w:lang w:val="en-US"/>
        </w:rPr>
        <w:t xml:space="preserve"> challenge associated with </w:t>
      </w:r>
      <w:r w:rsidR="00CA5EDA" w:rsidRPr="00207847">
        <w:rPr>
          <w:lang w:val="en-US"/>
        </w:rPr>
        <w:t>industrialization</w:t>
      </w:r>
      <w:r w:rsidRPr="00207847">
        <w:rPr>
          <w:lang w:val="en-US"/>
        </w:rPr>
        <w:t xml:space="preserve"> and rising material consumption.</w:t>
      </w:r>
    </w:p>
    <w:p w14:paraId="091ECB30" w14:textId="77777777" w:rsidR="00DB3F49" w:rsidRPr="00A420BF" w:rsidRDefault="00DB3F49" w:rsidP="00DB3F49">
      <w:pPr>
        <w:pStyle w:val="Heading2"/>
        <w:rPr>
          <w:b/>
        </w:rPr>
      </w:pPr>
      <w:bookmarkStart w:id="38" w:name="_Toc229335077"/>
      <w:bookmarkStart w:id="39" w:name="_Toc229401346"/>
      <w:r w:rsidRPr="00A420BF">
        <w:rPr>
          <w:b/>
          <w:color w:val="auto"/>
        </w:rPr>
        <w:t>3.</w:t>
      </w:r>
      <w:r>
        <w:rPr>
          <w:b/>
          <w:color w:val="auto"/>
        </w:rPr>
        <w:t>3</w:t>
      </w:r>
      <w:r w:rsidRPr="00A420BF">
        <w:rPr>
          <w:b/>
          <w:color w:val="auto"/>
        </w:rPr>
        <w:t xml:space="preserve"> Development Co-Benefits</w:t>
      </w:r>
      <w:bookmarkEnd w:id="38"/>
      <w:bookmarkEnd w:id="39"/>
    </w:p>
    <w:p w14:paraId="77F27531" w14:textId="566AE4EB" w:rsidR="73C7ACC3" w:rsidRPr="00A420BF" w:rsidRDefault="00DB3F49" w:rsidP="27F072BC">
      <w:pPr>
        <w:pStyle w:val="Heading3"/>
        <w:rPr>
          <w:b/>
          <w:color w:val="auto"/>
        </w:rPr>
      </w:pPr>
      <w:bookmarkStart w:id="40" w:name="_Toc229335078"/>
      <w:bookmarkStart w:id="41" w:name="_Toc229401347"/>
      <w:r w:rsidRPr="00A420BF">
        <w:rPr>
          <w:b/>
          <w:color w:val="auto"/>
        </w:rPr>
        <w:t>3.</w:t>
      </w:r>
      <w:r>
        <w:rPr>
          <w:b/>
          <w:color w:val="auto"/>
        </w:rPr>
        <w:t>3</w:t>
      </w:r>
      <w:r w:rsidRPr="00A420BF">
        <w:rPr>
          <w:b/>
          <w:color w:val="auto"/>
        </w:rPr>
        <w:t>.</w:t>
      </w:r>
      <w:r w:rsidR="73C7ACC3" w:rsidRPr="00A420BF">
        <w:rPr>
          <w:b/>
          <w:color w:val="auto"/>
        </w:rPr>
        <w:t>1 Assumptions</w:t>
      </w:r>
      <w:bookmarkEnd w:id="40"/>
      <w:bookmarkEnd w:id="41"/>
      <w:r w:rsidR="73C7ACC3" w:rsidRPr="00A420BF">
        <w:rPr>
          <w:b/>
          <w:color w:val="auto"/>
        </w:rPr>
        <w:t xml:space="preserve"> </w:t>
      </w:r>
    </w:p>
    <w:p w14:paraId="2BD1CF99" w14:textId="2C6082E2" w:rsidR="19E2E9E4" w:rsidRPr="00A420BF" w:rsidRDefault="19E2E9E4" w:rsidP="19E2E9E4">
      <w:pPr>
        <w:pStyle w:val="Heading3"/>
        <w:rPr>
          <w:color w:val="auto"/>
        </w:rPr>
      </w:pPr>
    </w:p>
    <w:p w14:paraId="486E04B6" w14:textId="18D6A570" w:rsidR="73C7ACC3" w:rsidRDefault="73C7ACC3" w:rsidP="27F072BC">
      <w:pPr>
        <w:jc w:val="both"/>
      </w:pPr>
      <w:r w:rsidRPr="27F072BC">
        <w:t xml:space="preserve">Development co-benefits are quantified by applying sector-specific valuation parameters to changes in energy use, transport activity, waste treatment, sanitation access, and ecosystem services under each scenario relative to the </w:t>
      </w:r>
      <w:r w:rsidR="0013523C">
        <w:t>Reference scenario</w:t>
      </w:r>
      <w:r w:rsidR="00DB3F49" w:rsidRPr="27F072BC">
        <w:t>.</w:t>
      </w:r>
      <w:r w:rsidRPr="27F072BC">
        <w:t xml:space="preserve"> The same valuation framework is applied consistently across both the NDC2.0 and </w:t>
      </w:r>
      <w:r w:rsidR="00EF6A1E">
        <w:t xml:space="preserve">candidate NDC 3.0 </w:t>
      </w:r>
      <w:r w:rsidR="00C36440">
        <w:t>scenarios</w:t>
      </w:r>
      <w:r w:rsidRPr="27F072BC">
        <w:t>, capturing improvements in health, productivity, environmental quality, and overall welfare on a comparable basis.</w:t>
      </w:r>
    </w:p>
    <w:p w14:paraId="74898D26" w14:textId="1BE6738E" w:rsidR="73C7ACC3" w:rsidRDefault="73C7ACC3" w:rsidP="00DB3F49">
      <w:pPr>
        <w:spacing w:line="259" w:lineRule="auto"/>
        <w:jc w:val="both"/>
      </w:pPr>
    </w:p>
    <w:p w14:paraId="7671E1BA" w14:textId="4757E734" w:rsidR="00A2739E" w:rsidRDefault="3D1EC323" w:rsidP="00A2739E">
      <w:pPr>
        <w:spacing w:line="259" w:lineRule="auto"/>
        <w:jc w:val="both"/>
      </w:pPr>
      <w:r>
        <w:t xml:space="preserve">All co-benefit values are calibrated to 2021 monetary terms and escalated over time using GDP per capita growth, reflecting the increasing economic valuation of health, productivity, and environmental outcomes as incomes rise. The framework explicitly tracks eight categories of externality: indoor air pollution; road accident costs; traffic congestion; local air pollution; solid waste environmental damage; health and sanitation impacts from liquid waste disposal; environmental costs from liquid waste disposal; and ecosystem services. Full details of the parameters and assumptions are provided in </w:t>
      </w:r>
      <w:r w:rsidR="00A2739E" w:rsidRPr="00A2739E">
        <w:fldChar w:fldCharType="begin"/>
      </w:r>
      <w:r w:rsidR="00A2739E" w:rsidRPr="00A2739E">
        <w:instrText xml:space="preserve"> REF _Ref229135840 \h </w:instrText>
      </w:r>
      <w:r w:rsidR="00A2739E" w:rsidRPr="00A420BF">
        <w:instrText xml:space="preserve"> \* MERGEFORMAT </w:instrText>
      </w:r>
      <w:r w:rsidR="00A2739E" w:rsidRPr="00A2739E">
        <w:fldChar w:fldCharType="separate"/>
      </w:r>
      <w:r w:rsidR="00DE2533" w:rsidRPr="00DE2533">
        <w:t xml:space="preserve">Appendix </w:t>
      </w:r>
      <w:r w:rsidR="00F05ED7">
        <w:t>1.</w:t>
      </w:r>
      <w:r w:rsidR="00A2739E" w:rsidRPr="00A2739E">
        <w:fldChar w:fldCharType="end"/>
      </w:r>
      <w:r w:rsidR="00A2739E">
        <w:t xml:space="preserve"> </w:t>
      </w:r>
    </w:p>
    <w:p w14:paraId="09ED99B4" w14:textId="77777777" w:rsidR="00A2739E" w:rsidRPr="006607F4" w:rsidRDefault="00A2739E" w:rsidP="00A420BF">
      <w:pPr>
        <w:spacing w:line="259" w:lineRule="auto"/>
        <w:jc w:val="both"/>
      </w:pPr>
    </w:p>
    <w:p w14:paraId="7B2E4F0D" w14:textId="77777777" w:rsidR="00DB3F49" w:rsidRDefault="00DB3F49" w:rsidP="00DB3F49">
      <w:pPr>
        <w:jc w:val="both"/>
      </w:pPr>
      <w:r>
        <w:t>The valuation framework is identical across both scenarios. However, in the CLEWs analysis a fundamental distinction lies in the role these benefits play within the modelling structure. In the NDC 2.0 scenario, co-benefits are calculated as an output of the model. They are quantified after the fact but do not influence the investment and technology choices driving the optimisation. In the NDC 3.0 scenario, the eight externality categories are incorporated directly into the model's cost structure, allowing them to actively shape system decisions alongside capital and operating costs. The NDC 3.0 is thus designed to specifically identify mitigating actions that have high synergy with development objectives.</w:t>
      </w:r>
    </w:p>
    <w:p w14:paraId="75C17ADB" w14:textId="139C911F" w:rsidR="3A4D72A8" w:rsidRDefault="3A4D72A8" w:rsidP="3A4D72A8">
      <w:pPr>
        <w:jc w:val="both"/>
      </w:pPr>
    </w:p>
    <w:p w14:paraId="2C372315" w14:textId="2595CBAD" w:rsidR="2D8C3988" w:rsidRPr="00A420BF" w:rsidRDefault="2286DF3D" w:rsidP="00A420BF">
      <w:pPr>
        <w:pStyle w:val="Heading3"/>
        <w:spacing w:line="259" w:lineRule="auto"/>
        <w:rPr>
          <w:b/>
          <w:color w:val="auto"/>
        </w:rPr>
      </w:pPr>
      <w:bookmarkStart w:id="42" w:name="_Toc229335079"/>
      <w:bookmarkStart w:id="43" w:name="_Toc229401348"/>
      <w:r w:rsidRPr="00A420BF">
        <w:rPr>
          <w:b/>
          <w:color w:val="auto"/>
        </w:rPr>
        <w:t>3.5.2 Results</w:t>
      </w:r>
      <w:bookmarkEnd w:id="42"/>
      <w:bookmarkEnd w:id="43"/>
      <w:r w:rsidRPr="00A420BF">
        <w:rPr>
          <w:b/>
          <w:color w:val="auto"/>
        </w:rPr>
        <w:t xml:space="preserve"> </w:t>
      </w:r>
    </w:p>
    <w:p w14:paraId="7FCB855E" w14:textId="77777777" w:rsidR="00216893" w:rsidRDefault="00216893" w:rsidP="001F1E4A"/>
    <w:p w14:paraId="12F768BC" w14:textId="7F9887FC" w:rsidR="00216893" w:rsidRPr="00216893" w:rsidRDefault="00216893" w:rsidP="00216893">
      <w:pPr>
        <w:jc w:val="both"/>
      </w:pPr>
      <w:r w:rsidRPr="00216893">
        <w:t xml:space="preserve">Both NDC scenarios generate substantial development benefits relative to the Reference scenario, and both produce positive net benefits when monetised co-benefits are assessed alongside direct system costs. As shown in </w:t>
      </w:r>
      <w:r w:rsidR="00223972" w:rsidRPr="00CA5EDA">
        <w:fldChar w:fldCharType="begin"/>
      </w:r>
      <w:r w:rsidR="00223972" w:rsidRPr="00CA5EDA">
        <w:instrText xml:space="preserve"> REF _Ref229335035 \h </w:instrText>
      </w:r>
      <w:r w:rsidR="00CA5EDA" w:rsidRPr="00CA5EDA">
        <w:instrText xml:space="preserve"> \* MERGEFORMAT </w:instrText>
      </w:r>
      <w:r w:rsidR="00223972" w:rsidRPr="00CA5EDA">
        <w:fldChar w:fldCharType="separate"/>
      </w:r>
      <w:r w:rsidR="00223972" w:rsidRPr="00CA5EDA">
        <w:t xml:space="preserve">Figure </w:t>
      </w:r>
      <w:r w:rsidR="00223972" w:rsidRPr="00CA5EDA">
        <w:rPr>
          <w:noProof/>
        </w:rPr>
        <w:t>5</w:t>
      </w:r>
      <w:r w:rsidR="00223972" w:rsidRPr="00CA5EDA">
        <w:fldChar w:fldCharType="end"/>
      </w:r>
      <w:r w:rsidR="00223972" w:rsidRPr="00CA5EDA">
        <w:t xml:space="preserve"> and </w:t>
      </w:r>
      <w:r w:rsidR="00223972" w:rsidRPr="00CA5EDA">
        <w:fldChar w:fldCharType="begin"/>
      </w:r>
      <w:r w:rsidR="00223972" w:rsidRPr="00CA5EDA">
        <w:instrText xml:space="preserve"> REF _Ref229335046 \h </w:instrText>
      </w:r>
      <w:r w:rsidR="00CA5EDA" w:rsidRPr="00CA5EDA">
        <w:instrText xml:space="preserve"> \* MERGEFORMAT </w:instrText>
      </w:r>
      <w:r w:rsidR="00223972" w:rsidRPr="00CA5EDA">
        <w:fldChar w:fldCharType="separate"/>
      </w:r>
      <w:r w:rsidR="00223972" w:rsidRPr="00CA5EDA">
        <w:t xml:space="preserve">Figure </w:t>
      </w:r>
      <w:r w:rsidR="00223972" w:rsidRPr="00CA5EDA">
        <w:rPr>
          <w:noProof/>
        </w:rPr>
        <w:t>6</w:t>
      </w:r>
      <w:r w:rsidR="00223972" w:rsidRPr="00CA5EDA">
        <w:fldChar w:fldCharType="end"/>
      </w:r>
      <w:r w:rsidRPr="00CA5EDA">
        <w:t>,</w:t>
      </w:r>
      <w:r w:rsidRPr="00216893">
        <w:t xml:space="preserve"> annual net benefits increase progressively over the modelling period as clean cooking, transport, sanitation, waste, ecosystem restoration, and clean energy measures scale up.</w:t>
      </w:r>
    </w:p>
    <w:p w14:paraId="3879AC58" w14:textId="77777777" w:rsidR="00216893" w:rsidRPr="00216893" w:rsidRDefault="00216893" w:rsidP="00216893">
      <w:pPr>
        <w:jc w:val="both"/>
      </w:pPr>
    </w:p>
    <w:p w14:paraId="2ED580B7" w14:textId="77777777" w:rsidR="00216893" w:rsidRPr="00216893" w:rsidRDefault="00216893" w:rsidP="00216893">
      <w:pPr>
        <w:jc w:val="both"/>
      </w:pPr>
      <w:r w:rsidRPr="00216893">
        <w:t>Under CLEWs, annual net benefits reach approximately USD 22.2 billion per year by 2050 under NDC 2.0, equivalent to around 4.8% of GDP, and approximately USD 27.2 billion per year under NDC 3.0, equivalent to around 5.8% of GDP. SISEPUEDE produces broadly comparable results for the more ambitious pathway, with annual net benefits reaching approximately USD 12.4 billion under NDC 2.0 and USD 29.8 billion under NDC 3.0 by 2050. Differences between the two models reflect methodological differences and accounting conventions. In particular, food and agriculture co-benefits are reported as a separate category in SISEPUEDE, while comparable effects are included within broader cost-saving categories in CLEWs.</w:t>
      </w:r>
    </w:p>
    <w:p w14:paraId="4FB7B0AA" w14:textId="77777777" w:rsidR="00216893" w:rsidRDefault="00216893" w:rsidP="00216893">
      <w:pPr>
        <w:jc w:val="both"/>
      </w:pPr>
    </w:p>
    <w:p w14:paraId="1C7B9291" w14:textId="77777777" w:rsidR="00216893" w:rsidRDefault="00216893" w:rsidP="00216893">
      <w:pPr>
        <w:jc w:val="both"/>
      </w:pPr>
    </w:p>
    <w:p w14:paraId="285FE1A2" w14:textId="77777777" w:rsidR="00216893" w:rsidRDefault="00216893" w:rsidP="00216893">
      <w:pPr>
        <w:jc w:val="both"/>
      </w:pPr>
    </w:p>
    <w:p w14:paraId="015FC1E5" w14:textId="2C958A68" w:rsidR="00216893" w:rsidRDefault="00216893" w:rsidP="00216893">
      <w:pPr>
        <w:jc w:val="both"/>
      </w:pPr>
      <w:r>
        <w:rPr>
          <w:noProof/>
        </w:rPr>
        <w:drawing>
          <wp:inline distT="0" distB="0" distL="0" distR="0" wp14:anchorId="5A6682CD" wp14:editId="79A1664C">
            <wp:extent cx="5731510" cy="3438525"/>
            <wp:effectExtent l="19050" t="19050" r="21590" b="28575"/>
            <wp:docPr id="1271790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solidFill>
                        <a:schemeClr val="tx1"/>
                      </a:solidFill>
                    </a:ln>
                  </pic:spPr>
                </pic:pic>
              </a:graphicData>
            </a:graphic>
          </wp:inline>
        </w:drawing>
      </w:r>
    </w:p>
    <w:p w14:paraId="7F89A84B" w14:textId="684B8887" w:rsidR="00216893" w:rsidRPr="00CA5EDA" w:rsidRDefault="00216893" w:rsidP="00CA5EDA">
      <w:pPr>
        <w:jc w:val="both"/>
        <w:rPr>
          <w:i/>
          <w:sz w:val="18"/>
          <w:szCs w:val="18"/>
        </w:rPr>
      </w:pPr>
      <w:bookmarkStart w:id="44" w:name="_Ref229335035"/>
      <w:bookmarkStart w:id="45" w:name="_Toc229335117"/>
      <w:bookmarkStart w:id="46" w:name="_Toc229342642"/>
      <w:bookmarkStart w:id="47" w:name="_Toc229386389"/>
      <w:bookmarkStart w:id="48" w:name="_Toc229388974"/>
      <w:bookmarkStart w:id="49" w:name="_Toc229401395"/>
      <w:r w:rsidRPr="00CA5EDA">
        <w:rPr>
          <w:b/>
          <w:i/>
          <w:sz w:val="18"/>
          <w:szCs w:val="18"/>
        </w:rPr>
        <w:t xml:space="preserve">Figure </w:t>
      </w:r>
      <w:r w:rsidRPr="00CA5EDA">
        <w:rPr>
          <w:b/>
          <w:i/>
          <w:sz w:val="18"/>
          <w:szCs w:val="18"/>
        </w:rPr>
        <w:fldChar w:fldCharType="begin"/>
      </w:r>
      <w:r w:rsidRPr="00CA5EDA">
        <w:rPr>
          <w:b/>
          <w:i/>
          <w:sz w:val="18"/>
          <w:szCs w:val="18"/>
        </w:rPr>
        <w:instrText xml:space="preserve"> SEQ Figure \* ARABIC </w:instrText>
      </w:r>
      <w:r w:rsidRPr="00CA5EDA">
        <w:rPr>
          <w:b/>
          <w:i/>
          <w:sz w:val="18"/>
          <w:szCs w:val="18"/>
        </w:rPr>
        <w:fldChar w:fldCharType="separate"/>
      </w:r>
      <w:r w:rsidR="00AE4FCF" w:rsidRPr="00CA5EDA">
        <w:rPr>
          <w:b/>
          <w:i/>
          <w:sz w:val="18"/>
          <w:szCs w:val="18"/>
        </w:rPr>
        <w:t>5</w:t>
      </w:r>
      <w:r w:rsidRPr="00CA5EDA">
        <w:rPr>
          <w:b/>
          <w:i/>
          <w:sz w:val="18"/>
          <w:szCs w:val="18"/>
        </w:rPr>
        <w:fldChar w:fldCharType="end"/>
      </w:r>
      <w:bookmarkEnd w:id="44"/>
      <w:r w:rsidRPr="00CA5EDA">
        <w:rPr>
          <w:i/>
          <w:sz w:val="18"/>
          <w:szCs w:val="18"/>
        </w:rPr>
        <w:t xml:space="preserve">. Projected total development benefits under the Reference, NDC 2.0 and NDC </w:t>
      </w:r>
      <w:r w:rsidR="00CA5EDA" w:rsidRPr="00CA5EDA">
        <w:rPr>
          <w:i/>
          <w:sz w:val="18"/>
          <w:szCs w:val="18"/>
        </w:rPr>
        <w:t>3.0</w:t>
      </w:r>
      <w:r w:rsidR="00CA5EDA" w:rsidRPr="00CA5EDA">
        <w:rPr>
          <w:i/>
          <w:iCs/>
          <w:sz w:val="18"/>
          <w:szCs w:val="18"/>
        </w:rPr>
        <w:t xml:space="preserve">, </w:t>
      </w:r>
      <w:r w:rsidR="00CA5EDA" w:rsidRPr="00CA5EDA">
        <w:rPr>
          <w:i/>
          <w:sz w:val="18"/>
          <w:szCs w:val="18"/>
        </w:rPr>
        <w:t>CLEWs</w:t>
      </w:r>
      <w:r w:rsidRPr="00CA5EDA">
        <w:rPr>
          <w:i/>
          <w:sz w:val="18"/>
          <w:szCs w:val="18"/>
        </w:rPr>
        <w:t xml:space="preserve"> and SISEPUEDE, 2020–2050 ($ Billion)</w:t>
      </w:r>
      <w:bookmarkEnd w:id="45"/>
      <w:bookmarkEnd w:id="46"/>
      <w:bookmarkEnd w:id="47"/>
      <w:bookmarkEnd w:id="48"/>
      <w:bookmarkEnd w:id="49"/>
    </w:p>
    <w:p w14:paraId="5F0A3184" w14:textId="77777777" w:rsidR="00216893" w:rsidRDefault="00216893" w:rsidP="00216893">
      <w:pPr>
        <w:jc w:val="both"/>
      </w:pPr>
    </w:p>
    <w:p w14:paraId="251A80ED" w14:textId="77777777" w:rsidR="00216893" w:rsidRDefault="00216893" w:rsidP="00216893">
      <w:pPr>
        <w:jc w:val="both"/>
      </w:pPr>
      <w:r>
        <w:rPr>
          <w:noProof/>
        </w:rPr>
        <w:drawing>
          <wp:inline distT="0" distB="0" distL="0" distR="0" wp14:anchorId="186806BA" wp14:editId="64B11C8E">
            <wp:extent cx="5731510" cy="3438525"/>
            <wp:effectExtent l="19050" t="19050" r="21590" b="28575"/>
            <wp:docPr id="1852998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solidFill>
                        <a:schemeClr val="tx1"/>
                      </a:solidFill>
                    </a:ln>
                  </pic:spPr>
                </pic:pic>
              </a:graphicData>
            </a:graphic>
          </wp:inline>
        </w:drawing>
      </w:r>
    </w:p>
    <w:p w14:paraId="04D0D420" w14:textId="63A4C278" w:rsidR="00216893" w:rsidRPr="00CA5EDA" w:rsidRDefault="00216893" w:rsidP="00216893">
      <w:pPr>
        <w:jc w:val="both"/>
        <w:rPr>
          <w:i/>
          <w:sz w:val="18"/>
          <w:szCs w:val="18"/>
        </w:rPr>
      </w:pPr>
      <w:bookmarkStart w:id="50" w:name="_Ref229335046"/>
      <w:bookmarkStart w:id="51" w:name="_Toc229335118"/>
      <w:bookmarkStart w:id="52" w:name="_Toc229342643"/>
      <w:bookmarkStart w:id="53" w:name="_Toc229386390"/>
      <w:bookmarkStart w:id="54" w:name="_Toc229388975"/>
      <w:bookmarkStart w:id="55" w:name="_Toc229401396"/>
      <w:r w:rsidRPr="00CA5EDA">
        <w:rPr>
          <w:b/>
          <w:i/>
          <w:sz w:val="18"/>
          <w:szCs w:val="18"/>
        </w:rPr>
        <w:t xml:space="preserve">Figure </w:t>
      </w:r>
      <w:r w:rsidRPr="00CA5EDA">
        <w:rPr>
          <w:b/>
          <w:i/>
          <w:sz w:val="18"/>
          <w:szCs w:val="18"/>
        </w:rPr>
        <w:fldChar w:fldCharType="begin"/>
      </w:r>
      <w:r w:rsidRPr="00CA5EDA">
        <w:rPr>
          <w:b/>
          <w:i/>
          <w:sz w:val="18"/>
          <w:szCs w:val="18"/>
        </w:rPr>
        <w:instrText xml:space="preserve"> SEQ Figure \* ARABIC </w:instrText>
      </w:r>
      <w:r w:rsidRPr="00CA5EDA">
        <w:rPr>
          <w:b/>
          <w:i/>
          <w:sz w:val="18"/>
          <w:szCs w:val="18"/>
        </w:rPr>
        <w:fldChar w:fldCharType="separate"/>
      </w:r>
      <w:r w:rsidR="00AE4FCF" w:rsidRPr="00CA5EDA">
        <w:rPr>
          <w:b/>
          <w:i/>
          <w:sz w:val="18"/>
          <w:szCs w:val="18"/>
        </w:rPr>
        <w:t>6</w:t>
      </w:r>
      <w:r w:rsidRPr="00CA5EDA">
        <w:rPr>
          <w:b/>
          <w:i/>
          <w:sz w:val="18"/>
          <w:szCs w:val="18"/>
        </w:rPr>
        <w:fldChar w:fldCharType="end"/>
      </w:r>
      <w:bookmarkEnd w:id="50"/>
      <w:r w:rsidRPr="00CA5EDA">
        <w:rPr>
          <w:i/>
          <w:sz w:val="18"/>
          <w:szCs w:val="18"/>
        </w:rPr>
        <w:t xml:space="preserve">. Projected total development benefits under the Reference, NDC 2.0 and NDC </w:t>
      </w:r>
      <w:r w:rsidR="00CA5EDA" w:rsidRPr="00CA5EDA">
        <w:rPr>
          <w:i/>
          <w:sz w:val="18"/>
          <w:szCs w:val="18"/>
        </w:rPr>
        <w:t>3.0</w:t>
      </w:r>
      <w:r w:rsidR="00CA5EDA" w:rsidRPr="00CA5EDA">
        <w:rPr>
          <w:i/>
          <w:iCs/>
          <w:sz w:val="18"/>
          <w:szCs w:val="18"/>
        </w:rPr>
        <w:t xml:space="preserve">, </w:t>
      </w:r>
      <w:r w:rsidR="00CA5EDA" w:rsidRPr="00CA5EDA">
        <w:rPr>
          <w:i/>
          <w:sz w:val="18"/>
          <w:szCs w:val="18"/>
        </w:rPr>
        <w:t>CLEWs</w:t>
      </w:r>
      <w:r w:rsidRPr="00CA5EDA">
        <w:rPr>
          <w:i/>
          <w:sz w:val="18"/>
          <w:szCs w:val="18"/>
        </w:rPr>
        <w:t xml:space="preserve"> and SISEPUEDE, 2020–2050 (percentage share of GDP)</w:t>
      </w:r>
      <w:bookmarkEnd w:id="51"/>
      <w:bookmarkEnd w:id="52"/>
      <w:bookmarkEnd w:id="53"/>
      <w:bookmarkEnd w:id="54"/>
      <w:bookmarkEnd w:id="55"/>
    </w:p>
    <w:p w14:paraId="1BAF1FB3" w14:textId="77777777" w:rsidR="00216893" w:rsidRPr="00216893" w:rsidRDefault="00216893" w:rsidP="00216893">
      <w:pPr>
        <w:jc w:val="both"/>
      </w:pPr>
    </w:p>
    <w:p w14:paraId="55014ED6" w14:textId="189B0D02" w:rsidR="00216893" w:rsidRPr="00216893" w:rsidRDefault="00216893" w:rsidP="00216893">
      <w:pPr>
        <w:jc w:val="both"/>
      </w:pPr>
      <w:r w:rsidRPr="00216893">
        <w:t xml:space="preserve">The results also show that these benefits are associated with substantial investment requirements. </w:t>
      </w:r>
      <w:r w:rsidR="006A6B87">
        <w:t>Additional c</w:t>
      </w:r>
      <w:r w:rsidRPr="00216893">
        <w:t>umulative capital costs are estimated at approximately USD 151 billion under NDC 2.0 and USD 490 billion under NDC 3.0 in CLEWs. In SISEPUEDE, cumulative capital costs are higher, reaching approximately USD 309 billion under NDC 2.0 and USD 733 billion under NDC 3.0. The incremental capital requirement of moving from NDC 2.0 to NDC 3.0 is therefore substantial, amounting to approximately USD 339 billion in CLEWs and USD 424 billion in SISEPUEDE over the modelling period. This highlights that the more ambitious pathway is not only a higher-benefit pathway, but also a significantly higher-investment pathway.</w:t>
      </w:r>
    </w:p>
    <w:p w14:paraId="2E3A42DB" w14:textId="77777777" w:rsidR="00216893" w:rsidRPr="00216893" w:rsidRDefault="00216893" w:rsidP="00216893">
      <w:pPr>
        <w:jc w:val="both"/>
      </w:pPr>
    </w:p>
    <w:p w14:paraId="0C23A09B" w14:textId="77777777" w:rsidR="00216893" w:rsidRPr="00216893" w:rsidRDefault="00216893" w:rsidP="00216893">
      <w:pPr>
        <w:jc w:val="both"/>
      </w:pPr>
      <w:r w:rsidRPr="00216893">
        <w:t>Despite these higher capital requirements, the cumulative benefits generated under NDC 3.0 are also substantially larger. In CLEWs, the largest increases relative to NDC 2.0 come from human health benefits, transport co-benefits, environmental benefits, and system cost savings. Human health benefits rise from approximately USD 150 billion under NDC 2.0 to more than USD 410 billion under NDC 3.0, driven primarily by accelerated reductions in indoor air pollution from clean cooking transitions. Transport co-benefits increase from approximately USD 74 billion to USD 158 billion, reflecting reduced congestion, fewer accidents, lower local air pollution, and improved transport system efficiency. SISEPUEDE shows a similar pattern, with particularly large gains in human health, transport, food and agriculture, and cost savings under NDC 3.0.</w:t>
      </w:r>
    </w:p>
    <w:p w14:paraId="4DD51401" w14:textId="77777777" w:rsidR="00216893" w:rsidRPr="00216893" w:rsidRDefault="00216893" w:rsidP="00216893">
      <w:pPr>
        <w:jc w:val="both"/>
      </w:pPr>
    </w:p>
    <w:p w14:paraId="026D3EF6" w14:textId="77777777" w:rsidR="00216893" w:rsidRPr="00216893" w:rsidRDefault="00216893" w:rsidP="00216893">
      <w:pPr>
        <w:jc w:val="both"/>
      </w:pPr>
      <w:r w:rsidRPr="00216893">
        <w:t>The timing of these benefits is also important. The capital costs required to deliver the transition must be mobilised early and sustained throughout the modelling period, while many of the largest benefits accumulate progressively as systems transform and avoided damages increase. This creates a financing and implementation challenge: although the long-term net benefits are strongly positive, realising them depends on the ability to mobilise upfront investment, coordinate delivery across sectors, and maintain policy continuity over time.</w:t>
      </w:r>
    </w:p>
    <w:p w14:paraId="3415199E" w14:textId="77777777" w:rsidR="00216893" w:rsidRPr="00216893" w:rsidRDefault="00216893" w:rsidP="00216893">
      <w:pPr>
        <w:jc w:val="both"/>
      </w:pPr>
    </w:p>
    <w:p w14:paraId="4E064470" w14:textId="2884895C" w:rsidR="00216893" w:rsidRPr="00A420BF" w:rsidRDefault="00216893" w:rsidP="00216893">
      <w:pPr>
        <w:jc w:val="both"/>
      </w:pPr>
      <w:r w:rsidRPr="00216893">
        <w:t>Overall, the co-benefit results reinforce the central finding that Uganda’s climate and development objectives are strongly synergistic. Investments in clean cooking, transport system modernisation, sanitation and waste infrastructure, ecosystem restoration, and clean energy expansion deliver large gains in health, productivity, environmental quality, and economic wellbeing while also reducing emissions. At the same time, the scale of capital investment required, especially under NDC 3.0, should not be understated. Achieving the higher-ambition pathway will require expanded access to domestic and international climate finance, stronger implementation capacity, and coordinated planning across sectors to convert high long-term net benefits into deliverable investment programs.</w:t>
      </w:r>
    </w:p>
    <w:p w14:paraId="5091010E" w14:textId="4E8128AE" w:rsidR="2D8C3988" w:rsidRDefault="2D8C3988" w:rsidP="00DB3F49">
      <w:pPr>
        <w:jc w:val="both"/>
      </w:pPr>
    </w:p>
    <w:p w14:paraId="7DA0E03C" w14:textId="3151ECE5" w:rsidR="2D8C3988" w:rsidRPr="00A420BF" w:rsidRDefault="2D8C3988" w:rsidP="00A420BF"/>
    <w:p w14:paraId="3FD4011C" w14:textId="77777777" w:rsidR="00223972" w:rsidRDefault="00223972">
      <w:pPr>
        <w:rPr>
          <w:b/>
          <w:sz w:val="28"/>
          <w:szCs w:val="28"/>
        </w:rPr>
      </w:pPr>
      <w:r>
        <w:rPr>
          <w:b/>
          <w:sz w:val="28"/>
          <w:szCs w:val="28"/>
        </w:rPr>
        <w:br w:type="page"/>
      </w:r>
    </w:p>
    <w:p w14:paraId="50932499" w14:textId="2EF9CA56" w:rsidR="00050404" w:rsidRPr="00A420BF" w:rsidRDefault="003B7A5B" w:rsidP="00A420BF">
      <w:pPr>
        <w:pStyle w:val="Heading1"/>
        <w:rPr>
          <w:b/>
          <w:sz w:val="28"/>
          <w:szCs w:val="28"/>
        </w:rPr>
      </w:pPr>
      <w:bookmarkStart w:id="56" w:name="_Toc229401349"/>
      <w:r w:rsidRPr="00A420BF">
        <w:rPr>
          <w:b/>
          <w:color w:val="auto"/>
          <w:sz w:val="28"/>
          <w:szCs w:val="28"/>
        </w:rPr>
        <w:t>4. Sectoral Results</w:t>
      </w:r>
      <w:bookmarkEnd w:id="56"/>
    </w:p>
    <w:p w14:paraId="3FF30E20" w14:textId="7354868E" w:rsidR="279F856F" w:rsidRPr="00A420BF" w:rsidRDefault="279F856F" w:rsidP="6FDB4003">
      <w:pPr>
        <w:pStyle w:val="Heading2"/>
        <w:rPr>
          <w:b/>
          <w:color w:val="auto"/>
        </w:rPr>
      </w:pPr>
      <w:bookmarkStart w:id="57" w:name="_Toc229401350"/>
      <w:r w:rsidRPr="00A420BF">
        <w:rPr>
          <w:b/>
          <w:color w:val="auto"/>
        </w:rPr>
        <w:t>4.1 Energy Sector</w:t>
      </w:r>
      <w:bookmarkEnd w:id="57"/>
      <w:r w:rsidRPr="00A420BF">
        <w:rPr>
          <w:b/>
          <w:color w:val="auto"/>
        </w:rPr>
        <w:t xml:space="preserve"> </w:t>
      </w:r>
    </w:p>
    <w:p w14:paraId="1D950CF4" w14:textId="285CEF6A" w:rsidR="279F856F" w:rsidRPr="00A420BF" w:rsidRDefault="279F856F" w:rsidP="6FDB4003">
      <w:pPr>
        <w:pStyle w:val="Heading3"/>
        <w:rPr>
          <w:b/>
          <w:color w:val="auto"/>
        </w:rPr>
      </w:pPr>
      <w:bookmarkStart w:id="58" w:name="_Toc229401351"/>
      <w:r w:rsidRPr="00A420BF">
        <w:rPr>
          <w:b/>
          <w:color w:val="auto"/>
        </w:rPr>
        <w:t>4.1.1 Sector Background</w:t>
      </w:r>
      <w:bookmarkEnd w:id="58"/>
    </w:p>
    <w:p w14:paraId="0D1662C8" w14:textId="77090C32" w:rsidR="1AA6DCF4" w:rsidRDefault="1AA6DCF4" w:rsidP="6FDB4003">
      <w:pPr>
        <w:spacing w:before="240" w:after="240"/>
        <w:jc w:val="both"/>
      </w:pPr>
      <w:r w:rsidRPr="6FDB4003">
        <w:t>Uganda's energy sector is characterised by a heavy reliance on biomass, which accounts for approximately 87% of total final energy consumption, predominantly in the form of firewood and charcoal used for cooking and heating across rural and urban households</w:t>
      </w:r>
      <w:r w:rsidRPr="6FDB4003">
        <w:rPr>
          <w:rStyle w:val="FootnoteReference"/>
        </w:rPr>
        <w:footnoteReference w:id="1"/>
      </w:r>
      <w:r w:rsidR="460DAF29" w:rsidRPr="6FDB4003">
        <w:t xml:space="preserve">. </w:t>
      </w:r>
      <w:r w:rsidRPr="6FDB4003">
        <w:t>Modern energy remains a small share of the overall mix, with electricity accounting for only around 2% of final energy consumption</w:t>
      </w:r>
      <w:bookmarkStart w:id="59" w:name="_Ref229056017"/>
      <w:r w:rsidRPr="6FDB4003">
        <w:rPr>
          <w:rStyle w:val="FootnoteReference"/>
        </w:rPr>
        <w:footnoteReference w:id="2"/>
      </w:r>
      <w:bookmarkEnd w:id="59"/>
      <w:r w:rsidR="29A6AC03" w:rsidRPr="6FDB4003">
        <w:t xml:space="preserve">. </w:t>
      </w:r>
      <w:r w:rsidRPr="6FDB4003">
        <w:t>National grid electricity access stands at approximately 25% of the population, with rural access considerably lower at around 9%</w:t>
      </w:r>
      <w:r w:rsidR="002006BB">
        <w:fldChar w:fldCharType="begin"/>
      </w:r>
      <w:ins w:id="60" w:author="Amira El Hamady" w:date="2026-05-07T14:20:00Z" w16du:dateUtc="2026-05-07T11:20:00Z">
        <w:r w:rsidR="002006BB">
          <w:instrText xml:space="preserve"> NOTEREF _Ref229056017 \f \h </w:instrText>
        </w:r>
      </w:ins>
      <w:r w:rsidR="002006BB">
        <w:fldChar w:fldCharType="separate"/>
      </w:r>
      <w:r w:rsidR="002006BB" w:rsidRPr="00A420BF">
        <w:rPr>
          <w:rStyle w:val="FootnoteReference"/>
        </w:rPr>
        <w:t>2</w:t>
      </w:r>
      <w:r w:rsidR="002006BB">
        <w:fldChar w:fldCharType="end"/>
      </w:r>
      <w:r w:rsidR="00460588">
        <w:t xml:space="preserve">. </w:t>
      </w:r>
    </w:p>
    <w:p w14:paraId="43F0BD6D" w14:textId="7C2C88A9" w:rsidR="1AA6DCF4" w:rsidRDefault="1AA6DCF4" w:rsidP="6FDB4003">
      <w:pPr>
        <w:spacing w:before="240" w:after="240"/>
        <w:jc w:val="both"/>
      </w:pPr>
      <w:r w:rsidRPr="6FDB4003">
        <w:t>On the generation side, Uganda's electricity supply is dominated by hydropower, with installed capacity reaching 2,048 MW as of end-2024, anchored by the Nalubaale, Kiira, Bujagali, Karuma, and Isimba facilities</w:t>
      </w:r>
      <w:r w:rsidRPr="6FDB4003">
        <w:rPr>
          <w:rStyle w:val="FootnoteReference"/>
        </w:rPr>
        <w:footnoteReference w:id="3"/>
      </w:r>
      <w:r w:rsidR="28E04DCF" w:rsidRPr="6FDB4003">
        <w:t>.</w:t>
      </w:r>
      <w:r w:rsidRPr="6FDB4003">
        <w:t xml:space="preserve"> The government has identified further large hydropower projects</w:t>
      </w:r>
      <w:r w:rsidR="0BC63BF5" w:rsidRPr="6FDB4003">
        <w:t>,</w:t>
      </w:r>
      <w:r w:rsidRPr="6FDB4003">
        <w:t xml:space="preserve"> including the 840 MW Ayago, 400 MW Kiba, and 392 MW Oriang dams</w:t>
      </w:r>
      <w:r w:rsidR="1D33A90B" w:rsidRPr="6FDB4003">
        <w:t xml:space="preserve">, </w:t>
      </w:r>
      <w:r w:rsidRPr="6FDB4003">
        <w:t>to meet projected long-term demand growth</w:t>
      </w:r>
      <w:r w:rsidR="5884399E" w:rsidRPr="6FDB4003">
        <w:t xml:space="preserve">. </w:t>
      </w:r>
      <w:r w:rsidRPr="6FDB4003">
        <w:t>Despite the generation surplus, transmission and distribution constraints continue to limit access, particularly in rural areas.</w:t>
      </w:r>
    </w:p>
    <w:p w14:paraId="04D63F9E" w14:textId="07EEE769" w:rsidR="1AA6DCF4" w:rsidRDefault="1AA6DCF4" w:rsidP="6FDB4003">
      <w:pPr>
        <w:spacing w:before="240" w:after="240"/>
        <w:jc w:val="both"/>
      </w:pPr>
      <w:r w:rsidRPr="6FDB4003">
        <w:t>In terms of emissions, the energy sector contributes approximately 10.7% of Uganda's total national GHG emissions, with transport as the dominant subsector driver due to near-total dependence on imported petroleum fuel</w:t>
      </w:r>
      <w:bookmarkStart w:id="61" w:name="_Ref229070861"/>
      <w:r w:rsidRPr="6FDB4003">
        <w:rPr>
          <w:rStyle w:val="FootnoteReference"/>
        </w:rPr>
        <w:footnoteReference w:id="4"/>
      </w:r>
      <w:bookmarkEnd w:id="61"/>
      <w:r w:rsidR="1C98AC04" w:rsidRPr="6FDB4003">
        <w:t xml:space="preserve">. </w:t>
      </w:r>
      <w:r w:rsidRPr="6FDB4003">
        <w:t>Electricity generation contributes negligibly to sectoral emissions, reflecting the low-carbon hydropower-dominated grid</w:t>
      </w:r>
      <w:r w:rsidRPr="6FDB4003">
        <w:rPr>
          <w:rStyle w:val="FootnoteReference"/>
        </w:rPr>
        <w:footnoteReference w:id="5"/>
      </w:r>
      <w:r w:rsidRPr="6FDB4003">
        <w:t xml:space="preserve">. </w:t>
      </w:r>
      <w:r w:rsidR="1296D343" w:rsidRPr="00F900E6">
        <w:t>As Uganda pursues industrialisation and urbanisation under NDP IV and Vision 2040, energy demand is projected to rise substantially. The Ministry of Energy and Mineral Development's Least-Cost Electricity Generation and Transmission Plan projects electricity demand growth of 15.3% per year, making the sector central to both development and NDC ambitions</w:t>
      </w:r>
      <w:r w:rsidRPr="26DE5B58">
        <w:rPr>
          <w:rStyle w:val="FootnoteReference"/>
        </w:rPr>
        <w:footnoteReference w:id="6"/>
      </w:r>
      <w:r w:rsidR="1296D343">
        <w:t>.</w:t>
      </w:r>
    </w:p>
    <w:p w14:paraId="614A033F" w14:textId="27C13C62" w:rsidR="279F856F" w:rsidRPr="00A420BF" w:rsidRDefault="279F856F" w:rsidP="6FDB4003">
      <w:pPr>
        <w:pStyle w:val="Heading3"/>
        <w:rPr>
          <w:b/>
          <w:color w:val="auto"/>
        </w:rPr>
      </w:pPr>
      <w:bookmarkStart w:id="62" w:name="_Toc229401352"/>
      <w:r w:rsidRPr="00A420BF">
        <w:rPr>
          <w:b/>
          <w:color w:val="auto"/>
        </w:rPr>
        <w:t>4.1.2 Key Drivers and Assumptions</w:t>
      </w:r>
      <w:bookmarkEnd w:id="62"/>
      <w:r w:rsidRPr="00A420BF">
        <w:rPr>
          <w:b/>
          <w:color w:val="auto"/>
        </w:rPr>
        <w:t xml:space="preserve"> </w:t>
      </w:r>
    </w:p>
    <w:p w14:paraId="30092646" w14:textId="608FDB6E" w:rsidR="6FDB4003" w:rsidRDefault="6FDB4003" w:rsidP="6FDB4003">
      <w:pPr>
        <w:jc w:val="both"/>
      </w:pPr>
    </w:p>
    <w:p w14:paraId="044D4E75" w14:textId="73305992" w:rsidR="1BFB9B90" w:rsidRDefault="1BFB9B90" w:rsidP="6FDB4003">
      <w:pPr>
        <w:jc w:val="both"/>
      </w:pPr>
      <w:r>
        <w:t xml:space="preserve">Energy demand across all subsectors is projected to grow substantially over the modelling period, driven primarily by population growth, rising GDP, and expanding electricity access in line with NDP IV targets. In the </w:t>
      </w:r>
      <w:r w:rsidR="7CE73EC0">
        <w:t>buildings’</w:t>
      </w:r>
      <w:r>
        <w:t xml:space="preserve"> subsector, demand growth reflects a gradual transition away from biomass toward </w:t>
      </w:r>
      <w:r w:rsidR="00B96C93">
        <w:t xml:space="preserve">modern </w:t>
      </w:r>
      <w:r>
        <w:t>fuels as incomes rise. Transport demand is driven by vehicle stock growth and freight activity, both closely tied to economic expansion, while the timing and scale of electrification across vehicle segments is a critical scenario differentiator. On the supply side, new generation capacity is selected through least-cost optimisation, with hydropower remaining dominant in the near term and the role of solar and other renewables increasing across scenarios.</w:t>
      </w:r>
    </w:p>
    <w:p w14:paraId="27ACBCC0" w14:textId="709FAD92" w:rsidR="6FDB4003" w:rsidRDefault="6FDB4003" w:rsidP="6FDB4003">
      <w:pPr>
        <w:jc w:val="both"/>
      </w:pPr>
    </w:p>
    <w:p w14:paraId="201865EB" w14:textId="441347E7" w:rsidR="1BFB9B90" w:rsidRDefault="1BFB9B90" w:rsidP="6FDB4003">
      <w:pPr>
        <w:jc w:val="both"/>
      </w:pPr>
      <w:r>
        <w:t>The following tables summarise the base year assumptions used in the CLEWs</w:t>
      </w:r>
      <w:r w:rsidR="2EDF5D18">
        <w:t xml:space="preserve"> and SISEPUEDE</w:t>
      </w:r>
      <w:r>
        <w:t xml:space="preserve"> model.</w:t>
      </w:r>
    </w:p>
    <w:p w14:paraId="4F2D77B6" w14:textId="1CD9660A" w:rsidR="6FDB4003" w:rsidRDefault="6FDB4003" w:rsidP="6FDB4003">
      <w:pPr>
        <w:jc w:val="both"/>
      </w:pPr>
    </w:p>
    <w:p w14:paraId="4FDF85CC" w14:textId="6722626C" w:rsidR="634779C9" w:rsidRPr="00CA5EDA" w:rsidRDefault="634779C9" w:rsidP="006D357C">
      <w:pPr>
        <w:pStyle w:val="ListParagraph"/>
        <w:numPr>
          <w:ilvl w:val="0"/>
          <w:numId w:val="23"/>
        </w:numPr>
        <w:jc w:val="both"/>
        <w:rPr>
          <w:rFonts w:asciiTheme="minorBidi" w:hAnsiTheme="minorBidi" w:cstheme="minorBidi"/>
          <w:b/>
        </w:rPr>
      </w:pPr>
      <w:r w:rsidRPr="00CA5EDA">
        <w:rPr>
          <w:rFonts w:asciiTheme="minorBidi" w:hAnsiTheme="minorBidi" w:cstheme="minorBidi"/>
          <w:b/>
        </w:rPr>
        <w:t xml:space="preserve">Energy Industries </w:t>
      </w:r>
    </w:p>
    <w:p w14:paraId="5A781F67" w14:textId="4CDE0130" w:rsidR="6FDB4003" w:rsidRPr="00CA5EDA" w:rsidRDefault="6FDB4003" w:rsidP="6FDB4003">
      <w:pPr>
        <w:jc w:val="both"/>
        <w:rPr>
          <w:rFonts w:asciiTheme="minorBidi" w:hAnsiTheme="minorBidi" w:cstheme="minorBidi"/>
        </w:rPr>
      </w:pPr>
    </w:p>
    <w:tbl>
      <w:tblPr>
        <w:tblStyle w:val="GridTable4-Accent1"/>
        <w:tblW w:w="0" w:type="auto"/>
        <w:tblLook w:val="06A0" w:firstRow="1" w:lastRow="0" w:firstColumn="1" w:lastColumn="0" w:noHBand="1" w:noVBand="1"/>
      </w:tblPr>
      <w:tblGrid>
        <w:gridCol w:w="3480"/>
        <w:gridCol w:w="3765"/>
      </w:tblGrid>
      <w:tr w:rsidR="6FDB4003" w:rsidRPr="00CA5EDA" w14:paraId="287CF363"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80" w:type="dxa"/>
          </w:tcPr>
          <w:p w14:paraId="7017EFC4" w14:textId="37D7C547" w:rsidR="634779C9" w:rsidRPr="00CA5EDA" w:rsidRDefault="634779C9" w:rsidP="6FDB4003">
            <w:pPr>
              <w:rPr>
                <w:rFonts w:asciiTheme="minorBidi" w:hAnsiTheme="minorBidi"/>
                <w:b w:val="0"/>
                <w:sz w:val="22"/>
                <w:szCs w:val="22"/>
              </w:rPr>
            </w:pPr>
            <w:r w:rsidRPr="00CA5EDA">
              <w:rPr>
                <w:rFonts w:asciiTheme="minorBidi" w:hAnsiTheme="minorBidi"/>
                <w:sz w:val="22"/>
                <w:szCs w:val="22"/>
              </w:rPr>
              <w:t>Parameter</w:t>
            </w:r>
          </w:p>
        </w:tc>
        <w:tc>
          <w:tcPr>
            <w:tcW w:w="3765" w:type="dxa"/>
          </w:tcPr>
          <w:p w14:paraId="016AB48A" w14:textId="75A72900" w:rsidR="45E9420D" w:rsidRPr="00CA5EDA" w:rsidRDefault="45E9420D" w:rsidP="6FDB4003">
            <w:pP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2"/>
                <w:szCs w:val="22"/>
              </w:rPr>
            </w:pPr>
            <w:r w:rsidRPr="00CA5EDA">
              <w:rPr>
                <w:rFonts w:asciiTheme="minorBidi" w:hAnsiTheme="minorBidi"/>
                <w:sz w:val="22"/>
                <w:szCs w:val="22"/>
              </w:rPr>
              <w:t xml:space="preserve">2021 </w:t>
            </w:r>
            <w:r w:rsidR="634779C9" w:rsidRPr="00CA5EDA">
              <w:rPr>
                <w:rFonts w:asciiTheme="minorBidi" w:hAnsiTheme="minorBidi"/>
                <w:sz w:val="22"/>
                <w:szCs w:val="22"/>
              </w:rPr>
              <w:t>Value</w:t>
            </w:r>
          </w:p>
        </w:tc>
      </w:tr>
      <w:tr w:rsidR="6FDB4003" w:rsidRPr="00CA5EDA" w14:paraId="2DBF6175"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80" w:type="dxa"/>
          </w:tcPr>
          <w:p w14:paraId="10E43F8E" w14:textId="11517B44" w:rsidR="063CA192" w:rsidRPr="00CA5EDA" w:rsidRDefault="063CA192" w:rsidP="6FDB4003">
            <w:pPr>
              <w:rPr>
                <w:rStyle w:val="EndnoteReference"/>
                <w:rFonts w:asciiTheme="minorBidi" w:hAnsiTheme="minorBidi"/>
                <w:sz w:val="22"/>
                <w:szCs w:val="22"/>
              </w:rPr>
            </w:pPr>
            <w:r w:rsidRPr="00CA5EDA">
              <w:rPr>
                <w:rFonts w:asciiTheme="minorBidi" w:hAnsiTheme="minorBidi"/>
                <w:sz w:val="22"/>
                <w:szCs w:val="22"/>
              </w:rPr>
              <w:t xml:space="preserve">Total </w:t>
            </w:r>
            <w:r w:rsidR="11B11B65" w:rsidRPr="00CA5EDA">
              <w:rPr>
                <w:rFonts w:asciiTheme="minorBidi" w:hAnsiTheme="minorBidi"/>
                <w:sz w:val="22"/>
                <w:szCs w:val="22"/>
              </w:rPr>
              <w:t>e</w:t>
            </w:r>
            <w:r w:rsidRPr="00CA5EDA">
              <w:rPr>
                <w:rFonts w:asciiTheme="minorBidi" w:hAnsiTheme="minorBidi"/>
                <w:sz w:val="22"/>
                <w:szCs w:val="22"/>
              </w:rPr>
              <w:t xml:space="preserve">lectricity </w:t>
            </w:r>
            <w:r w:rsidR="04EB88FF" w:rsidRPr="00CA5EDA">
              <w:rPr>
                <w:rFonts w:asciiTheme="minorBidi" w:hAnsiTheme="minorBidi"/>
                <w:sz w:val="22"/>
                <w:szCs w:val="22"/>
              </w:rPr>
              <w:t>d</w:t>
            </w:r>
            <w:r w:rsidRPr="00CA5EDA">
              <w:rPr>
                <w:rFonts w:asciiTheme="minorBidi" w:hAnsiTheme="minorBidi"/>
                <w:sz w:val="22"/>
                <w:szCs w:val="22"/>
              </w:rPr>
              <w:t>emand</w:t>
            </w:r>
            <w:r w:rsidR="004A0EFA" w:rsidRPr="00CA5EDA">
              <w:rPr>
                <w:rFonts w:asciiTheme="minorBidi" w:hAnsiTheme="minorBidi"/>
              </w:rPr>
              <w:fldChar w:fldCharType="begin"/>
            </w:r>
            <w:r w:rsidR="004A0EFA" w:rsidRPr="00CA5EDA">
              <w:rPr>
                <w:rFonts w:asciiTheme="minorBidi" w:hAnsiTheme="minorBidi"/>
                <w:sz w:val="22"/>
                <w:szCs w:val="22"/>
              </w:rPr>
              <w:instrText xml:space="preserve"> NOTEREF _Ref229056017 \f \h </w:instrText>
            </w:r>
            <w:r w:rsidR="006F43CE" w:rsidRPr="00CA5EDA">
              <w:rPr>
                <w:rFonts w:asciiTheme="minorBidi" w:hAnsiTheme="minorBidi"/>
                <w:sz w:val="22"/>
                <w:szCs w:val="22"/>
              </w:rPr>
              <w:instrText xml:space="preserve"> \* MERGEFORMAT </w:instrText>
            </w:r>
            <w:r w:rsidR="004A0EFA" w:rsidRPr="00CA5EDA">
              <w:rPr>
                <w:rFonts w:asciiTheme="minorBidi" w:hAnsiTheme="minorBidi"/>
              </w:rPr>
            </w:r>
            <w:r w:rsidR="004A0EFA" w:rsidRPr="00CA5EDA">
              <w:rPr>
                <w:rFonts w:asciiTheme="minorBidi" w:hAnsiTheme="minorBidi"/>
              </w:rPr>
              <w:fldChar w:fldCharType="separate"/>
            </w:r>
            <w:r w:rsidR="004A0EFA" w:rsidRPr="00CA5EDA">
              <w:rPr>
                <w:rStyle w:val="FootnoteReference"/>
                <w:rFonts w:asciiTheme="minorBidi" w:hAnsiTheme="minorBidi"/>
                <w:sz w:val="22"/>
                <w:szCs w:val="22"/>
              </w:rPr>
              <w:t>2</w:t>
            </w:r>
            <w:r w:rsidR="004A0EFA" w:rsidRPr="00CA5EDA">
              <w:rPr>
                <w:rFonts w:asciiTheme="minorBidi" w:hAnsiTheme="minorBidi"/>
              </w:rPr>
              <w:fldChar w:fldCharType="end"/>
            </w:r>
          </w:p>
        </w:tc>
        <w:tc>
          <w:tcPr>
            <w:tcW w:w="3765" w:type="dxa"/>
          </w:tcPr>
          <w:p w14:paraId="0FF5E379" w14:textId="4A838088" w:rsidR="3B45014D" w:rsidRPr="00CA5EDA" w:rsidRDefault="3B45014D"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17.24 PJ</w:t>
            </w:r>
          </w:p>
        </w:tc>
      </w:tr>
      <w:tr w:rsidR="6FDB4003" w:rsidRPr="00CA5EDA" w14:paraId="251F4B40"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80" w:type="dxa"/>
          </w:tcPr>
          <w:p w14:paraId="6C9CF03D" w14:textId="4670D99C" w:rsidR="70F47410" w:rsidRPr="00CA5EDA" w:rsidRDefault="70F47410" w:rsidP="6FDB4003">
            <w:pPr>
              <w:rPr>
                <w:rFonts w:asciiTheme="minorBidi" w:hAnsiTheme="minorBidi"/>
                <w:sz w:val="22"/>
                <w:szCs w:val="22"/>
              </w:rPr>
            </w:pPr>
            <w:r w:rsidRPr="00CA5EDA">
              <w:rPr>
                <w:rFonts w:asciiTheme="minorBidi" w:hAnsiTheme="minorBidi"/>
                <w:sz w:val="22"/>
                <w:szCs w:val="22"/>
              </w:rPr>
              <w:t xml:space="preserve">Power </w:t>
            </w:r>
            <w:r w:rsidR="5F0E1F19" w:rsidRPr="00CA5EDA">
              <w:rPr>
                <w:rFonts w:asciiTheme="minorBidi" w:hAnsiTheme="minorBidi"/>
                <w:sz w:val="22"/>
                <w:szCs w:val="22"/>
              </w:rPr>
              <w:t>g</w:t>
            </w:r>
            <w:r w:rsidRPr="00CA5EDA">
              <w:rPr>
                <w:rFonts w:asciiTheme="minorBidi" w:hAnsiTheme="minorBidi"/>
                <w:sz w:val="22"/>
                <w:szCs w:val="22"/>
              </w:rPr>
              <w:t xml:space="preserve">eneration </w:t>
            </w:r>
            <w:r w:rsidR="314EBB4C" w:rsidRPr="00CA5EDA">
              <w:rPr>
                <w:rFonts w:asciiTheme="minorBidi" w:hAnsiTheme="minorBidi"/>
                <w:sz w:val="22"/>
                <w:szCs w:val="22"/>
              </w:rPr>
              <w:t>m</w:t>
            </w:r>
            <w:r w:rsidRPr="00CA5EDA">
              <w:rPr>
                <w:rFonts w:asciiTheme="minorBidi" w:hAnsiTheme="minorBidi"/>
                <w:sz w:val="22"/>
                <w:szCs w:val="22"/>
              </w:rPr>
              <w:t>ix</w:t>
            </w:r>
            <w:bookmarkStart w:id="63" w:name="_Ref229056257"/>
            <w:r w:rsidRPr="00CA5EDA">
              <w:rPr>
                <w:rStyle w:val="FootnoteReference"/>
                <w:rFonts w:asciiTheme="minorBidi" w:hAnsiTheme="minorBidi"/>
                <w:sz w:val="22"/>
                <w:szCs w:val="22"/>
              </w:rPr>
              <w:footnoteReference w:id="7"/>
            </w:r>
            <w:bookmarkEnd w:id="63"/>
          </w:p>
        </w:tc>
        <w:tc>
          <w:tcPr>
            <w:tcW w:w="3765" w:type="dxa"/>
          </w:tcPr>
          <w:p w14:paraId="6B7E11F8" w14:textId="43D79A3B" w:rsidR="31F1DBC4" w:rsidRPr="00CA5EDA" w:rsidRDefault="31F1DBC4"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Hydro ~98% dominant</w:t>
            </w:r>
          </w:p>
        </w:tc>
      </w:tr>
      <w:tr w:rsidR="6FDB4003" w:rsidRPr="00CA5EDA" w14:paraId="53D4B0C3"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80" w:type="dxa"/>
          </w:tcPr>
          <w:p w14:paraId="63416344" w14:textId="5D5B8503" w:rsidR="70F47410" w:rsidRPr="00CA5EDA" w:rsidRDefault="70F47410" w:rsidP="6FDB4003">
            <w:pPr>
              <w:rPr>
                <w:rStyle w:val="EndnoteReference"/>
                <w:rFonts w:asciiTheme="minorBidi" w:hAnsiTheme="minorBidi"/>
                <w:sz w:val="22"/>
                <w:szCs w:val="22"/>
              </w:rPr>
            </w:pPr>
            <w:r w:rsidRPr="00CA5EDA">
              <w:rPr>
                <w:rFonts w:asciiTheme="minorBidi" w:hAnsiTheme="minorBidi"/>
                <w:sz w:val="22"/>
                <w:szCs w:val="22"/>
              </w:rPr>
              <w:t>Transmission losse</w:t>
            </w:r>
            <w:r w:rsidR="174B7A63" w:rsidRPr="00CA5EDA">
              <w:rPr>
                <w:rFonts w:asciiTheme="minorBidi" w:hAnsiTheme="minorBidi"/>
                <w:sz w:val="22"/>
                <w:szCs w:val="22"/>
              </w:rPr>
              <w:t>s</w:t>
            </w:r>
            <w:r w:rsidR="00965587" w:rsidRPr="00CA5EDA">
              <w:rPr>
                <w:rFonts w:asciiTheme="minorBidi" w:hAnsiTheme="minorBidi"/>
              </w:rPr>
              <w:fldChar w:fldCharType="begin"/>
            </w:r>
            <w:r w:rsidR="00965587" w:rsidRPr="00CA5EDA">
              <w:rPr>
                <w:rFonts w:asciiTheme="minorBidi" w:hAnsiTheme="minorBidi"/>
                <w:sz w:val="22"/>
                <w:szCs w:val="22"/>
              </w:rPr>
              <w:instrText xml:space="preserve"> NOTEREF _Ref229056257 \f \h </w:instrText>
            </w:r>
            <w:r w:rsidR="006F43CE" w:rsidRPr="00CA5EDA">
              <w:rPr>
                <w:rFonts w:asciiTheme="minorBidi" w:hAnsiTheme="minorBidi"/>
                <w:sz w:val="22"/>
                <w:szCs w:val="22"/>
              </w:rPr>
              <w:instrText xml:space="preserve"> \* MERGEFORMAT </w:instrText>
            </w:r>
            <w:r w:rsidR="00965587" w:rsidRPr="00CA5EDA">
              <w:rPr>
                <w:rFonts w:asciiTheme="minorBidi" w:hAnsiTheme="minorBidi"/>
              </w:rPr>
            </w:r>
            <w:r w:rsidR="00965587" w:rsidRPr="00CA5EDA">
              <w:rPr>
                <w:rFonts w:asciiTheme="minorBidi" w:hAnsiTheme="minorBidi"/>
              </w:rPr>
              <w:fldChar w:fldCharType="separate"/>
            </w:r>
            <w:r w:rsidR="00DE2533" w:rsidRPr="00CA5EDA">
              <w:rPr>
                <w:rStyle w:val="FootnoteReference"/>
                <w:rFonts w:asciiTheme="minorBidi" w:hAnsiTheme="minorBidi"/>
                <w:sz w:val="22"/>
                <w:szCs w:val="22"/>
              </w:rPr>
              <w:t>7</w:t>
            </w:r>
            <w:r w:rsidR="00965587" w:rsidRPr="00CA5EDA">
              <w:rPr>
                <w:rFonts w:asciiTheme="minorBidi" w:hAnsiTheme="minorBidi"/>
              </w:rPr>
              <w:fldChar w:fldCharType="end"/>
            </w:r>
          </w:p>
        </w:tc>
        <w:tc>
          <w:tcPr>
            <w:tcW w:w="3765" w:type="dxa"/>
          </w:tcPr>
          <w:p w14:paraId="1A369A30" w14:textId="7E937AC1" w:rsidR="0BE7222E" w:rsidRPr="00CA5EDA" w:rsidRDefault="0BE7222E"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4.8% (CLEWs) </w:t>
            </w:r>
          </w:p>
        </w:tc>
      </w:tr>
      <w:tr w:rsidR="6FDB4003" w:rsidRPr="00CA5EDA" w14:paraId="366917D0"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80" w:type="dxa"/>
          </w:tcPr>
          <w:p w14:paraId="3B127CC2" w14:textId="033C6F69" w:rsidR="01E24CAF" w:rsidRPr="00CA5EDA" w:rsidRDefault="01E24CAF" w:rsidP="6FDB4003">
            <w:pPr>
              <w:rPr>
                <w:rFonts w:asciiTheme="minorBidi" w:hAnsiTheme="minorBidi"/>
                <w:sz w:val="22"/>
                <w:szCs w:val="22"/>
              </w:rPr>
            </w:pPr>
            <w:r w:rsidRPr="00CA5EDA">
              <w:rPr>
                <w:rFonts w:asciiTheme="minorBidi" w:hAnsiTheme="minorBidi"/>
                <w:sz w:val="22"/>
                <w:szCs w:val="22"/>
              </w:rPr>
              <w:t>Distribution losses</w:t>
            </w:r>
            <w:r w:rsidR="00965587" w:rsidRPr="00CA5EDA">
              <w:rPr>
                <w:rFonts w:asciiTheme="minorBidi" w:hAnsiTheme="minorBidi"/>
              </w:rPr>
              <w:fldChar w:fldCharType="begin"/>
            </w:r>
            <w:r w:rsidR="00965587" w:rsidRPr="00CA5EDA">
              <w:rPr>
                <w:rFonts w:asciiTheme="minorBidi" w:hAnsiTheme="minorBidi"/>
                <w:sz w:val="22"/>
                <w:szCs w:val="22"/>
              </w:rPr>
              <w:instrText xml:space="preserve"> NOTEREF _Ref229056257 \f \h </w:instrText>
            </w:r>
            <w:r w:rsidR="006F43CE" w:rsidRPr="00CA5EDA">
              <w:rPr>
                <w:rFonts w:asciiTheme="minorBidi" w:hAnsiTheme="minorBidi"/>
                <w:sz w:val="22"/>
                <w:szCs w:val="22"/>
              </w:rPr>
              <w:instrText xml:space="preserve"> \* MERGEFORMAT </w:instrText>
            </w:r>
            <w:r w:rsidR="00965587" w:rsidRPr="00CA5EDA">
              <w:rPr>
                <w:rFonts w:asciiTheme="minorBidi" w:hAnsiTheme="minorBidi"/>
              </w:rPr>
            </w:r>
            <w:r w:rsidR="00965587" w:rsidRPr="00CA5EDA">
              <w:rPr>
                <w:rFonts w:asciiTheme="minorBidi" w:hAnsiTheme="minorBidi"/>
              </w:rPr>
              <w:fldChar w:fldCharType="separate"/>
            </w:r>
            <w:r w:rsidR="00DE2533" w:rsidRPr="00CA5EDA">
              <w:rPr>
                <w:rStyle w:val="FootnoteReference"/>
                <w:rFonts w:asciiTheme="minorBidi" w:hAnsiTheme="minorBidi"/>
                <w:sz w:val="22"/>
                <w:szCs w:val="22"/>
              </w:rPr>
              <w:t>7</w:t>
            </w:r>
            <w:r w:rsidR="00965587" w:rsidRPr="00CA5EDA">
              <w:rPr>
                <w:rFonts w:asciiTheme="minorBidi" w:hAnsiTheme="minorBidi"/>
              </w:rPr>
              <w:fldChar w:fldCharType="end"/>
            </w:r>
          </w:p>
        </w:tc>
        <w:tc>
          <w:tcPr>
            <w:tcW w:w="3765" w:type="dxa"/>
          </w:tcPr>
          <w:p w14:paraId="1CF055EF" w14:textId="0DD1B9AA" w:rsidR="34857F59" w:rsidRPr="00CA5EDA" w:rsidRDefault="34857F59"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17.</w:t>
            </w:r>
            <w:r w:rsidR="75F0A22B" w:rsidRPr="00CA5EDA">
              <w:rPr>
                <w:rFonts w:asciiTheme="minorBidi" w:hAnsiTheme="minorBidi"/>
                <w:sz w:val="22"/>
                <w:szCs w:val="22"/>
              </w:rPr>
              <w:t>0</w:t>
            </w:r>
            <w:r w:rsidRPr="00CA5EDA">
              <w:rPr>
                <w:rFonts w:asciiTheme="minorBidi" w:hAnsiTheme="minorBidi"/>
                <w:sz w:val="22"/>
                <w:szCs w:val="22"/>
              </w:rPr>
              <w:t>% (CLEWs)</w:t>
            </w:r>
          </w:p>
        </w:tc>
      </w:tr>
      <w:tr w:rsidR="6FDB4003" w:rsidRPr="00CA5EDA" w14:paraId="3531E65C"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80" w:type="dxa"/>
          </w:tcPr>
          <w:p w14:paraId="5390F6BC" w14:textId="2602E351" w:rsidR="02304D44" w:rsidRPr="00CA5EDA" w:rsidRDefault="02304D44" w:rsidP="6FDB4003">
            <w:pPr>
              <w:rPr>
                <w:rFonts w:asciiTheme="minorBidi" w:hAnsiTheme="minorBidi"/>
                <w:sz w:val="22"/>
                <w:szCs w:val="22"/>
              </w:rPr>
            </w:pPr>
            <w:r w:rsidRPr="00CA5EDA">
              <w:rPr>
                <w:rFonts w:asciiTheme="minorBidi" w:hAnsiTheme="minorBidi"/>
                <w:sz w:val="22"/>
                <w:szCs w:val="22"/>
              </w:rPr>
              <w:t>Total installed capacity</w:t>
            </w:r>
            <w:r w:rsidR="00965587" w:rsidRPr="00CA5EDA">
              <w:rPr>
                <w:rFonts w:asciiTheme="minorBidi" w:hAnsiTheme="minorBidi"/>
              </w:rPr>
              <w:fldChar w:fldCharType="begin"/>
            </w:r>
            <w:r w:rsidR="00965587" w:rsidRPr="00CA5EDA">
              <w:rPr>
                <w:rFonts w:asciiTheme="minorBidi" w:hAnsiTheme="minorBidi"/>
                <w:sz w:val="22"/>
                <w:szCs w:val="22"/>
              </w:rPr>
              <w:instrText xml:space="preserve"> NOTEREF _Ref229056257 \f \h </w:instrText>
            </w:r>
            <w:r w:rsidR="006F43CE" w:rsidRPr="00CA5EDA">
              <w:rPr>
                <w:rFonts w:asciiTheme="minorBidi" w:hAnsiTheme="minorBidi"/>
                <w:sz w:val="22"/>
                <w:szCs w:val="22"/>
              </w:rPr>
              <w:instrText xml:space="preserve"> \* MERGEFORMAT </w:instrText>
            </w:r>
            <w:r w:rsidR="00965587" w:rsidRPr="00CA5EDA">
              <w:rPr>
                <w:rFonts w:asciiTheme="minorBidi" w:hAnsiTheme="minorBidi"/>
              </w:rPr>
            </w:r>
            <w:r w:rsidR="00965587" w:rsidRPr="00CA5EDA">
              <w:rPr>
                <w:rFonts w:asciiTheme="minorBidi" w:hAnsiTheme="minorBidi"/>
              </w:rPr>
              <w:fldChar w:fldCharType="separate"/>
            </w:r>
            <w:r w:rsidR="00DE2533" w:rsidRPr="00CA5EDA">
              <w:rPr>
                <w:rStyle w:val="FootnoteReference"/>
                <w:rFonts w:asciiTheme="minorBidi" w:hAnsiTheme="minorBidi"/>
                <w:sz w:val="22"/>
                <w:szCs w:val="22"/>
              </w:rPr>
              <w:t>7</w:t>
            </w:r>
            <w:r w:rsidR="00965587" w:rsidRPr="00CA5EDA">
              <w:rPr>
                <w:rFonts w:asciiTheme="minorBidi" w:hAnsiTheme="minorBidi"/>
              </w:rPr>
              <w:fldChar w:fldCharType="end"/>
            </w:r>
          </w:p>
        </w:tc>
        <w:tc>
          <w:tcPr>
            <w:tcW w:w="3765" w:type="dxa"/>
          </w:tcPr>
          <w:p w14:paraId="273FAAA9" w14:textId="6EAC3016" w:rsidR="02304D44" w:rsidRPr="00CA5EDA" w:rsidRDefault="02304D44"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1.4 GW</w:t>
            </w:r>
          </w:p>
        </w:tc>
      </w:tr>
    </w:tbl>
    <w:p w14:paraId="30EEE36A" w14:textId="57415C08" w:rsidR="6FDB4003" w:rsidRPr="00CA5EDA" w:rsidRDefault="6FDB4003">
      <w:pPr>
        <w:rPr>
          <w:rFonts w:asciiTheme="minorBidi" w:hAnsiTheme="minorBidi" w:cstheme="minorBidi"/>
        </w:rPr>
      </w:pPr>
    </w:p>
    <w:p w14:paraId="78EFBC1A" w14:textId="7F612209" w:rsidR="6CDC4853" w:rsidRPr="00CA5EDA" w:rsidRDefault="6CDC4853" w:rsidP="6FDB4003">
      <w:pPr>
        <w:jc w:val="both"/>
        <w:rPr>
          <w:rFonts w:asciiTheme="minorBidi" w:hAnsiTheme="minorBidi" w:cstheme="minorBidi"/>
        </w:rPr>
      </w:pPr>
      <w:r w:rsidRPr="00CA5EDA">
        <w:rPr>
          <w:rFonts w:asciiTheme="minorBidi" w:hAnsiTheme="minorBidi" w:cstheme="minorBidi"/>
        </w:rPr>
        <w:t>Transmission and distribution losses are assumed to decline linearly to 3.0% and 9.0% respectively by 2040, in line with the Least Cost Generation and Transmission Plan and held constant thereafter.</w:t>
      </w:r>
    </w:p>
    <w:p w14:paraId="2690566B" w14:textId="27A7E6FB" w:rsidR="6FDB4003" w:rsidRPr="00CA5EDA" w:rsidRDefault="6FDB4003" w:rsidP="6FDB4003">
      <w:pPr>
        <w:jc w:val="both"/>
        <w:rPr>
          <w:rFonts w:asciiTheme="minorBidi" w:hAnsiTheme="minorBidi" w:cstheme="minorBidi"/>
        </w:rPr>
      </w:pPr>
    </w:p>
    <w:p w14:paraId="0381F01F" w14:textId="20C551D5" w:rsidR="01E24CAF" w:rsidRPr="00CA5EDA" w:rsidRDefault="01E24CAF" w:rsidP="006D357C">
      <w:pPr>
        <w:pStyle w:val="ListParagraph"/>
        <w:numPr>
          <w:ilvl w:val="0"/>
          <w:numId w:val="22"/>
        </w:numPr>
        <w:jc w:val="both"/>
        <w:rPr>
          <w:rFonts w:asciiTheme="minorBidi" w:hAnsiTheme="minorBidi" w:cstheme="minorBidi"/>
          <w:b/>
        </w:rPr>
      </w:pPr>
      <w:r w:rsidRPr="00CA5EDA">
        <w:rPr>
          <w:rFonts w:asciiTheme="minorBidi" w:hAnsiTheme="minorBidi" w:cstheme="minorBidi"/>
          <w:b/>
        </w:rPr>
        <w:t xml:space="preserve">Transport </w:t>
      </w:r>
    </w:p>
    <w:p w14:paraId="00709858" w14:textId="59B6D188" w:rsidR="6FDB4003" w:rsidRPr="00CA5EDA" w:rsidRDefault="6FDB4003" w:rsidP="6FDB4003">
      <w:pPr>
        <w:jc w:val="both"/>
        <w:rPr>
          <w:rFonts w:asciiTheme="minorBidi" w:hAnsiTheme="minorBidi" w:cstheme="minorBidi"/>
        </w:rPr>
      </w:pPr>
    </w:p>
    <w:tbl>
      <w:tblPr>
        <w:tblStyle w:val="GridTable4-Accent1"/>
        <w:tblW w:w="0" w:type="auto"/>
        <w:tblLook w:val="06A0" w:firstRow="1" w:lastRow="0" w:firstColumn="1" w:lastColumn="0" w:noHBand="1" w:noVBand="1"/>
      </w:tblPr>
      <w:tblGrid>
        <w:gridCol w:w="3005"/>
        <w:gridCol w:w="4140"/>
      </w:tblGrid>
      <w:tr w:rsidR="6FDB4003" w:rsidRPr="00CA5EDA" w14:paraId="6BC22AE4" w14:textId="77777777" w:rsidTr="00A420BF">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005" w:type="dxa"/>
          </w:tcPr>
          <w:p w14:paraId="70598896" w14:textId="37D7C547" w:rsidR="6FDB4003" w:rsidRPr="00CA5EDA" w:rsidRDefault="6FDB4003" w:rsidP="6FDB4003">
            <w:pPr>
              <w:rPr>
                <w:rFonts w:asciiTheme="minorBidi" w:hAnsiTheme="minorBidi"/>
                <w:b w:val="0"/>
                <w:sz w:val="22"/>
                <w:szCs w:val="22"/>
              </w:rPr>
            </w:pPr>
            <w:r w:rsidRPr="00CA5EDA">
              <w:rPr>
                <w:rFonts w:asciiTheme="minorBidi" w:hAnsiTheme="minorBidi"/>
                <w:sz w:val="22"/>
                <w:szCs w:val="22"/>
              </w:rPr>
              <w:t>Parameter</w:t>
            </w:r>
          </w:p>
        </w:tc>
        <w:tc>
          <w:tcPr>
            <w:tcW w:w="4140" w:type="dxa"/>
          </w:tcPr>
          <w:p w14:paraId="48FF293C" w14:textId="75A72900" w:rsidR="6FDB4003" w:rsidRPr="00CA5EDA" w:rsidRDefault="6FDB4003" w:rsidP="6FDB4003">
            <w:pP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2"/>
                <w:szCs w:val="22"/>
              </w:rPr>
            </w:pPr>
            <w:r w:rsidRPr="00CA5EDA">
              <w:rPr>
                <w:rFonts w:asciiTheme="minorBidi" w:hAnsiTheme="minorBidi"/>
                <w:sz w:val="22"/>
                <w:szCs w:val="22"/>
              </w:rPr>
              <w:t>2021 Value</w:t>
            </w:r>
          </w:p>
        </w:tc>
      </w:tr>
      <w:tr w:rsidR="6FDB4003" w:rsidRPr="00CA5EDA" w14:paraId="4CC4E5CA"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F36561B" w14:textId="4AEDE7E1" w:rsidR="6FDB4003" w:rsidRPr="00CA5EDA" w:rsidRDefault="6FDB4003" w:rsidP="6FDB4003">
            <w:pPr>
              <w:rPr>
                <w:rFonts w:asciiTheme="minorBidi" w:hAnsiTheme="minorBidi"/>
                <w:sz w:val="22"/>
                <w:szCs w:val="22"/>
              </w:rPr>
            </w:pPr>
            <w:r w:rsidRPr="00CA5EDA">
              <w:rPr>
                <w:rFonts w:asciiTheme="minorBidi" w:hAnsiTheme="minorBidi"/>
                <w:sz w:val="22"/>
                <w:szCs w:val="22"/>
              </w:rPr>
              <w:t xml:space="preserve">Total </w:t>
            </w:r>
            <w:r w:rsidR="3D700680" w:rsidRPr="00CA5EDA">
              <w:rPr>
                <w:rFonts w:asciiTheme="minorBidi" w:hAnsiTheme="minorBidi"/>
                <w:sz w:val="22"/>
                <w:szCs w:val="22"/>
              </w:rPr>
              <w:t>passenger vehicle stock</w:t>
            </w:r>
            <w:r w:rsidRPr="00CA5EDA">
              <w:rPr>
                <w:rStyle w:val="FootnoteReference"/>
                <w:rFonts w:asciiTheme="minorBidi" w:hAnsiTheme="minorBidi"/>
                <w:sz w:val="22"/>
                <w:szCs w:val="22"/>
              </w:rPr>
              <w:footnoteReference w:id="8"/>
            </w:r>
          </w:p>
        </w:tc>
        <w:tc>
          <w:tcPr>
            <w:tcW w:w="4140" w:type="dxa"/>
          </w:tcPr>
          <w:p w14:paraId="0D51DFC1" w14:textId="4D465831" w:rsidR="008137D5" w:rsidRPr="00CA5EDA" w:rsidRDefault="008137D5" w:rsidP="008137D5">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Vehicle stock 2025</w:t>
            </w:r>
          </w:p>
          <w:p w14:paraId="60E0372E" w14:textId="052B95D5" w:rsidR="381BDBB8" w:rsidRPr="00CA5EDA" w:rsidRDefault="381BDBB8" w:rsidP="006D357C">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Cars</w:t>
            </w:r>
            <w:r w:rsidR="00AE1EE9" w:rsidRPr="00CA5EDA">
              <w:rPr>
                <w:rFonts w:asciiTheme="minorBidi" w:hAnsiTheme="minorBidi"/>
                <w:sz w:val="22"/>
                <w:szCs w:val="22"/>
              </w:rPr>
              <w:tab/>
            </w:r>
            <w:r w:rsidRPr="00CA5EDA">
              <w:rPr>
                <w:rFonts w:asciiTheme="minorBidi" w:hAnsiTheme="minorBidi"/>
                <w:sz w:val="22"/>
                <w:szCs w:val="22"/>
              </w:rPr>
              <w:t xml:space="preserve"> 0.</w:t>
            </w:r>
            <w:r w:rsidR="00AE1EE9" w:rsidRPr="00CA5EDA">
              <w:rPr>
                <w:rFonts w:asciiTheme="minorBidi" w:hAnsiTheme="minorBidi"/>
                <w:sz w:val="22"/>
                <w:szCs w:val="22"/>
              </w:rPr>
              <w:t>513</w:t>
            </w:r>
            <w:r w:rsidRPr="00CA5EDA">
              <w:rPr>
                <w:rFonts w:asciiTheme="minorBidi" w:hAnsiTheme="minorBidi"/>
                <w:sz w:val="22"/>
                <w:szCs w:val="22"/>
              </w:rPr>
              <w:t xml:space="preserve"> </w:t>
            </w:r>
          </w:p>
          <w:p w14:paraId="14B1D0C8" w14:textId="1DE5EC64" w:rsidR="381BDBB8" w:rsidRPr="00CA5EDA" w:rsidRDefault="381BDBB8" w:rsidP="006D357C">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Buses</w:t>
            </w:r>
            <w:r w:rsidR="00AE1EE9" w:rsidRPr="00CA5EDA">
              <w:rPr>
                <w:rFonts w:asciiTheme="minorBidi" w:hAnsiTheme="minorBidi"/>
                <w:sz w:val="22"/>
                <w:szCs w:val="22"/>
              </w:rPr>
              <w:tab/>
              <w:t xml:space="preserve"> 0.321 </w:t>
            </w:r>
          </w:p>
          <w:p w14:paraId="3338D9C8" w14:textId="01B14B2A" w:rsidR="00AE1EE9" w:rsidRPr="00CA5EDA" w:rsidRDefault="00AE1EE9" w:rsidP="006D357C">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Commercial Veh</w:t>
            </w:r>
            <w:r w:rsidR="008137D5" w:rsidRPr="00CA5EDA">
              <w:rPr>
                <w:rFonts w:asciiTheme="minorBidi" w:hAnsiTheme="minorBidi"/>
                <w:sz w:val="22"/>
                <w:szCs w:val="22"/>
              </w:rPr>
              <w:t xml:space="preserve"> 0.</w:t>
            </w:r>
            <w:r w:rsidRPr="00CA5EDA">
              <w:rPr>
                <w:rFonts w:asciiTheme="minorBidi" w:hAnsiTheme="minorBidi"/>
                <w:sz w:val="22"/>
                <w:szCs w:val="22"/>
              </w:rPr>
              <w:t xml:space="preserve">192 </w:t>
            </w:r>
          </w:p>
          <w:p w14:paraId="16AD7D18" w14:textId="2D8DA5A6" w:rsidR="6FDB4003" w:rsidRPr="00CA5EDA" w:rsidRDefault="00AE1EE9" w:rsidP="006D357C">
            <w:pPr>
              <w:pStyle w:val="ListParagraph"/>
              <w:numPr>
                <w:ilvl w:val="0"/>
                <w:numId w:val="35"/>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Motorcycles</w:t>
            </w:r>
            <w:r w:rsidRPr="00CA5EDA">
              <w:rPr>
                <w:rFonts w:asciiTheme="minorBidi" w:hAnsiTheme="minorBidi"/>
                <w:sz w:val="22"/>
                <w:szCs w:val="22"/>
              </w:rPr>
              <w:tab/>
              <w:t xml:space="preserve"> 1</w:t>
            </w:r>
            <w:r w:rsidR="008137D5" w:rsidRPr="00CA5EDA">
              <w:rPr>
                <w:rFonts w:asciiTheme="minorBidi" w:hAnsiTheme="minorBidi"/>
                <w:sz w:val="22"/>
                <w:szCs w:val="22"/>
              </w:rPr>
              <w:t>.</w:t>
            </w:r>
            <w:r w:rsidRPr="00CA5EDA">
              <w:rPr>
                <w:rFonts w:asciiTheme="minorBidi" w:hAnsiTheme="minorBidi"/>
                <w:sz w:val="22"/>
                <w:szCs w:val="22"/>
              </w:rPr>
              <w:t>570</w:t>
            </w:r>
          </w:p>
        </w:tc>
      </w:tr>
      <w:tr w:rsidR="6FDB4003" w:rsidRPr="00CA5EDA" w14:paraId="331116DA"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1DB7518" w14:textId="7E7D52EB" w:rsidR="508A0872" w:rsidRPr="00CA5EDA" w:rsidRDefault="508A0872" w:rsidP="6FDB4003">
            <w:pPr>
              <w:rPr>
                <w:rFonts w:asciiTheme="minorBidi" w:hAnsiTheme="minorBidi"/>
                <w:sz w:val="22"/>
                <w:szCs w:val="22"/>
              </w:rPr>
            </w:pPr>
            <w:r w:rsidRPr="00CA5EDA">
              <w:rPr>
                <w:rFonts w:asciiTheme="minorBidi" w:hAnsiTheme="minorBidi"/>
                <w:sz w:val="22"/>
                <w:szCs w:val="22"/>
              </w:rPr>
              <w:t>Fuel use by energy carrier (PJ)</w:t>
            </w:r>
            <w:r w:rsidR="007017CF" w:rsidRPr="00CA5EDA">
              <w:rPr>
                <w:rFonts w:asciiTheme="minorBidi" w:hAnsiTheme="minorBidi"/>
              </w:rPr>
              <w:fldChar w:fldCharType="begin"/>
            </w:r>
            <w:r w:rsidR="007017CF" w:rsidRPr="00CA5EDA">
              <w:rPr>
                <w:rFonts w:asciiTheme="minorBidi" w:hAnsiTheme="minorBidi"/>
                <w:sz w:val="22"/>
                <w:szCs w:val="22"/>
              </w:rPr>
              <w:instrText xml:space="preserve"> NOTEREF _Ref229056017 \f \h </w:instrText>
            </w:r>
            <w:r w:rsidR="006F43CE" w:rsidRPr="00CA5EDA">
              <w:rPr>
                <w:rFonts w:asciiTheme="minorBidi" w:hAnsiTheme="minorBidi"/>
                <w:sz w:val="22"/>
                <w:szCs w:val="22"/>
              </w:rPr>
              <w:instrText xml:space="preserve"> \* MERGEFORMAT </w:instrText>
            </w:r>
            <w:r w:rsidR="007017CF" w:rsidRPr="00CA5EDA">
              <w:rPr>
                <w:rFonts w:asciiTheme="minorBidi" w:hAnsiTheme="minorBidi"/>
              </w:rPr>
            </w:r>
            <w:r w:rsidR="007017CF" w:rsidRPr="00CA5EDA">
              <w:rPr>
                <w:rFonts w:asciiTheme="minorBidi" w:hAnsiTheme="minorBidi"/>
              </w:rPr>
              <w:fldChar w:fldCharType="separate"/>
            </w:r>
            <w:r w:rsidR="007017CF" w:rsidRPr="00CA5EDA">
              <w:rPr>
                <w:rStyle w:val="FootnoteReference"/>
                <w:rFonts w:asciiTheme="minorBidi" w:hAnsiTheme="minorBidi"/>
                <w:sz w:val="22"/>
                <w:szCs w:val="22"/>
              </w:rPr>
              <w:t>2</w:t>
            </w:r>
            <w:r w:rsidR="007017CF" w:rsidRPr="00CA5EDA">
              <w:rPr>
                <w:rFonts w:asciiTheme="minorBidi" w:hAnsiTheme="minorBidi"/>
              </w:rPr>
              <w:fldChar w:fldCharType="end"/>
            </w:r>
          </w:p>
        </w:tc>
        <w:tc>
          <w:tcPr>
            <w:tcW w:w="4140" w:type="dxa"/>
          </w:tcPr>
          <w:p w14:paraId="1D37957A" w14:textId="7FB32595" w:rsidR="467C1EB2" w:rsidRPr="00CA5EDA" w:rsidRDefault="467C1EB2"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Total </w:t>
            </w:r>
            <w:r w:rsidR="67E997B4" w:rsidRPr="00CA5EDA">
              <w:rPr>
                <w:rFonts w:asciiTheme="minorBidi" w:hAnsiTheme="minorBidi"/>
                <w:sz w:val="22"/>
                <w:szCs w:val="22"/>
              </w:rPr>
              <w:t xml:space="preserve">fuel use by energy carrier is </w:t>
            </w:r>
            <w:r w:rsidRPr="00CA5EDA">
              <w:rPr>
                <w:rFonts w:asciiTheme="minorBidi" w:hAnsiTheme="minorBidi"/>
                <w:sz w:val="22"/>
                <w:szCs w:val="22"/>
              </w:rPr>
              <w:t>54.6 PJ:</w:t>
            </w:r>
          </w:p>
          <w:p w14:paraId="6810FBCF" w14:textId="71DE8054"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p w14:paraId="37038F51" w14:textId="1B42D7B7" w:rsidR="467C1EB2" w:rsidRPr="00CA5EDA" w:rsidRDefault="467C1EB2" w:rsidP="006D357C">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Gasoline: 30.3</w:t>
            </w:r>
          </w:p>
          <w:p w14:paraId="6E6B1941" w14:textId="68571542" w:rsidR="467C1EB2" w:rsidRPr="00CA5EDA" w:rsidRDefault="467C1EB2" w:rsidP="006D357C">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Diesel: 24.0</w:t>
            </w:r>
          </w:p>
          <w:p w14:paraId="77E37FC5" w14:textId="7B0A8125" w:rsidR="467C1EB2" w:rsidRPr="00CA5EDA" w:rsidRDefault="467C1EB2" w:rsidP="006D357C">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Jet fuel: 0.4</w:t>
            </w:r>
          </w:p>
          <w:p w14:paraId="1D9D6F70" w14:textId="11E529B5" w:rsidR="467C1EB2" w:rsidRPr="00CA5EDA" w:rsidRDefault="467C1EB2" w:rsidP="006D357C">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Electricity: 0.0</w:t>
            </w:r>
          </w:p>
          <w:p w14:paraId="6E06B4FD" w14:textId="5A537D71" w:rsidR="467C1EB2" w:rsidRPr="00CA5EDA" w:rsidRDefault="467C1EB2" w:rsidP="006D357C">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LPG: 0.0</w:t>
            </w:r>
          </w:p>
          <w:p w14:paraId="326342FF" w14:textId="6A950737" w:rsidR="467C1EB2" w:rsidRPr="00CA5EDA" w:rsidRDefault="467C1EB2" w:rsidP="006D357C">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Natural Gas: 0.0</w:t>
            </w:r>
          </w:p>
          <w:p w14:paraId="1B981986" w14:textId="2C594C2F" w:rsidR="6FDB4003" w:rsidRPr="00CA5EDA" w:rsidRDefault="6FDB4003" w:rsidP="6FDB4003">
            <w:pPr>
              <w:pStyle w:val="ListParagraph"/>
              <w:ind w:left="720"/>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r>
      <w:tr w:rsidR="6FDB4003" w:rsidRPr="00CA5EDA" w14:paraId="5B104315"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868ABEE" w14:textId="24593D43" w:rsidR="61C7B542" w:rsidRPr="00CA5EDA" w:rsidRDefault="61C7B542" w:rsidP="6FDB4003">
            <w:pPr>
              <w:rPr>
                <w:rFonts w:asciiTheme="minorBidi" w:hAnsiTheme="minorBidi"/>
                <w:sz w:val="22"/>
                <w:szCs w:val="22"/>
              </w:rPr>
            </w:pPr>
            <w:r w:rsidRPr="00CA5EDA">
              <w:rPr>
                <w:rFonts w:asciiTheme="minorBidi" w:hAnsiTheme="minorBidi"/>
                <w:sz w:val="22"/>
                <w:szCs w:val="22"/>
              </w:rPr>
              <w:t>Fuel use by mode (PJ)</w:t>
            </w:r>
            <w:r w:rsidR="007017CF" w:rsidRPr="00CA5EDA">
              <w:rPr>
                <w:rFonts w:asciiTheme="minorBidi" w:hAnsiTheme="minorBidi"/>
              </w:rPr>
              <w:fldChar w:fldCharType="begin"/>
            </w:r>
            <w:r w:rsidR="007017CF" w:rsidRPr="00CA5EDA">
              <w:rPr>
                <w:rFonts w:asciiTheme="minorBidi" w:hAnsiTheme="minorBidi"/>
                <w:sz w:val="22"/>
                <w:szCs w:val="22"/>
              </w:rPr>
              <w:instrText xml:space="preserve"> NOTEREF _Ref229056017 \f \h </w:instrText>
            </w:r>
            <w:r w:rsidR="006F43CE" w:rsidRPr="00CA5EDA">
              <w:rPr>
                <w:rFonts w:asciiTheme="minorBidi" w:hAnsiTheme="minorBidi"/>
                <w:sz w:val="22"/>
                <w:szCs w:val="22"/>
              </w:rPr>
              <w:instrText xml:space="preserve"> \* MERGEFORMAT </w:instrText>
            </w:r>
            <w:r w:rsidR="007017CF" w:rsidRPr="00CA5EDA">
              <w:rPr>
                <w:rFonts w:asciiTheme="minorBidi" w:hAnsiTheme="minorBidi"/>
              </w:rPr>
            </w:r>
            <w:r w:rsidR="007017CF" w:rsidRPr="00CA5EDA">
              <w:rPr>
                <w:rFonts w:asciiTheme="minorBidi" w:hAnsiTheme="minorBidi"/>
              </w:rPr>
              <w:fldChar w:fldCharType="separate"/>
            </w:r>
            <w:r w:rsidR="007017CF" w:rsidRPr="00CA5EDA">
              <w:rPr>
                <w:rStyle w:val="FootnoteReference"/>
                <w:rFonts w:asciiTheme="minorBidi" w:hAnsiTheme="minorBidi"/>
                <w:sz w:val="22"/>
                <w:szCs w:val="22"/>
              </w:rPr>
              <w:t>2</w:t>
            </w:r>
            <w:r w:rsidR="007017CF" w:rsidRPr="00CA5EDA">
              <w:rPr>
                <w:rFonts w:asciiTheme="minorBidi" w:hAnsiTheme="minorBidi"/>
              </w:rPr>
              <w:fldChar w:fldCharType="end"/>
            </w:r>
          </w:p>
        </w:tc>
        <w:tc>
          <w:tcPr>
            <w:tcW w:w="4140" w:type="dxa"/>
          </w:tcPr>
          <w:p w14:paraId="67925E73" w14:textId="3B60E921" w:rsidR="61C7B542" w:rsidRPr="00CA5EDA" w:rsidRDefault="61C7B542"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Total </w:t>
            </w:r>
            <w:r w:rsidR="68E3640E" w:rsidRPr="00CA5EDA">
              <w:rPr>
                <w:rFonts w:asciiTheme="minorBidi" w:hAnsiTheme="minorBidi"/>
                <w:sz w:val="22"/>
                <w:szCs w:val="22"/>
              </w:rPr>
              <w:t xml:space="preserve">fuel use by mode </w:t>
            </w:r>
            <w:r w:rsidRPr="00CA5EDA">
              <w:rPr>
                <w:rFonts w:asciiTheme="minorBidi" w:hAnsiTheme="minorBidi"/>
                <w:sz w:val="22"/>
                <w:szCs w:val="22"/>
              </w:rPr>
              <w:t>54.6 PJ:</w:t>
            </w:r>
          </w:p>
          <w:p w14:paraId="21BC63AF" w14:textId="6B287B6C"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p w14:paraId="1DF50A20" w14:textId="0B78BD47" w:rsidR="6801F7B4" w:rsidRPr="00CA5EDA" w:rsidRDefault="6801F7B4" w:rsidP="006D357C">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Road: 50.9</w:t>
            </w:r>
          </w:p>
          <w:p w14:paraId="6A591F06" w14:textId="3EE49604" w:rsidR="6801F7B4" w:rsidRPr="00CA5EDA" w:rsidRDefault="6801F7B4" w:rsidP="006D357C">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Rail: 1.7</w:t>
            </w:r>
          </w:p>
          <w:p w14:paraId="2E5D2529" w14:textId="5FC57141" w:rsidR="6801F7B4" w:rsidRPr="00CA5EDA" w:rsidRDefault="6801F7B4" w:rsidP="006D357C">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Aviation: 0.4</w:t>
            </w:r>
          </w:p>
          <w:p w14:paraId="1A7C5413" w14:textId="200AC5EB" w:rsidR="6801F7B4" w:rsidRPr="00CA5EDA" w:rsidRDefault="6801F7B4" w:rsidP="006D357C">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Navigation: 1.8</w:t>
            </w:r>
          </w:p>
          <w:p w14:paraId="5D132887" w14:textId="6FDFFBFE"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r>
    </w:tbl>
    <w:p w14:paraId="681F1567" w14:textId="33631DCD" w:rsidR="6FDB4003" w:rsidRPr="00CA5EDA" w:rsidRDefault="6FDB4003">
      <w:pPr>
        <w:rPr>
          <w:rFonts w:asciiTheme="minorBidi" w:hAnsiTheme="minorBidi" w:cstheme="minorBidi"/>
        </w:rPr>
      </w:pPr>
    </w:p>
    <w:p w14:paraId="75FA92A8" w14:textId="38F7A33B" w:rsidR="3D700680" w:rsidRPr="00CA5EDA" w:rsidRDefault="3D700680" w:rsidP="006D357C">
      <w:pPr>
        <w:pStyle w:val="ListParagraph"/>
        <w:numPr>
          <w:ilvl w:val="0"/>
          <w:numId w:val="21"/>
        </w:numPr>
        <w:jc w:val="both"/>
        <w:rPr>
          <w:rFonts w:asciiTheme="minorBidi" w:hAnsiTheme="minorBidi" w:cstheme="minorBidi"/>
          <w:b/>
        </w:rPr>
      </w:pPr>
      <w:r w:rsidRPr="00CA5EDA">
        <w:rPr>
          <w:rFonts w:asciiTheme="minorBidi" w:hAnsiTheme="minorBidi" w:cstheme="minorBidi"/>
          <w:b/>
        </w:rPr>
        <w:t xml:space="preserve">Buildings </w:t>
      </w:r>
    </w:p>
    <w:p w14:paraId="074AD4EA" w14:textId="5A343D01" w:rsidR="6FDB4003" w:rsidRPr="00CA5EDA" w:rsidRDefault="6FDB4003" w:rsidP="6FDB4003">
      <w:pPr>
        <w:rPr>
          <w:rFonts w:asciiTheme="minorBidi" w:hAnsiTheme="minorBidi" w:cstheme="minorBidi"/>
        </w:rPr>
      </w:pPr>
    </w:p>
    <w:tbl>
      <w:tblPr>
        <w:tblStyle w:val="GridTable4-Accent1"/>
        <w:tblW w:w="0" w:type="auto"/>
        <w:tblLook w:val="06A0" w:firstRow="1" w:lastRow="0" w:firstColumn="1" w:lastColumn="0" w:noHBand="1" w:noVBand="1"/>
      </w:tblPr>
      <w:tblGrid>
        <w:gridCol w:w="3005"/>
        <w:gridCol w:w="4095"/>
      </w:tblGrid>
      <w:tr w:rsidR="6FDB4003" w:rsidRPr="00CA5EDA" w14:paraId="4AE8260A"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FD114AD" w14:textId="37D7C547" w:rsidR="6FDB4003" w:rsidRPr="00CA5EDA" w:rsidRDefault="6FDB4003" w:rsidP="6FDB4003">
            <w:pPr>
              <w:rPr>
                <w:rFonts w:asciiTheme="minorBidi" w:hAnsiTheme="minorBidi"/>
                <w:b w:val="0"/>
                <w:sz w:val="22"/>
                <w:szCs w:val="22"/>
              </w:rPr>
            </w:pPr>
            <w:r w:rsidRPr="00CA5EDA">
              <w:rPr>
                <w:rFonts w:asciiTheme="minorBidi" w:hAnsiTheme="minorBidi"/>
                <w:sz w:val="22"/>
                <w:szCs w:val="22"/>
              </w:rPr>
              <w:t>Parameter</w:t>
            </w:r>
          </w:p>
        </w:tc>
        <w:tc>
          <w:tcPr>
            <w:tcW w:w="4095" w:type="dxa"/>
          </w:tcPr>
          <w:p w14:paraId="0CBE14B9" w14:textId="75A72900" w:rsidR="6FDB4003" w:rsidRPr="00CA5EDA" w:rsidRDefault="6FDB4003" w:rsidP="6FDB4003">
            <w:pP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2"/>
                <w:szCs w:val="22"/>
              </w:rPr>
            </w:pPr>
            <w:r w:rsidRPr="00CA5EDA">
              <w:rPr>
                <w:rFonts w:asciiTheme="minorBidi" w:hAnsiTheme="minorBidi"/>
                <w:sz w:val="22"/>
                <w:szCs w:val="22"/>
              </w:rPr>
              <w:t>2021 Value</w:t>
            </w:r>
          </w:p>
        </w:tc>
      </w:tr>
      <w:tr w:rsidR="6FDB4003" w:rsidRPr="00CA5EDA" w14:paraId="094CC9D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2692AC1" w14:textId="44AD2E08" w:rsidR="6D15AF3A" w:rsidRPr="00CA5EDA" w:rsidRDefault="6D15AF3A" w:rsidP="6FDB4003">
            <w:pPr>
              <w:rPr>
                <w:rFonts w:asciiTheme="minorBidi" w:hAnsiTheme="minorBidi"/>
                <w:sz w:val="22"/>
                <w:szCs w:val="22"/>
              </w:rPr>
            </w:pPr>
            <w:r w:rsidRPr="00CA5EDA">
              <w:rPr>
                <w:rFonts w:asciiTheme="minorBidi" w:hAnsiTheme="minorBidi"/>
                <w:sz w:val="22"/>
                <w:szCs w:val="22"/>
              </w:rPr>
              <w:t xml:space="preserve">Commercial </w:t>
            </w:r>
            <w:r w:rsidR="55B24C20" w:rsidRPr="00CA5EDA">
              <w:rPr>
                <w:rFonts w:asciiTheme="minorBidi" w:hAnsiTheme="minorBidi"/>
                <w:sz w:val="22"/>
                <w:szCs w:val="22"/>
              </w:rPr>
              <w:t>fuel use (PJ)</w:t>
            </w:r>
            <w:r w:rsidR="007C2361" w:rsidRPr="00CA5EDA">
              <w:rPr>
                <w:rFonts w:asciiTheme="minorBidi" w:hAnsiTheme="minorBidi"/>
              </w:rPr>
              <w:fldChar w:fldCharType="begin"/>
            </w:r>
            <w:r w:rsidR="007C2361" w:rsidRPr="00CA5EDA">
              <w:rPr>
                <w:rFonts w:asciiTheme="minorBidi" w:hAnsiTheme="minorBidi"/>
                <w:sz w:val="22"/>
                <w:szCs w:val="22"/>
              </w:rPr>
              <w:instrText xml:space="preserve"> NOTEREF _Ref229056017 \f \h </w:instrText>
            </w:r>
            <w:r w:rsidR="006F43CE" w:rsidRPr="00CA5EDA">
              <w:rPr>
                <w:rFonts w:asciiTheme="minorBidi" w:hAnsiTheme="minorBidi"/>
                <w:sz w:val="22"/>
                <w:szCs w:val="22"/>
              </w:rPr>
              <w:instrText xml:space="preserve"> \* MERGEFORMAT </w:instrText>
            </w:r>
            <w:r w:rsidR="007C2361" w:rsidRPr="00CA5EDA">
              <w:rPr>
                <w:rFonts w:asciiTheme="minorBidi" w:hAnsiTheme="minorBidi"/>
              </w:rPr>
            </w:r>
            <w:r w:rsidR="007C2361" w:rsidRPr="00CA5EDA">
              <w:rPr>
                <w:rFonts w:asciiTheme="minorBidi" w:hAnsiTheme="minorBidi"/>
              </w:rPr>
              <w:fldChar w:fldCharType="separate"/>
            </w:r>
            <w:r w:rsidR="007C2361" w:rsidRPr="00CA5EDA">
              <w:rPr>
                <w:rStyle w:val="FootnoteReference"/>
                <w:rFonts w:asciiTheme="minorBidi" w:hAnsiTheme="minorBidi"/>
                <w:sz w:val="22"/>
                <w:szCs w:val="22"/>
              </w:rPr>
              <w:t>2</w:t>
            </w:r>
            <w:r w:rsidR="007C2361" w:rsidRPr="00CA5EDA">
              <w:rPr>
                <w:rFonts w:asciiTheme="minorBidi" w:hAnsiTheme="minorBidi"/>
              </w:rPr>
              <w:fldChar w:fldCharType="end"/>
            </w:r>
          </w:p>
        </w:tc>
        <w:tc>
          <w:tcPr>
            <w:tcW w:w="4095" w:type="dxa"/>
          </w:tcPr>
          <w:p w14:paraId="51B118E3" w14:textId="66008563"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Biomass: 207.9</w:t>
            </w:r>
          </w:p>
          <w:p w14:paraId="1B5D137C" w14:textId="70D193DF"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Charcoal: 13.4</w:t>
            </w:r>
          </w:p>
          <w:p w14:paraId="53C17201" w14:textId="1402FFE9"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LPG: 0.5</w:t>
            </w:r>
          </w:p>
          <w:p w14:paraId="562B30D6" w14:textId="7ED12194"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Electricity: 2.8</w:t>
            </w:r>
          </w:p>
          <w:p w14:paraId="686FDFF6" w14:textId="7FD7173B"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Biogas: 1.1</w:t>
            </w:r>
          </w:p>
        </w:tc>
      </w:tr>
      <w:tr w:rsidR="6FDB4003" w:rsidRPr="00CA5EDA" w14:paraId="58D31BF2"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831CD06" w14:textId="208D2D72" w:rsidR="55B24C20" w:rsidRPr="00CA5EDA" w:rsidRDefault="55B24C20" w:rsidP="6FDB4003">
            <w:pPr>
              <w:rPr>
                <w:rFonts w:asciiTheme="minorBidi" w:hAnsiTheme="minorBidi"/>
                <w:sz w:val="22"/>
                <w:szCs w:val="22"/>
              </w:rPr>
            </w:pPr>
            <w:r w:rsidRPr="00CA5EDA">
              <w:rPr>
                <w:rFonts w:asciiTheme="minorBidi" w:hAnsiTheme="minorBidi"/>
                <w:sz w:val="22"/>
                <w:szCs w:val="22"/>
              </w:rPr>
              <w:t>Residential fuel use (PJ)</w:t>
            </w:r>
            <w:r w:rsidR="007C2361" w:rsidRPr="00CA5EDA">
              <w:rPr>
                <w:rFonts w:asciiTheme="minorBidi" w:hAnsiTheme="minorBidi"/>
              </w:rPr>
              <w:fldChar w:fldCharType="begin"/>
            </w:r>
            <w:r w:rsidR="007C2361" w:rsidRPr="00CA5EDA">
              <w:rPr>
                <w:rFonts w:asciiTheme="minorBidi" w:hAnsiTheme="minorBidi"/>
                <w:sz w:val="22"/>
                <w:szCs w:val="22"/>
              </w:rPr>
              <w:instrText xml:space="preserve"> NOTEREF _Ref229056017 \f \h </w:instrText>
            </w:r>
            <w:r w:rsidR="006F43CE" w:rsidRPr="00CA5EDA">
              <w:rPr>
                <w:rFonts w:asciiTheme="minorBidi" w:hAnsiTheme="minorBidi"/>
                <w:sz w:val="22"/>
                <w:szCs w:val="22"/>
              </w:rPr>
              <w:instrText xml:space="preserve"> \* MERGEFORMAT </w:instrText>
            </w:r>
            <w:r w:rsidR="007C2361" w:rsidRPr="00CA5EDA">
              <w:rPr>
                <w:rFonts w:asciiTheme="minorBidi" w:hAnsiTheme="minorBidi"/>
              </w:rPr>
            </w:r>
            <w:r w:rsidR="007C2361" w:rsidRPr="00CA5EDA">
              <w:rPr>
                <w:rFonts w:asciiTheme="minorBidi" w:hAnsiTheme="minorBidi"/>
              </w:rPr>
              <w:fldChar w:fldCharType="separate"/>
            </w:r>
            <w:r w:rsidR="007C2361" w:rsidRPr="00CA5EDA">
              <w:rPr>
                <w:rStyle w:val="FootnoteReference"/>
                <w:rFonts w:asciiTheme="minorBidi" w:hAnsiTheme="minorBidi"/>
                <w:sz w:val="22"/>
                <w:szCs w:val="22"/>
              </w:rPr>
              <w:t>2</w:t>
            </w:r>
            <w:r w:rsidR="007C2361" w:rsidRPr="00CA5EDA">
              <w:rPr>
                <w:rFonts w:asciiTheme="minorBidi" w:hAnsiTheme="minorBidi"/>
              </w:rPr>
              <w:fldChar w:fldCharType="end"/>
            </w:r>
          </w:p>
        </w:tc>
        <w:tc>
          <w:tcPr>
            <w:tcW w:w="4095" w:type="dxa"/>
          </w:tcPr>
          <w:p w14:paraId="197BCF3C" w14:textId="7595798D"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Biomass: 318.0</w:t>
            </w:r>
          </w:p>
          <w:p w14:paraId="63BFDF50" w14:textId="0D932CA9"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Charcoal: 63.8</w:t>
            </w:r>
          </w:p>
          <w:p w14:paraId="2CFC6B39" w14:textId="03A90783"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Kerosene: 0.4</w:t>
            </w:r>
          </w:p>
          <w:p w14:paraId="13B9893B" w14:textId="08642122"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LPG: 0.7</w:t>
            </w:r>
          </w:p>
          <w:p w14:paraId="298F8724" w14:textId="44B9DD9F"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Electricity: 3.2</w:t>
            </w:r>
          </w:p>
          <w:p w14:paraId="1C49AE49" w14:textId="11EDA4B2" w:rsidR="55B24C20" w:rsidRPr="00CA5EDA" w:rsidRDefault="55B24C2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Biogas: 0.2</w:t>
            </w:r>
          </w:p>
        </w:tc>
      </w:tr>
    </w:tbl>
    <w:p w14:paraId="5618B712" w14:textId="0CA9FBC8" w:rsidR="6FDB4003" w:rsidRDefault="6FDB4003" w:rsidP="00A420BF">
      <w:pPr>
        <w:rPr>
          <w:b/>
          <w:bCs/>
        </w:rPr>
      </w:pPr>
    </w:p>
    <w:p w14:paraId="003F4932" w14:textId="52534114" w:rsidR="279F856F" w:rsidRPr="00A420BF" w:rsidRDefault="279F856F" w:rsidP="6FDB4003">
      <w:pPr>
        <w:pStyle w:val="Heading3"/>
        <w:rPr>
          <w:b/>
          <w:color w:val="auto"/>
        </w:rPr>
      </w:pPr>
      <w:bookmarkStart w:id="64" w:name="_Toc229401353"/>
      <w:r w:rsidRPr="00A420BF">
        <w:rPr>
          <w:b/>
          <w:color w:val="auto"/>
        </w:rPr>
        <w:t>4.1.3 Mitigating Actions</w:t>
      </w:r>
      <w:bookmarkEnd w:id="64"/>
      <w:r w:rsidRPr="00A420BF">
        <w:rPr>
          <w:b/>
          <w:color w:val="auto"/>
        </w:rPr>
        <w:t xml:space="preserve"> </w:t>
      </w:r>
    </w:p>
    <w:p w14:paraId="7786BEF1" w14:textId="4F10B0B7" w:rsidR="57DC0097" w:rsidRPr="00A420BF" w:rsidRDefault="57DC0097" w:rsidP="6FDB4003">
      <w:pPr>
        <w:spacing w:before="240" w:after="240"/>
        <w:rPr>
          <w:rFonts w:asciiTheme="minorBidi" w:hAnsiTheme="minorBidi" w:cstheme="minorBidi"/>
        </w:rPr>
      </w:pPr>
      <w:r w:rsidRPr="00A420BF">
        <w:rPr>
          <w:rFonts w:asciiTheme="minorBidi" w:hAnsiTheme="minorBidi" w:cstheme="minorBidi"/>
        </w:rPr>
        <w:t>All NDC 2.0 measures are carried forward into the NDC 3.0 scenario, with one additional measure applied on top.</w:t>
      </w:r>
    </w:p>
    <w:p w14:paraId="0041AFA3" w14:textId="7156D839" w:rsidR="57DC0097" w:rsidRPr="00CA5EDA" w:rsidRDefault="57DC0097" w:rsidP="006D357C">
      <w:pPr>
        <w:pStyle w:val="ListParagraph"/>
        <w:numPr>
          <w:ilvl w:val="0"/>
          <w:numId w:val="13"/>
        </w:numPr>
        <w:spacing w:before="240" w:after="240"/>
        <w:rPr>
          <w:rFonts w:asciiTheme="minorBidi" w:hAnsiTheme="minorBidi" w:cstheme="minorBidi"/>
          <w:b/>
        </w:rPr>
      </w:pPr>
      <w:r w:rsidRPr="00CA5EDA">
        <w:rPr>
          <w:rFonts w:asciiTheme="minorBidi" w:hAnsiTheme="minorBidi" w:cstheme="minorBidi"/>
          <w:b/>
        </w:rPr>
        <w:t>Electricity Generation</w:t>
      </w:r>
    </w:p>
    <w:tbl>
      <w:tblPr>
        <w:tblStyle w:val="GridTable4-Accent1"/>
        <w:tblW w:w="0" w:type="auto"/>
        <w:tblLook w:val="06A0" w:firstRow="1" w:lastRow="0" w:firstColumn="1" w:lastColumn="0" w:noHBand="1" w:noVBand="1"/>
      </w:tblPr>
      <w:tblGrid>
        <w:gridCol w:w="2947"/>
        <w:gridCol w:w="1647"/>
        <w:gridCol w:w="4422"/>
      </w:tblGrid>
      <w:tr w:rsidR="6FDB4003" w:rsidRPr="00CA5EDA" w14:paraId="7264D88F"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80" w:type="dxa"/>
          </w:tcPr>
          <w:p w14:paraId="3C75CF6C" w14:textId="21A6FB86" w:rsidR="6FDB4003" w:rsidRPr="00CA5EDA" w:rsidRDefault="6FDB4003" w:rsidP="6FDB4003">
            <w:pPr>
              <w:jc w:val="center"/>
              <w:rPr>
                <w:rFonts w:asciiTheme="minorBidi" w:hAnsiTheme="minorBidi"/>
                <w:sz w:val="22"/>
                <w:szCs w:val="22"/>
              </w:rPr>
            </w:pPr>
            <w:r w:rsidRPr="00CA5EDA">
              <w:rPr>
                <w:rFonts w:asciiTheme="minorBidi" w:hAnsiTheme="minorBidi"/>
                <w:sz w:val="22"/>
                <w:szCs w:val="22"/>
              </w:rPr>
              <w:t>Mitigation Measure</w:t>
            </w:r>
          </w:p>
        </w:tc>
        <w:tc>
          <w:tcPr>
            <w:tcW w:w="1658" w:type="dxa"/>
          </w:tcPr>
          <w:p w14:paraId="529958A2" w14:textId="7954D1A4"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Scenario</w:t>
            </w:r>
          </w:p>
        </w:tc>
        <w:tc>
          <w:tcPr>
            <w:tcW w:w="4483" w:type="dxa"/>
          </w:tcPr>
          <w:p w14:paraId="2B4AC36A" w14:textId="1E90CD66"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Description</w:t>
            </w:r>
          </w:p>
        </w:tc>
      </w:tr>
      <w:tr w:rsidR="6FDB4003" w:rsidRPr="00CA5EDA" w14:paraId="367AB972"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980" w:type="dxa"/>
          </w:tcPr>
          <w:p w14:paraId="70FFA1C1" w14:textId="25DF0051" w:rsidR="6FDB4003" w:rsidRPr="00CA5EDA" w:rsidRDefault="6FDB4003" w:rsidP="6FDB4003">
            <w:pPr>
              <w:rPr>
                <w:rFonts w:asciiTheme="minorBidi" w:hAnsiTheme="minorBidi"/>
                <w:sz w:val="22"/>
                <w:szCs w:val="22"/>
              </w:rPr>
            </w:pPr>
            <w:r w:rsidRPr="00CA5EDA">
              <w:rPr>
                <w:rFonts w:asciiTheme="minorBidi" w:hAnsiTheme="minorBidi"/>
                <w:sz w:val="22"/>
                <w:szCs w:val="22"/>
              </w:rPr>
              <w:t>Reduction in T&amp;D Losses</w:t>
            </w:r>
          </w:p>
        </w:tc>
        <w:tc>
          <w:tcPr>
            <w:tcW w:w="1658" w:type="dxa"/>
          </w:tcPr>
          <w:p w14:paraId="73647C02" w14:textId="51228492"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483" w:type="dxa"/>
          </w:tcPr>
          <w:p w14:paraId="3FBBAC75" w14:textId="39EA8DCE" w:rsidR="6FDB4003" w:rsidRPr="00CA5EDA" w:rsidRDefault="0FA97AAD"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Reduces transmission and distribution losses in line with the Ministry of Energy and Mineral Development's Least-Cost Electricity Generation and Transmission Plan (LCGTP, FY2025/26). Under NDC 2.0, transmission efficiency improves to 97% by 2040; under NDC 3.0, more ambitious targets raise transmission efficiency to 99% by 2050.</w:t>
            </w:r>
          </w:p>
        </w:tc>
      </w:tr>
      <w:tr w:rsidR="331EC08A" w:rsidRPr="00CA5EDA" w14:paraId="7BE5971D"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947" w:type="dxa"/>
          </w:tcPr>
          <w:p w14:paraId="7670890B" w14:textId="02E5985C" w:rsidR="331EC08A" w:rsidRPr="00CA5EDA" w:rsidRDefault="0FA97AAD" w:rsidP="331EC08A">
            <w:pPr>
              <w:rPr>
                <w:rFonts w:asciiTheme="minorBidi" w:hAnsiTheme="minorBidi"/>
                <w:sz w:val="22"/>
                <w:szCs w:val="22"/>
              </w:rPr>
            </w:pPr>
            <w:r w:rsidRPr="00CA5EDA">
              <w:rPr>
                <w:rFonts w:asciiTheme="minorBidi" w:hAnsiTheme="minorBidi"/>
                <w:sz w:val="22"/>
                <w:szCs w:val="22"/>
              </w:rPr>
              <w:t>Renewable Energy Generation</w:t>
            </w:r>
          </w:p>
        </w:tc>
        <w:tc>
          <w:tcPr>
            <w:tcW w:w="1648" w:type="dxa"/>
          </w:tcPr>
          <w:p w14:paraId="312AD84C" w14:textId="7261447F" w:rsidR="331EC08A" w:rsidRPr="00CA5EDA" w:rsidRDefault="0FA97AAD" w:rsidP="331EC08A">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421" w:type="dxa"/>
          </w:tcPr>
          <w:p w14:paraId="28313223" w14:textId="637305F0" w:rsidR="331EC08A" w:rsidRPr="00CA5EDA" w:rsidRDefault="0FA97AAD" w:rsidP="331EC08A">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Enables investment in landfill gas generation and geothermal capacity under the NDC 2.0 scenario, introducing additional low-carbon generation sources beyond the Reference trajectory.</w:t>
            </w:r>
          </w:p>
        </w:tc>
      </w:tr>
      <w:tr w:rsidR="6FDB4003" w:rsidRPr="00CA5EDA" w14:paraId="55A4C79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980" w:type="dxa"/>
          </w:tcPr>
          <w:p w14:paraId="74FCF42A" w14:textId="05A47BA5" w:rsidR="6FDB4003" w:rsidRPr="00CA5EDA" w:rsidRDefault="6FDB4003" w:rsidP="6FDB4003">
            <w:pPr>
              <w:rPr>
                <w:rFonts w:asciiTheme="minorBidi" w:hAnsiTheme="minorBidi"/>
                <w:sz w:val="22"/>
                <w:szCs w:val="22"/>
              </w:rPr>
            </w:pPr>
            <w:r w:rsidRPr="00CA5EDA">
              <w:rPr>
                <w:rFonts w:asciiTheme="minorBidi" w:hAnsiTheme="minorBidi"/>
                <w:sz w:val="22"/>
                <w:szCs w:val="22"/>
              </w:rPr>
              <w:t>Power Sector Technology Targets</w:t>
            </w:r>
          </w:p>
        </w:tc>
        <w:tc>
          <w:tcPr>
            <w:tcW w:w="1658" w:type="dxa"/>
          </w:tcPr>
          <w:p w14:paraId="41F8A82D" w14:textId="46756F43"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3.0 only</w:t>
            </w:r>
          </w:p>
        </w:tc>
        <w:tc>
          <w:tcPr>
            <w:tcW w:w="4483" w:type="dxa"/>
          </w:tcPr>
          <w:p w14:paraId="4AB81A93" w14:textId="764EED1A" w:rsidR="6FDB4003" w:rsidRPr="00CA5EDA" w:rsidRDefault="2A1365A9"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Applies binding capacity targets for solar, wind, geothermal, and hydro, accelerating low-carbon generation deployment.</w:t>
            </w:r>
          </w:p>
        </w:tc>
      </w:tr>
    </w:tbl>
    <w:p w14:paraId="34EE253D" w14:textId="5ED9EBC3" w:rsidR="57DC0097" w:rsidRPr="00CA5EDA" w:rsidRDefault="57DC0097" w:rsidP="006D357C">
      <w:pPr>
        <w:pStyle w:val="ListParagraph"/>
        <w:numPr>
          <w:ilvl w:val="0"/>
          <w:numId w:val="12"/>
        </w:numPr>
        <w:spacing w:before="240" w:after="240"/>
        <w:rPr>
          <w:rFonts w:asciiTheme="minorBidi" w:hAnsiTheme="minorBidi" w:cstheme="minorBidi"/>
          <w:b/>
        </w:rPr>
      </w:pPr>
      <w:r w:rsidRPr="00CA5EDA">
        <w:rPr>
          <w:rFonts w:asciiTheme="minorBidi" w:hAnsiTheme="minorBidi" w:cstheme="minorBidi"/>
          <w:b/>
        </w:rPr>
        <w:t>Industrial Energy Use</w:t>
      </w:r>
    </w:p>
    <w:tbl>
      <w:tblPr>
        <w:tblStyle w:val="GridTable4-Accent1"/>
        <w:tblW w:w="0" w:type="auto"/>
        <w:tblLook w:val="06A0" w:firstRow="1" w:lastRow="0" w:firstColumn="1" w:lastColumn="0" w:noHBand="1" w:noVBand="1"/>
      </w:tblPr>
      <w:tblGrid>
        <w:gridCol w:w="3046"/>
        <w:gridCol w:w="1425"/>
        <w:gridCol w:w="4545"/>
      </w:tblGrid>
      <w:tr w:rsidR="6FDB4003" w:rsidRPr="00CA5EDA" w14:paraId="74396713"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87" w:type="dxa"/>
          </w:tcPr>
          <w:p w14:paraId="02DE47DA" w14:textId="232FB128" w:rsidR="6FDB4003" w:rsidRPr="00CA5EDA" w:rsidRDefault="6FDB4003" w:rsidP="6FDB4003">
            <w:pPr>
              <w:jc w:val="center"/>
              <w:rPr>
                <w:rFonts w:asciiTheme="minorBidi" w:hAnsiTheme="minorBidi"/>
                <w:sz w:val="22"/>
                <w:szCs w:val="22"/>
              </w:rPr>
            </w:pPr>
            <w:r w:rsidRPr="00CA5EDA">
              <w:rPr>
                <w:rFonts w:asciiTheme="minorBidi" w:hAnsiTheme="minorBidi"/>
                <w:sz w:val="22"/>
                <w:szCs w:val="22"/>
              </w:rPr>
              <w:t>Mitigation Measure</w:t>
            </w:r>
          </w:p>
        </w:tc>
        <w:tc>
          <w:tcPr>
            <w:tcW w:w="1431" w:type="dxa"/>
          </w:tcPr>
          <w:p w14:paraId="5867E82D" w14:textId="7E3730F7"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Scenario</w:t>
            </w:r>
          </w:p>
        </w:tc>
        <w:tc>
          <w:tcPr>
            <w:tcW w:w="4615" w:type="dxa"/>
          </w:tcPr>
          <w:p w14:paraId="38352B40" w14:textId="289E2EF3"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Description</w:t>
            </w:r>
          </w:p>
        </w:tc>
      </w:tr>
      <w:tr w:rsidR="6FDB4003" w:rsidRPr="00CA5EDA" w14:paraId="5E64ED6E"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87" w:type="dxa"/>
          </w:tcPr>
          <w:p w14:paraId="5AB0E434" w14:textId="2587A2AD" w:rsidR="6FDB4003" w:rsidRPr="00CA5EDA" w:rsidRDefault="6FDB4003" w:rsidP="6FDB4003">
            <w:pPr>
              <w:rPr>
                <w:rFonts w:asciiTheme="minorBidi" w:hAnsiTheme="minorBidi"/>
                <w:sz w:val="22"/>
                <w:szCs w:val="22"/>
              </w:rPr>
            </w:pPr>
            <w:r w:rsidRPr="00CA5EDA">
              <w:rPr>
                <w:rFonts w:asciiTheme="minorBidi" w:hAnsiTheme="minorBidi"/>
                <w:sz w:val="22"/>
                <w:szCs w:val="22"/>
              </w:rPr>
              <w:t>Industrial Energy Efficiency</w:t>
            </w:r>
          </w:p>
        </w:tc>
        <w:tc>
          <w:tcPr>
            <w:tcW w:w="1431" w:type="dxa"/>
          </w:tcPr>
          <w:p w14:paraId="7996BCC8" w14:textId="55E934F7"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615" w:type="dxa"/>
          </w:tcPr>
          <w:p w14:paraId="56301D52" w14:textId="6C88CB73"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10% reduction in industrial energy use from </w:t>
            </w:r>
            <w:r w:rsidR="00A2739E" w:rsidRPr="00CA5EDA">
              <w:rPr>
                <w:rFonts w:asciiTheme="minorBidi" w:hAnsiTheme="minorBidi"/>
                <w:sz w:val="22"/>
                <w:szCs w:val="22"/>
              </w:rPr>
              <w:t>reference by</w:t>
            </w:r>
            <w:r w:rsidRPr="00CA5EDA">
              <w:rPr>
                <w:rFonts w:asciiTheme="minorBidi" w:hAnsiTheme="minorBidi"/>
                <w:sz w:val="22"/>
                <w:szCs w:val="22"/>
              </w:rPr>
              <w:t xml:space="preserve"> 2025</w:t>
            </w:r>
          </w:p>
        </w:tc>
      </w:tr>
      <w:tr w:rsidR="6FDB4003" w:rsidRPr="00CA5EDA" w14:paraId="6C714504"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87" w:type="dxa"/>
          </w:tcPr>
          <w:p w14:paraId="69968EB8" w14:textId="3C333E43" w:rsidR="6FDB4003" w:rsidRPr="00CA5EDA" w:rsidRDefault="6FDB4003" w:rsidP="6FDB4003">
            <w:pPr>
              <w:rPr>
                <w:rFonts w:asciiTheme="minorBidi" w:hAnsiTheme="minorBidi"/>
                <w:sz w:val="22"/>
                <w:szCs w:val="22"/>
              </w:rPr>
            </w:pPr>
            <w:r w:rsidRPr="00CA5EDA">
              <w:rPr>
                <w:rFonts w:asciiTheme="minorBidi" w:hAnsiTheme="minorBidi"/>
                <w:sz w:val="22"/>
                <w:szCs w:val="22"/>
              </w:rPr>
              <w:t>Industrial Fuel Switching</w:t>
            </w:r>
          </w:p>
        </w:tc>
        <w:tc>
          <w:tcPr>
            <w:tcW w:w="1431" w:type="dxa"/>
          </w:tcPr>
          <w:p w14:paraId="2F07FF77" w14:textId="1170A30C"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615" w:type="dxa"/>
          </w:tcPr>
          <w:p w14:paraId="7F629681" w14:textId="177FCAEC"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25% of industrial energy met by sustainable biomass by 2030, rising to 40% by 2040</w:t>
            </w:r>
          </w:p>
        </w:tc>
      </w:tr>
    </w:tbl>
    <w:p w14:paraId="542932A8" w14:textId="36A3C07C" w:rsidR="57DC0097" w:rsidRPr="00CA5EDA" w:rsidRDefault="57DC0097" w:rsidP="006D357C">
      <w:pPr>
        <w:pStyle w:val="ListParagraph"/>
        <w:numPr>
          <w:ilvl w:val="0"/>
          <w:numId w:val="11"/>
        </w:numPr>
        <w:spacing w:before="240" w:after="240"/>
        <w:rPr>
          <w:rFonts w:asciiTheme="minorBidi" w:hAnsiTheme="minorBidi" w:cstheme="minorBidi"/>
          <w:b/>
        </w:rPr>
      </w:pPr>
      <w:r w:rsidRPr="00CA5EDA">
        <w:rPr>
          <w:rFonts w:asciiTheme="minorBidi" w:hAnsiTheme="minorBidi" w:cstheme="minorBidi"/>
          <w:b/>
        </w:rPr>
        <w:t>Residential and Commercial Energy Use</w:t>
      </w:r>
    </w:p>
    <w:tbl>
      <w:tblPr>
        <w:tblStyle w:val="GridTable4-Accent1"/>
        <w:tblW w:w="0" w:type="auto"/>
        <w:tblLook w:val="06A0" w:firstRow="1" w:lastRow="0" w:firstColumn="1" w:lastColumn="0" w:noHBand="1" w:noVBand="1"/>
      </w:tblPr>
      <w:tblGrid>
        <w:gridCol w:w="3093"/>
        <w:gridCol w:w="1445"/>
        <w:gridCol w:w="4478"/>
      </w:tblGrid>
      <w:tr w:rsidR="6FDB4003" w:rsidRPr="00CA5EDA" w14:paraId="0D24D32C"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7" w:type="dxa"/>
          </w:tcPr>
          <w:p w14:paraId="01EE3EAD" w14:textId="31A6A680" w:rsidR="6FDB4003" w:rsidRPr="00CA5EDA" w:rsidRDefault="6FDB4003" w:rsidP="6FDB4003">
            <w:pPr>
              <w:jc w:val="center"/>
              <w:rPr>
                <w:rFonts w:asciiTheme="minorBidi" w:hAnsiTheme="minorBidi"/>
                <w:sz w:val="22"/>
                <w:szCs w:val="22"/>
              </w:rPr>
            </w:pPr>
            <w:r w:rsidRPr="00CA5EDA">
              <w:rPr>
                <w:rFonts w:asciiTheme="minorBidi" w:hAnsiTheme="minorBidi"/>
                <w:sz w:val="22"/>
                <w:szCs w:val="22"/>
              </w:rPr>
              <w:t>Mitigation Measure</w:t>
            </w:r>
          </w:p>
        </w:tc>
        <w:tc>
          <w:tcPr>
            <w:tcW w:w="1451" w:type="dxa"/>
          </w:tcPr>
          <w:p w14:paraId="34817933" w14:textId="6E0B7B7B"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Scenario</w:t>
            </w:r>
          </w:p>
        </w:tc>
        <w:tc>
          <w:tcPr>
            <w:tcW w:w="4539" w:type="dxa"/>
          </w:tcPr>
          <w:p w14:paraId="780EB378" w14:textId="77380C3D"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Description</w:t>
            </w:r>
          </w:p>
        </w:tc>
      </w:tr>
      <w:tr w:rsidR="6FDB4003" w:rsidRPr="00CA5EDA" w14:paraId="4998DB1A"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6DBB5EC4" w14:textId="14CA8D32" w:rsidR="6FDB4003" w:rsidRPr="00CA5EDA" w:rsidRDefault="6FDB4003" w:rsidP="6FDB4003">
            <w:pPr>
              <w:rPr>
                <w:rFonts w:asciiTheme="minorBidi" w:hAnsiTheme="minorBidi"/>
                <w:sz w:val="22"/>
                <w:szCs w:val="22"/>
              </w:rPr>
            </w:pPr>
            <w:r w:rsidRPr="00CA5EDA">
              <w:rPr>
                <w:rFonts w:asciiTheme="minorBidi" w:hAnsiTheme="minorBidi"/>
                <w:sz w:val="22"/>
                <w:szCs w:val="22"/>
              </w:rPr>
              <w:t>Lighting Energy Efficiency</w:t>
            </w:r>
          </w:p>
        </w:tc>
        <w:tc>
          <w:tcPr>
            <w:tcW w:w="1451" w:type="dxa"/>
          </w:tcPr>
          <w:p w14:paraId="40B72D25" w14:textId="11E1F214"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539" w:type="dxa"/>
          </w:tcPr>
          <w:p w14:paraId="54D1B9F3" w14:textId="56F1DF7B"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Introduction of energy-efficient lighting (CFLs, LEDs) targeting 75% reduction from </w:t>
            </w:r>
            <w:r w:rsidR="004847D7" w:rsidRPr="00CA5EDA">
              <w:rPr>
                <w:rFonts w:asciiTheme="minorBidi" w:hAnsiTheme="minorBidi"/>
                <w:sz w:val="22"/>
                <w:szCs w:val="22"/>
              </w:rPr>
              <w:t xml:space="preserve">reference </w:t>
            </w:r>
            <w:r w:rsidRPr="00CA5EDA">
              <w:rPr>
                <w:rFonts w:asciiTheme="minorBidi" w:hAnsiTheme="minorBidi"/>
                <w:sz w:val="22"/>
                <w:szCs w:val="22"/>
              </w:rPr>
              <w:t>by 2030</w:t>
            </w:r>
          </w:p>
        </w:tc>
      </w:tr>
      <w:tr w:rsidR="6FDB4003" w:rsidRPr="00CA5EDA" w14:paraId="107E0EA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0B5A4228" w14:textId="4D67F261" w:rsidR="6FDB4003" w:rsidRPr="00CA5EDA" w:rsidRDefault="6FDB4003" w:rsidP="6FDB4003">
            <w:pPr>
              <w:rPr>
                <w:rFonts w:asciiTheme="minorBidi" w:hAnsiTheme="minorBidi"/>
                <w:sz w:val="22"/>
                <w:szCs w:val="22"/>
              </w:rPr>
            </w:pPr>
            <w:r w:rsidRPr="00CA5EDA">
              <w:rPr>
                <w:rFonts w:asciiTheme="minorBidi" w:hAnsiTheme="minorBidi"/>
                <w:sz w:val="22"/>
                <w:szCs w:val="22"/>
              </w:rPr>
              <w:t>Residential Cooling Efficiency</w:t>
            </w:r>
          </w:p>
        </w:tc>
        <w:tc>
          <w:tcPr>
            <w:tcW w:w="1451" w:type="dxa"/>
          </w:tcPr>
          <w:p w14:paraId="5264398F" w14:textId="2C4A27E8"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539" w:type="dxa"/>
          </w:tcPr>
          <w:p w14:paraId="52146F9E" w14:textId="66B202A5"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Efficiency improvements for residential cooling appliances</w:t>
            </w:r>
          </w:p>
        </w:tc>
      </w:tr>
      <w:tr w:rsidR="6FDB4003" w:rsidRPr="00CA5EDA" w14:paraId="379302D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376F9DCC" w14:textId="18175052" w:rsidR="6FDB4003" w:rsidRPr="00CA5EDA" w:rsidRDefault="6FDB4003" w:rsidP="6FDB4003">
            <w:pPr>
              <w:rPr>
                <w:rFonts w:asciiTheme="minorBidi" w:hAnsiTheme="minorBidi"/>
                <w:sz w:val="22"/>
                <w:szCs w:val="22"/>
              </w:rPr>
            </w:pPr>
            <w:r w:rsidRPr="00CA5EDA">
              <w:rPr>
                <w:rFonts w:asciiTheme="minorBidi" w:hAnsiTheme="minorBidi"/>
                <w:sz w:val="22"/>
                <w:szCs w:val="22"/>
              </w:rPr>
              <w:t xml:space="preserve">Residential </w:t>
            </w:r>
            <w:r w:rsidR="014B93D5" w:rsidRPr="00CA5EDA">
              <w:rPr>
                <w:rFonts w:asciiTheme="minorBidi" w:hAnsiTheme="minorBidi"/>
                <w:sz w:val="22"/>
                <w:szCs w:val="22"/>
              </w:rPr>
              <w:t xml:space="preserve">Clean </w:t>
            </w:r>
            <w:r w:rsidR="76D28DDA" w:rsidRPr="00CA5EDA">
              <w:rPr>
                <w:rFonts w:asciiTheme="minorBidi" w:hAnsiTheme="minorBidi"/>
                <w:sz w:val="22"/>
                <w:szCs w:val="22"/>
              </w:rPr>
              <w:t>Cooking</w:t>
            </w:r>
            <w:r w:rsidRPr="00CA5EDA">
              <w:rPr>
                <w:rFonts w:asciiTheme="minorBidi" w:hAnsiTheme="minorBidi"/>
                <w:sz w:val="22"/>
                <w:szCs w:val="22"/>
              </w:rPr>
              <w:t xml:space="preserve"> </w:t>
            </w:r>
            <w:r w:rsidR="02893B1A" w:rsidRPr="00CA5EDA">
              <w:rPr>
                <w:rFonts w:asciiTheme="minorBidi" w:hAnsiTheme="minorBidi"/>
                <w:sz w:val="22"/>
                <w:szCs w:val="22"/>
              </w:rPr>
              <w:t>(</w:t>
            </w:r>
            <w:r w:rsidRPr="00CA5EDA">
              <w:rPr>
                <w:rFonts w:asciiTheme="minorBidi" w:hAnsiTheme="minorBidi"/>
                <w:sz w:val="22"/>
                <w:szCs w:val="22"/>
              </w:rPr>
              <w:t>Efficiency and Fuel Switch</w:t>
            </w:r>
            <w:r w:rsidR="47A32407" w:rsidRPr="00CA5EDA">
              <w:rPr>
                <w:rFonts w:asciiTheme="minorBidi" w:hAnsiTheme="minorBidi"/>
                <w:sz w:val="22"/>
                <w:szCs w:val="22"/>
              </w:rPr>
              <w:t>)</w:t>
            </w:r>
          </w:p>
        </w:tc>
        <w:tc>
          <w:tcPr>
            <w:tcW w:w="1451" w:type="dxa"/>
          </w:tcPr>
          <w:p w14:paraId="2571A530" w14:textId="2F304DAB"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539" w:type="dxa"/>
          </w:tcPr>
          <w:p w14:paraId="48ADAA91" w14:textId="51711D13" w:rsidR="6FDB4003" w:rsidRPr="00CA5EDA" w:rsidRDefault="012505E5"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Achieves 50% electric cooking penetration by 2025.</w:t>
            </w:r>
          </w:p>
        </w:tc>
      </w:tr>
      <w:tr w:rsidR="7BE46708" w:rsidRPr="00CA5EDA" w14:paraId="3B3AEB3D"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92" w:type="dxa"/>
          </w:tcPr>
          <w:p w14:paraId="217D1590" w14:textId="5AB19927" w:rsidR="012505E5" w:rsidRPr="00CA5EDA" w:rsidRDefault="012505E5" w:rsidP="7BE46708">
            <w:pPr>
              <w:rPr>
                <w:rFonts w:asciiTheme="minorBidi" w:hAnsiTheme="minorBidi"/>
                <w:sz w:val="22"/>
                <w:szCs w:val="22"/>
              </w:rPr>
            </w:pPr>
            <w:r w:rsidRPr="00CA5EDA">
              <w:rPr>
                <w:rFonts w:asciiTheme="minorBidi" w:hAnsiTheme="minorBidi"/>
                <w:sz w:val="22"/>
                <w:szCs w:val="22"/>
              </w:rPr>
              <w:t>Improved Biomass Cookstoves</w:t>
            </w:r>
          </w:p>
        </w:tc>
        <w:tc>
          <w:tcPr>
            <w:tcW w:w="1445" w:type="dxa"/>
          </w:tcPr>
          <w:p w14:paraId="31F0E730" w14:textId="1FB4E6BF" w:rsidR="7BE46708" w:rsidRPr="00CA5EDA" w:rsidRDefault="012505E5" w:rsidP="7BE4670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479" w:type="dxa"/>
          </w:tcPr>
          <w:p w14:paraId="2A5F32D8" w14:textId="27EE922E" w:rsidR="7BE46708" w:rsidRPr="00CA5EDA" w:rsidRDefault="012505E5" w:rsidP="7BE4670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Improves efficiency of traditional cooking technologies, reducing biomass demand.</w:t>
            </w:r>
          </w:p>
        </w:tc>
      </w:tr>
      <w:tr w:rsidR="6FDB4003" w:rsidRPr="00CA5EDA" w14:paraId="5B98248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4B9CACE4" w14:textId="5C287231" w:rsidR="6FDB4003" w:rsidRPr="00CA5EDA" w:rsidRDefault="6FDB4003" w:rsidP="00A420BF">
            <w:pPr>
              <w:spacing w:line="259" w:lineRule="auto"/>
              <w:rPr>
                <w:rFonts w:asciiTheme="minorBidi" w:hAnsiTheme="minorBidi"/>
                <w:sz w:val="22"/>
                <w:szCs w:val="22"/>
              </w:rPr>
            </w:pPr>
            <w:r w:rsidRPr="00CA5EDA">
              <w:rPr>
                <w:rFonts w:asciiTheme="minorBidi" w:hAnsiTheme="minorBidi"/>
                <w:sz w:val="22"/>
                <w:szCs w:val="22"/>
              </w:rPr>
              <w:t xml:space="preserve">Commercial Cooking </w:t>
            </w:r>
            <w:r w:rsidR="6F150DCC" w:rsidRPr="00CA5EDA">
              <w:rPr>
                <w:rFonts w:asciiTheme="minorBidi" w:hAnsiTheme="minorBidi"/>
                <w:sz w:val="22"/>
                <w:szCs w:val="22"/>
              </w:rPr>
              <w:t>Transition</w:t>
            </w:r>
          </w:p>
        </w:tc>
        <w:tc>
          <w:tcPr>
            <w:tcW w:w="1451" w:type="dxa"/>
          </w:tcPr>
          <w:p w14:paraId="290D5E57" w14:textId="62525420"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539" w:type="dxa"/>
          </w:tcPr>
          <w:p w14:paraId="04071C0E" w14:textId="16B1B8B7" w:rsidR="6FDB4003" w:rsidRPr="00CA5EDA" w:rsidRDefault="4D24BA0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Adoption of improved stoves (50%), LPG (15%), and electric cooking (35%) in institutions.</w:t>
            </w:r>
          </w:p>
        </w:tc>
      </w:tr>
    </w:tbl>
    <w:p w14:paraId="71B6A549" w14:textId="5F2CD890" w:rsidR="217926AA" w:rsidRPr="00CA5EDA" w:rsidRDefault="217926AA" w:rsidP="006D357C">
      <w:pPr>
        <w:pStyle w:val="ListParagraph"/>
        <w:numPr>
          <w:ilvl w:val="0"/>
          <w:numId w:val="31"/>
        </w:numPr>
        <w:spacing w:before="240" w:after="240"/>
        <w:rPr>
          <w:rFonts w:asciiTheme="minorBidi" w:hAnsiTheme="minorBidi" w:cstheme="minorBidi"/>
          <w:b/>
        </w:rPr>
      </w:pPr>
      <w:r w:rsidRPr="00CA5EDA">
        <w:rPr>
          <w:rFonts w:asciiTheme="minorBidi" w:hAnsiTheme="minorBidi" w:cstheme="minorBidi"/>
          <w:b/>
        </w:rPr>
        <w:t>Transport Energy Use</w:t>
      </w:r>
    </w:p>
    <w:tbl>
      <w:tblPr>
        <w:tblStyle w:val="GridTable4-Accent1"/>
        <w:tblW w:w="0" w:type="auto"/>
        <w:tblLook w:val="06A0" w:firstRow="1" w:lastRow="0" w:firstColumn="1" w:lastColumn="0" w:noHBand="1" w:noVBand="1"/>
      </w:tblPr>
      <w:tblGrid>
        <w:gridCol w:w="3098"/>
        <w:gridCol w:w="1444"/>
        <w:gridCol w:w="4474"/>
      </w:tblGrid>
      <w:tr w:rsidR="4FD41C28" w:rsidRPr="00CA5EDA" w14:paraId="7F3E88D8"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7" w:type="dxa"/>
          </w:tcPr>
          <w:p w14:paraId="6EA8138E" w14:textId="31A6A680" w:rsidR="4FD41C28" w:rsidRPr="00CA5EDA" w:rsidRDefault="4FD41C28" w:rsidP="4FD41C28">
            <w:pPr>
              <w:jc w:val="center"/>
              <w:rPr>
                <w:rFonts w:asciiTheme="minorBidi" w:hAnsiTheme="minorBidi"/>
                <w:sz w:val="22"/>
                <w:szCs w:val="22"/>
              </w:rPr>
            </w:pPr>
            <w:r w:rsidRPr="00CA5EDA">
              <w:rPr>
                <w:rFonts w:asciiTheme="minorBidi" w:hAnsiTheme="minorBidi"/>
                <w:sz w:val="22"/>
                <w:szCs w:val="22"/>
              </w:rPr>
              <w:t>Mitigation Measure</w:t>
            </w:r>
          </w:p>
        </w:tc>
        <w:tc>
          <w:tcPr>
            <w:tcW w:w="1451" w:type="dxa"/>
          </w:tcPr>
          <w:p w14:paraId="1B7ABCAB" w14:textId="6E0B7B7B" w:rsidR="4FD41C28" w:rsidRPr="00CA5EDA" w:rsidRDefault="4FD41C28" w:rsidP="4FD41C2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Scenario</w:t>
            </w:r>
          </w:p>
        </w:tc>
        <w:tc>
          <w:tcPr>
            <w:tcW w:w="4539" w:type="dxa"/>
          </w:tcPr>
          <w:p w14:paraId="38B1E590" w14:textId="77380C3D" w:rsidR="4FD41C28" w:rsidRPr="00CA5EDA" w:rsidRDefault="4FD41C28" w:rsidP="4FD41C28">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Description</w:t>
            </w:r>
          </w:p>
        </w:tc>
      </w:tr>
      <w:tr w:rsidR="4FD41C28" w:rsidRPr="00CA5EDA" w14:paraId="0CB0E682"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234C2064" w14:textId="3B080212" w:rsidR="5FE26146" w:rsidRPr="00CA5EDA" w:rsidRDefault="1E10718F" w:rsidP="4FD41C28">
            <w:pPr>
              <w:rPr>
                <w:rFonts w:asciiTheme="minorBidi" w:hAnsiTheme="minorBidi"/>
                <w:sz w:val="22"/>
                <w:szCs w:val="22"/>
              </w:rPr>
            </w:pPr>
            <w:r w:rsidRPr="00CA5EDA">
              <w:rPr>
                <w:rFonts w:asciiTheme="minorBidi" w:hAnsiTheme="minorBidi"/>
                <w:sz w:val="22"/>
                <w:szCs w:val="22"/>
              </w:rPr>
              <w:t>Vehicle Fuel Efficiency Improvements (GFEI 50×50)</w:t>
            </w:r>
          </w:p>
        </w:tc>
        <w:tc>
          <w:tcPr>
            <w:tcW w:w="1451" w:type="dxa"/>
          </w:tcPr>
          <w:p w14:paraId="6B76C228" w14:textId="11E1F214"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539" w:type="dxa"/>
          </w:tcPr>
          <w:p w14:paraId="60FF6944" w14:textId="3D445238" w:rsidR="671AF947" w:rsidRPr="00CA5EDA" w:rsidRDefault="6D7DB549"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Improves fuel economy by ~20% by 2030, ~35% by 2040, and ~50% by 2060.</w:t>
            </w:r>
          </w:p>
        </w:tc>
      </w:tr>
      <w:tr w:rsidR="4FD41C28" w:rsidRPr="00CA5EDA" w14:paraId="1267A340"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0A7DFBAC" w14:textId="0112F47B" w:rsidR="2218F008" w:rsidRPr="00CA5EDA" w:rsidRDefault="17EB8FDC" w:rsidP="4FD41C28">
            <w:pPr>
              <w:rPr>
                <w:rFonts w:asciiTheme="minorBidi" w:hAnsiTheme="minorBidi"/>
                <w:sz w:val="22"/>
                <w:szCs w:val="22"/>
              </w:rPr>
            </w:pPr>
            <w:r w:rsidRPr="00CA5EDA">
              <w:rPr>
                <w:rFonts w:asciiTheme="minorBidi" w:hAnsiTheme="minorBidi"/>
                <w:sz w:val="22"/>
                <w:szCs w:val="22"/>
              </w:rPr>
              <w:t>Alternative Fuels Deployment</w:t>
            </w:r>
            <w:r w:rsidR="5BA33558" w:rsidRPr="00CA5EDA">
              <w:rPr>
                <w:rFonts w:asciiTheme="minorBidi" w:hAnsiTheme="minorBidi"/>
                <w:sz w:val="22"/>
                <w:szCs w:val="22"/>
              </w:rPr>
              <w:t xml:space="preserve"> </w:t>
            </w:r>
          </w:p>
        </w:tc>
        <w:tc>
          <w:tcPr>
            <w:tcW w:w="1451" w:type="dxa"/>
          </w:tcPr>
          <w:p w14:paraId="077B22BB" w14:textId="379F321A" w:rsidR="3FABB667" w:rsidRPr="00CA5EDA" w:rsidRDefault="3FABB667"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p w14:paraId="583FDCF2" w14:textId="13C55178"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c>
          <w:tcPr>
            <w:tcW w:w="4539" w:type="dxa"/>
          </w:tcPr>
          <w:p w14:paraId="3C65D2E5" w14:textId="4F39C6C2" w:rsidR="197F9D52" w:rsidRPr="00CA5EDA" w:rsidRDefault="61FE685E"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 Introduces LNG, ethanol, and biodiesel at ~1% annual growth.</w:t>
            </w:r>
          </w:p>
        </w:tc>
      </w:tr>
      <w:tr w:rsidR="2496DBD3" w:rsidRPr="00CA5EDA" w14:paraId="045C45C4"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95" w:type="dxa"/>
          </w:tcPr>
          <w:p w14:paraId="11432330" w14:textId="46DBBE89" w:rsidR="2496DBD3" w:rsidRPr="00CA5EDA" w:rsidRDefault="61FE685E" w:rsidP="2496DBD3">
            <w:pPr>
              <w:rPr>
                <w:rFonts w:asciiTheme="minorBidi" w:hAnsiTheme="minorBidi"/>
                <w:sz w:val="22"/>
                <w:szCs w:val="22"/>
              </w:rPr>
            </w:pPr>
            <w:r w:rsidRPr="00CA5EDA">
              <w:rPr>
                <w:rFonts w:asciiTheme="minorBidi" w:hAnsiTheme="minorBidi"/>
                <w:sz w:val="22"/>
                <w:szCs w:val="22"/>
              </w:rPr>
              <w:t>Electric Bus Deployment</w:t>
            </w:r>
          </w:p>
        </w:tc>
        <w:tc>
          <w:tcPr>
            <w:tcW w:w="1445" w:type="dxa"/>
          </w:tcPr>
          <w:p w14:paraId="3BDB8158" w14:textId="4F8EC0B6" w:rsidR="2496DBD3" w:rsidRPr="00CA5EDA" w:rsidRDefault="61FE685E" w:rsidP="2496DBD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476" w:type="dxa"/>
          </w:tcPr>
          <w:p w14:paraId="009232C1" w14:textId="3930DFF1" w:rsidR="2496DBD3" w:rsidRPr="00CA5EDA" w:rsidRDefault="61FE685E" w:rsidP="2496DBD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Includes at least 200 electric buses in GKMA by 2030.</w:t>
            </w:r>
          </w:p>
        </w:tc>
      </w:tr>
      <w:tr w:rsidR="4FD41C28" w:rsidRPr="00CA5EDA" w14:paraId="227E69A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7A5A3B80" w14:textId="4947C2A8" w:rsidR="2528C941" w:rsidRPr="00CA5EDA" w:rsidRDefault="7E7F87DF" w:rsidP="4FD41C28">
            <w:pPr>
              <w:rPr>
                <w:rFonts w:asciiTheme="minorBidi" w:hAnsiTheme="minorBidi"/>
                <w:sz w:val="22"/>
                <w:szCs w:val="22"/>
              </w:rPr>
            </w:pPr>
            <w:r w:rsidRPr="00CA5EDA">
              <w:rPr>
                <w:rFonts w:asciiTheme="minorBidi" w:hAnsiTheme="minorBidi"/>
                <w:sz w:val="22"/>
                <w:szCs w:val="22"/>
              </w:rPr>
              <w:t>Non-Motorised Transport (NMT) Infrastructure</w:t>
            </w:r>
          </w:p>
        </w:tc>
        <w:tc>
          <w:tcPr>
            <w:tcW w:w="1451" w:type="dxa"/>
          </w:tcPr>
          <w:p w14:paraId="228D282F" w14:textId="379F321A" w:rsidR="2FF758FF" w:rsidRPr="00CA5EDA" w:rsidRDefault="2FF758FF"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p w14:paraId="20DF9BFF" w14:textId="5081239F"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c>
          <w:tcPr>
            <w:tcW w:w="4539" w:type="dxa"/>
          </w:tcPr>
          <w:p w14:paraId="42E01110" w14:textId="61037062" w:rsidR="3C1070BA" w:rsidRPr="00CA5EDA" w:rsidRDefault="594ED932"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Develops 100 km of NMT corridors by 2030.</w:t>
            </w:r>
          </w:p>
        </w:tc>
      </w:tr>
      <w:tr w:rsidR="09923164" w:rsidRPr="00CA5EDA" w14:paraId="2678C000"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095" w:type="dxa"/>
          </w:tcPr>
          <w:p w14:paraId="686837FD" w14:textId="03C7EA1C" w:rsidR="09923164" w:rsidRPr="00CA5EDA" w:rsidRDefault="594ED932" w:rsidP="09923164">
            <w:pPr>
              <w:rPr>
                <w:rFonts w:asciiTheme="minorBidi" w:hAnsiTheme="minorBidi"/>
                <w:sz w:val="22"/>
                <w:szCs w:val="22"/>
              </w:rPr>
            </w:pPr>
            <w:r w:rsidRPr="00CA5EDA">
              <w:rPr>
                <w:rFonts w:asciiTheme="minorBidi" w:hAnsiTheme="minorBidi"/>
                <w:sz w:val="22"/>
                <w:szCs w:val="22"/>
              </w:rPr>
              <w:t xml:space="preserve">Transit-Oriented Development (TOD) </w:t>
            </w:r>
          </w:p>
        </w:tc>
        <w:tc>
          <w:tcPr>
            <w:tcW w:w="1445" w:type="dxa"/>
          </w:tcPr>
          <w:p w14:paraId="30A2F342" w14:textId="60BF8042" w:rsidR="09923164" w:rsidRPr="00CA5EDA" w:rsidRDefault="594ED932" w:rsidP="09923164">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NDC 2.0 &amp; NDC 3.0  </w:t>
            </w:r>
          </w:p>
        </w:tc>
        <w:tc>
          <w:tcPr>
            <w:tcW w:w="4476" w:type="dxa"/>
          </w:tcPr>
          <w:p w14:paraId="4BEDF702" w14:textId="1687A6CA" w:rsidR="09923164" w:rsidRPr="00CA5EDA" w:rsidRDefault="594ED932" w:rsidP="09923164">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Urban planning measures reduce motorised travel demand by ~5% by 2050.</w:t>
            </w:r>
          </w:p>
        </w:tc>
      </w:tr>
      <w:tr w:rsidR="4FD41C28" w:rsidRPr="00CA5EDA" w14:paraId="52D413A6"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4CF2D1A0" w14:textId="5BFB5922" w:rsidR="33894A4C" w:rsidRPr="00CA5EDA" w:rsidRDefault="09700332" w:rsidP="4FD41C28">
            <w:pPr>
              <w:rPr>
                <w:rFonts w:asciiTheme="minorBidi" w:hAnsiTheme="minorBidi"/>
                <w:sz w:val="22"/>
                <w:szCs w:val="22"/>
              </w:rPr>
            </w:pPr>
            <w:r w:rsidRPr="00CA5EDA">
              <w:rPr>
                <w:rFonts w:asciiTheme="minorBidi" w:hAnsiTheme="minorBidi"/>
                <w:sz w:val="22"/>
                <w:szCs w:val="22"/>
              </w:rPr>
              <w:t xml:space="preserve">Public Transport System Improvements </w:t>
            </w:r>
          </w:p>
        </w:tc>
        <w:tc>
          <w:tcPr>
            <w:tcW w:w="1451" w:type="dxa"/>
          </w:tcPr>
          <w:p w14:paraId="0B5AFF48" w14:textId="379F321A" w:rsidR="66EBE74E" w:rsidRPr="00CA5EDA" w:rsidRDefault="66EBE74E"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p w14:paraId="2CC9F9AC" w14:textId="694534CF"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c>
          <w:tcPr>
            <w:tcW w:w="4539" w:type="dxa"/>
          </w:tcPr>
          <w:p w14:paraId="59A4D0AF" w14:textId="7E312893" w:rsidR="4E7B8738" w:rsidRPr="00CA5EDA" w:rsidRDefault="2311C675"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Deployment of ~1,000 high-capacity buses and intelligent transport systems (ITS), reducing vehicle-km and increasing load factors. </w:t>
            </w:r>
          </w:p>
        </w:tc>
      </w:tr>
      <w:tr w:rsidR="4FD41C28" w:rsidRPr="00CA5EDA" w14:paraId="64941EDC"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26D542FA" w14:textId="3EEE880A" w:rsidR="60BD457B" w:rsidRPr="00CA5EDA" w:rsidRDefault="037F13DD" w:rsidP="4FD41C28">
            <w:pPr>
              <w:rPr>
                <w:rFonts w:asciiTheme="minorBidi" w:hAnsiTheme="minorBidi"/>
                <w:sz w:val="22"/>
                <w:szCs w:val="22"/>
              </w:rPr>
            </w:pPr>
            <w:r w:rsidRPr="00CA5EDA">
              <w:rPr>
                <w:rFonts w:asciiTheme="minorBidi" w:hAnsiTheme="minorBidi"/>
                <w:sz w:val="22"/>
                <w:szCs w:val="22"/>
              </w:rPr>
              <w:t xml:space="preserve">Freight Efficiency Improvements </w:t>
            </w:r>
          </w:p>
        </w:tc>
        <w:tc>
          <w:tcPr>
            <w:tcW w:w="1451" w:type="dxa"/>
          </w:tcPr>
          <w:p w14:paraId="33573440" w14:textId="379F321A" w:rsidR="14867211" w:rsidRPr="00CA5EDA" w:rsidRDefault="14867211"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p w14:paraId="3A0C9FDA" w14:textId="66CCDB9E"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c>
          <w:tcPr>
            <w:tcW w:w="4539" w:type="dxa"/>
          </w:tcPr>
          <w:p w14:paraId="73EC8FF8" w14:textId="090BB55C" w:rsidR="35C4DDB0" w:rsidRPr="00CA5EDA" w:rsidRDefault="3E4B5525"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 Improves load factors in road freight transport.</w:t>
            </w:r>
          </w:p>
        </w:tc>
      </w:tr>
      <w:tr w:rsidR="4FD41C28" w:rsidRPr="00CA5EDA" w14:paraId="49C2B06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22DFBC8D" w14:textId="463EF735" w:rsidR="385876B9" w:rsidRPr="00CA5EDA" w:rsidRDefault="1FE8E477" w:rsidP="4FD41C28">
            <w:pPr>
              <w:rPr>
                <w:rFonts w:asciiTheme="minorBidi" w:hAnsiTheme="minorBidi"/>
                <w:sz w:val="22"/>
                <w:szCs w:val="22"/>
              </w:rPr>
            </w:pPr>
            <w:r w:rsidRPr="00CA5EDA">
              <w:rPr>
                <w:rFonts w:asciiTheme="minorBidi" w:hAnsiTheme="minorBidi"/>
                <w:sz w:val="22"/>
                <w:szCs w:val="22"/>
              </w:rPr>
              <w:t xml:space="preserve">Rail Rehabilitation (Freight – MGR) </w:t>
            </w:r>
          </w:p>
        </w:tc>
        <w:tc>
          <w:tcPr>
            <w:tcW w:w="1451" w:type="dxa"/>
          </w:tcPr>
          <w:p w14:paraId="0797FFAE" w14:textId="5B958859" w:rsidR="385876B9" w:rsidRPr="00CA5EDA" w:rsidRDefault="385876B9"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539" w:type="dxa"/>
          </w:tcPr>
          <w:p w14:paraId="0233597C" w14:textId="46F0B498" w:rsidR="35C4DDB0" w:rsidRPr="00CA5EDA" w:rsidRDefault="7F978C7B"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Rehabilitation of 634 km of railway by 2026, improving freight efficiency (~22%). </w:t>
            </w:r>
          </w:p>
        </w:tc>
      </w:tr>
      <w:tr w:rsidR="4FD41C28" w:rsidRPr="00CA5EDA" w14:paraId="40A3ED5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141C7D14" w14:textId="1B4D1133" w:rsidR="60BD457B" w:rsidRPr="00CA5EDA" w:rsidRDefault="5295E532" w:rsidP="4FD41C28">
            <w:pPr>
              <w:rPr>
                <w:rFonts w:asciiTheme="minorBidi" w:hAnsiTheme="minorBidi"/>
                <w:sz w:val="22"/>
                <w:szCs w:val="22"/>
              </w:rPr>
            </w:pPr>
            <w:r w:rsidRPr="00CA5EDA">
              <w:rPr>
                <w:rFonts w:asciiTheme="minorBidi" w:hAnsiTheme="minorBidi"/>
                <w:sz w:val="22"/>
                <w:szCs w:val="22"/>
              </w:rPr>
              <w:t xml:space="preserve">Passenger Rail Expansion (GKMA) </w:t>
            </w:r>
          </w:p>
        </w:tc>
        <w:tc>
          <w:tcPr>
            <w:tcW w:w="1451" w:type="dxa"/>
          </w:tcPr>
          <w:p w14:paraId="04E88F1E" w14:textId="379F321A" w:rsidR="3C021656" w:rsidRPr="00CA5EDA" w:rsidRDefault="3C021656"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p w14:paraId="0268AFFB" w14:textId="1B8D7301"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c>
          <w:tcPr>
            <w:tcW w:w="4539" w:type="dxa"/>
          </w:tcPr>
          <w:p w14:paraId="4E61269F" w14:textId="2A69A2AB" w:rsidR="2E35E8E6" w:rsidRPr="00CA5EDA" w:rsidRDefault="3294FA54"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Development of 61 km of passenger rail services, improving transport efficiency.</w:t>
            </w:r>
          </w:p>
        </w:tc>
      </w:tr>
      <w:tr w:rsidR="4FD41C28" w:rsidRPr="00CA5EDA" w14:paraId="6E8B075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27" w:type="dxa"/>
          </w:tcPr>
          <w:p w14:paraId="28DA06FA" w14:textId="28F453FE" w:rsidR="60BD457B" w:rsidRPr="00CA5EDA" w:rsidRDefault="60BD457B" w:rsidP="4FD41C28">
            <w:pPr>
              <w:rPr>
                <w:rFonts w:asciiTheme="minorBidi" w:hAnsiTheme="minorBidi"/>
                <w:sz w:val="22"/>
                <w:szCs w:val="22"/>
              </w:rPr>
            </w:pPr>
            <w:r w:rsidRPr="00CA5EDA">
              <w:rPr>
                <w:rFonts w:asciiTheme="minorBidi" w:hAnsiTheme="minorBidi"/>
                <w:sz w:val="22"/>
                <w:szCs w:val="22"/>
              </w:rPr>
              <w:t>Unconstrained Electric Vehicle (EV) Adoption</w:t>
            </w:r>
          </w:p>
        </w:tc>
        <w:tc>
          <w:tcPr>
            <w:tcW w:w="1451" w:type="dxa"/>
          </w:tcPr>
          <w:p w14:paraId="72682AE5" w14:textId="33F21158" w:rsidR="169C2DC3" w:rsidRPr="00CA5EDA" w:rsidRDefault="169C2DC3"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3.0</w:t>
            </w:r>
          </w:p>
          <w:p w14:paraId="2029D21B" w14:textId="7ED1C386" w:rsidR="4FD41C28" w:rsidRPr="00CA5EDA" w:rsidRDefault="4FD41C28"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c>
          <w:tcPr>
            <w:tcW w:w="4539" w:type="dxa"/>
          </w:tcPr>
          <w:p w14:paraId="5A207B1B" w14:textId="31924880" w:rsidR="29B6C7A6" w:rsidRPr="00CA5EDA" w:rsidRDefault="25FB56E5" w:rsidP="4FD41C28">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Removes upper-bound constraints on EV penetration, enabling accelerated electrification. </w:t>
            </w:r>
          </w:p>
        </w:tc>
      </w:tr>
    </w:tbl>
    <w:p w14:paraId="14EA4F0C" w14:textId="4FA5C213" w:rsidR="57DC0097" w:rsidRPr="00CA5EDA" w:rsidRDefault="57DC0097" w:rsidP="006D357C">
      <w:pPr>
        <w:pStyle w:val="ListParagraph"/>
        <w:numPr>
          <w:ilvl w:val="0"/>
          <w:numId w:val="29"/>
        </w:numPr>
        <w:spacing w:before="240" w:after="240"/>
        <w:rPr>
          <w:rFonts w:asciiTheme="minorBidi" w:hAnsiTheme="minorBidi" w:cstheme="minorBidi"/>
          <w:b/>
        </w:rPr>
      </w:pPr>
      <w:r w:rsidRPr="00CA5EDA">
        <w:rPr>
          <w:rFonts w:asciiTheme="minorBidi" w:hAnsiTheme="minorBidi" w:cstheme="minorBidi"/>
          <w:b/>
        </w:rPr>
        <w:t>Charcoal Production</w:t>
      </w:r>
    </w:p>
    <w:tbl>
      <w:tblPr>
        <w:tblStyle w:val="GridTable4-Accent1"/>
        <w:tblW w:w="0" w:type="auto"/>
        <w:tblLook w:val="06A0" w:firstRow="1" w:lastRow="0" w:firstColumn="1" w:lastColumn="0" w:noHBand="1" w:noVBand="1"/>
      </w:tblPr>
      <w:tblGrid>
        <w:gridCol w:w="3095"/>
        <w:gridCol w:w="1376"/>
        <w:gridCol w:w="4545"/>
      </w:tblGrid>
      <w:tr w:rsidR="6FDB4003" w:rsidRPr="00CA5EDA" w14:paraId="4E575DA0"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7" w:type="dxa"/>
          </w:tcPr>
          <w:p w14:paraId="58924FCD" w14:textId="58A40C8A" w:rsidR="6FDB4003" w:rsidRPr="00CA5EDA" w:rsidRDefault="6FDB4003" w:rsidP="6FDB4003">
            <w:pPr>
              <w:jc w:val="center"/>
              <w:rPr>
                <w:rFonts w:asciiTheme="minorBidi" w:hAnsiTheme="minorBidi"/>
                <w:sz w:val="22"/>
                <w:szCs w:val="22"/>
              </w:rPr>
            </w:pPr>
            <w:r w:rsidRPr="00CA5EDA">
              <w:rPr>
                <w:rFonts w:asciiTheme="minorBidi" w:hAnsiTheme="minorBidi"/>
                <w:sz w:val="22"/>
                <w:szCs w:val="22"/>
              </w:rPr>
              <w:t>Mitigation Measure</w:t>
            </w:r>
          </w:p>
        </w:tc>
        <w:tc>
          <w:tcPr>
            <w:tcW w:w="1381" w:type="dxa"/>
          </w:tcPr>
          <w:p w14:paraId="39ABA5E2" w14:textId="3EF96240"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Scenario</w:t>
            </w:r>
          </w:p>
        </w:tc>
        <w:tc>
          <w:tcPr>
            <w:tcW w:w="4616" w:type="dxa"/>
          </w:tcPr>
          <w:p w14:paraId="6FC4CAED" w14:textId="131CE3AB" w:rsidR="6FDB4003" w:rsidRPr="00CA5EDA"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Description</w:t>
            </w:r>
          </w:p>
        </w:tc>
      </w:tr>
      <w:tr w:rsidR="6FDB4003" w:rsidRPr="00CA5EDA" w14:paraId="1043714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0CF6FCD7" w14:textId="53F41836" w:rsidR="6FDB4003" w:rsidRPr="00CA5EDA" w:rsidRDefault="5EB3ED3F" w:rsidP="6FDB4003">
            <w:pPr>
              <w:rPr>
                <w:rFonts w:asciiTheme="minorBidi" w:hAnsiTheme="minorBidi"/>
                <w:sz w:val="22"/>
                <w:szCs w:val="22"/>
              </w:rPr>
            </w:pPr>
            <w:r w:rsidRPr="00CA5EDA">
              <w:rPr>
                <w:rFonts w:asciiTheme="minorBidi" w:hAnsiTheme="minorBidi"/>
                <w:sz w:val="22"/>
                <w:szCs w:val="22"/>
              </w:rPr>
              <w:t xml:space="preserve"> Improved Charcoal Kilns</w:t>
            </w:r>
          </w:p>
        </w:tc>
        <w:tc>
          <w:tcPr>
            <w:tcW w:w="1381" w:type="dxa"/>
          </w:tcPr>
          <w:p w14:paraId="701F2A11" w14:textId="3AF8C793" w:rsidR="6FDB4003" w:rsidRPr="00CA5EDA"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NDC 2.0 &amp; NDC 3.0</w:t>
            </w:r>
          </w:p>
        </w:tc>
        <w:tc>
          <w:tcPr>
            <w:tcW w:w="4616" w:type="dxa"/>
          </w:tcPr>
          <w:p w14:paraId="2431F6F6" w14:textId="5651B4EB" w:rsidR="6FDB4003" w:rsidRPr="00CA5EDA" w:rsidRDefault="619B385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A5EDA">
              <w:rPr>
                <w:rFonts w:asciiTheme="minorBidi" w:hAnsiTheme="minorBidi"/>
                <w:sz w:val="22"/>
                <w:szCs w:val="22"/>
              </w:rPr>
              <w:t xml:space="preserve"> Increases charcoal conversion efficiency to ~100% improved kiln usage by 2030.</w:t>
            </w:r>
          </w:p>
        </w:tc>
      </w:tr>
    </w:tbl>
    <w:p w14:paraId="695F73DF" w14:textId="6516EF92" w:rsidR="6FDB4003" w:rsidRPr="00CA5EDA" w:rsidRDefault="6FDB4003" w:rsidP="6FDB4003">
      <w:pPr>
        <w:pStyle w:val="Heading3"/>
        <w:rPr>
          <w:rFonts w:asciiTheme="minorBidi" w:hAnsiTheme="minorBidi" w:cstheme="minorBidi"/>
          <w:b/>
          <w:color w:val="auto"/>
          <w:sz w:val="22"/>
          <w:szCs w:val="22"/>
        </w:rPr>
      </w:pPr>
    </w:p>
    <w:p w14:paraId="44D43EBB" w14:textId="5921270B" w:rsidR="7C427FE9" w:rsidRPr="00CA5EDA" w:rsidRDefault="7C427FE9" w:rsidP="75587D89">
      <w:pPr>
        <w:spacing w:line="259" w:lineRule="auto"/>
        <w:rPr>
          <w:rFonts w:asciiTheme="minorBidi" w:hAnsiTheme="minorBidi" w:cstheme="minorBidi"/>
          <w:highlight w:val="yellow"/>
        </w:rPr>
      </w:pPr>
      <w:r w:rsidRPr="00CA5EDA">
        <w:rPr>
          <w:rFonts w:asciiTheme="minorBidi" w:hAnsiTheme="minorBidi" w:cstheme="minorBidi"/>
        </w:rPr>
        <w:t>A detailed description of how each mitigation measure is implemented within the model</w:t>
      </w:r>
      <w:r w:rsidR="7F1EB10E" w:rsidRPr="00CA5EDA">
        <w:rPr>
          <w:rFonts w:asciiTheme="minorBidi" w:hAnsiTheme="minorBidi" w:cstheme="minorBidi"/>
        </w:rPr>
        <w:t>s</w:t>
      </w:r>
      <w:r w:rsidRPr="00CA5EDA">
        <w:rPr>
          <w:rFonts w:asciiTheme="minorBidi" w:hAnsiTheme="minorBidi" w:cstheme="minorBidi"/>
        </w:rPr>
        <w:t xml:space="preserve">, including parameter specifications and modelling constraints, is provided in the </w:t>
      </w:r>
      <w:r w:rsidR="00A2739E" w:rsidRPr="00CA5EDA">
        <w:rPr>
          <w:rFonts w:asciiTheme="minorBidi" w:hAnsiTheme="minorBidi" w:cstheme="minorBidi"/>
        </w:rPr>
        <w:fldChar w:fldCharType="begin"/>
      </w:r>
      <w:ins w:id="65" w:author="Amira El Hamady" w:date="2026-05-08T12:31:00Z" w16du:dateUtc="2026-05-08T09:31:00Z">
        <w:r w:rsidR="00A2739E" w:rsidRPr="00CA5EDA">
          <w:rPr>
            <w:rFonts w:asciiTheme="minorBidi" w:hAnsiTheme="minorBidi" w:cstheme="minorBidi"/>
          </w:rPr>
          <w:instrText xml:space="preserve"> REF _Ref229135912 \h </w:instrText>
        </w:r>
      </w:ins>
      <w:r w:rsidR="00A2739E" w:rsidRPr="00CA5EDA">
        <w:rPr>
          <w:rFonts w:asciiTheme="minorBidi" w:hAnsiTheme="minorBidi" w:cstheme="minorBidi"/>
        </w:rPr>
        <w:instrText xml:space="preserve"> \* MERGEFORMAT </w:instrText>
      </w:r>
      <w:r w:rsidR="00A2739E" w:rsidRPr="00CA5EDA">
        <w:rPr>
          <w:rFonts w:asciiTheme="minorBidi" w:hAnsiTheme="minorBidi" w:cstheme="minorBidi"/>
        </w:rPr>
      </w:r>
      <w:r w:rsidR="00A2739E" w:rsidRPr="00CA5EDA">
        <w:rPr>
          <w:rFonts w:asciiTheme="minorBidi" w:hAnsiTheme="minorBidi" w:cstheme="minorBidi"/>
        </w:rPr>
        <w:fldChar w:fldCharType="separate"/>
      </w:r>
      <w:r w:rsidR="00A2739E" w:rsidRPr="00CA5EDA">
        <w:rPr>
          <w:rFonts w:asciiTheme="minorBidi" w:hAnsiTheme="minorBidi" w:cstheme="minorBidi"/>
        </w:rPr>
        <w:t xml:space="preserve">Appendix 2. </w:t>
      </w:r>
      <w:r w:rsidR="00A2739E" w:rsidRPr="00CA5EDA">
        <w:rPr>
          <w:rFonts w:asciiTheme="minorBidi" w:hAnsiTheme="minorBidi" w:cstheme="minorBidi"/>
        </w:rPr>
        <w:fldChar w:fldCharType="end"/>
      </w:r>
    </w:p>
    <w:p w14:paraId="3D3F60B6" w14:textId="1D7DB3DF" w:rsidR="6FDB4003" w:rsidRPr="00CA5EDA" w:rsidRDefault="6FDB4003" w:rsidP="6FDB4003">
      <w:pPr>
        <w:rPr>
          <w:b/>
          <w:bCs/>
          <w:highlight w:val="yellow"/>
        </w:rPr>
      </w:pPr>
    </w:p>
    <w:p w14:paraId="04ADE587" w14:textId="4B6FA9B3" w:rsidR="279F856F" w:rsidRPr="00A420BF" w:rsidRDefault="279F856F" w:rsidP="6FDB4003">
      <w:pPr>
        <w:pStyle w:val="Heading3"/>
        <w:rPr>
          <w:b/>
          <w:color w:val="auto"/>
        </w:rPr>
      </w:pPr>
      <w:bookmarkStart w:id="66" w:name="_Toc229401354"/>
      <w:r w:rsidRPr="00A420BF">
        <w:rPr>
          <w:b/>
          <w:color w:val="auto"/>
        </w:rPr>
        <w:t xml:space="preserve">4.1.4 </w:t>
      </w:r>
      <w:r w:rsidR="001A047C">
        <w:rPr>
          <w:b/>
          <w:color w:val="auto"/>
        </w:rPr>
        <w:t xml:space="preserve">CLEWs </w:t>
      </w:r>
      <w:r w:rsidRPr="00A420BF">
        <w:rPr>
          <w:b/>
          <w:bCs/>
          <w:color w:val="auto"/>
        </w:rPr>
        <w:t>Result</w:t>
      </w:r>
      <w:r w:rsidR="00A2739E">
        <w:rPr>
          <w:b/>
          <w:bCs/>
          <w:color w:val="auto"/>
        </w:rPr>
        <w:t>s</w:t>
      </w:r>
      <w:bookmarkEnd w:id="66"/>
    </w:p>
    <w:p w14:paraId="393ACA2B" w14:textId="27D9E712" w:rsidR="6121C9B1" w:rsidRPr="00A420BF" w:rsidRDefault="3C121ADD" w:rsidP="4BA3045A">
      <w:pPr>
        <w:pStyle w:val="Heading4"/>
        <w:rPr>
          <w:b/>
          <w:color w:val="auto"/>
        </w:rPr>
      </w:pPr>
      <w:r w:rsidRPr="00A420BF">
        <w:rPr>
          <w:b/>
          <w:color w:val="auto"/>
        </w:rPr>
        <w:t xml:space="preserve">4.1.4.1 Energy Industries </w:t>
      </w:r>
    </w:p>
    <w:p w14:paraId="6AD4951D" w14:textId="18C259F3" w:rsidR="4BA3045A" w:rsidRDefault="4BA3045A" w:rsidP="00A420BF"/>
    <w:p w14:paraId="5216EAFC" w14:textId="77777777" w:rsidR="004B5ED8" w:rsidRDefault="000B4766" w:rsidP="10E008BB">
      <w:pPr>
        <w:spacing w:line="259" w:lineRule="auto"/>
        <w:jc w:val="both"/>
      </w:pPr>
      <w:r w:rsidRPr="000B4766">
        <w:t xml:space="preserve">The </w:t>
      </w:r>
      <w:r>
        <w:t>development of Uganda’s</w:t>
      </w:r>
      <w:r w:rsidRPr="000B4766">
        <w:t xml:space="preserve"> energy sector</w:t>
      </w:r>
      <w:r>
        <w:t xml:space="preserve"> and </w:t>
      </w:r>
      <w:r w:rsidR="009740AC">
        <w:t xml:space="preserve">associated </w:t>
      </w:r>
      <w:r w:rsidRPr="000B4766">
        <w:t xml:space="preserve">emissions is shaped by three </w:t>
      </w:r>
      <w:r w:rsidR="006B3B7F">
        <w:t xml:space="preserve">primary </w:t>
      </w:r>
      <w:r w:rsidRPr="000B4766">
        <w:t>interacting structural dynamics. First, Uganda faces an unprecedented expansion challenge in the electricity sector. As industrialisation accelerates, urbanisation continues, and access to electricity broadens across households and productive sectors, electricity demand is projected to grow at roughly 15% annually over much of the modelling horizon. Sustaining this pace of growth requires a near-continuous expansion of generation, transmission, and distribution infrastructure throughout the period to 2050</w:t>
      </w:r>
      <w:r w:rsidR="004B5ED8">
        <w:t xml:space="preserve"> resulting in huge investment needs</w:t>
      </w:r>
      <w:r w:rsidRPr="000B4766">
        <w:t xml:space="preserve">. </w:t>
      </w:r>
    </w:p>
    <w:p w14:paraId="24FF6D51" w14:textId="77777777" w:rsidR="004B5ED8" w:rsidRDefault="004B5ED8" w:rsidP="10E008BB">
      <w:pPr>
        <w:spacing w:line="259" w:lineRule="auto"/>
        <w:jc w:val="both"/>
      </w:pPr>
    </w:p>
    <w:p w14:paraId="476BE13D" w14:textId="76240CC3" w:rsidR="7EA6F5C8" w:rsidRDefault="000B4766" w:rsidP="10E008BB">
      <w:pPr>
        <w:spacing w:line="259" w:lineRule="auto"/>
        <w:jc w:val="both"/>
      </w:pPr>
      <w:r w:rsidRPr="000B4766">
        <w:t xml:space="preserve">Second, </w:t>
      </w:r>
      <w:r w:rsidR="004B5ED8">
        <w:t>the development</w:t>
      </w:r>
      <w:r w:rsidRPr="000B4766">
        <w:t xml:space="preserve"> of Uganda’s upstream oil industry and associated refinery </w:t>
      </w:r>
      <w:r w:rsidR="008E3F3D">
        <w:t xml:space="preserve">and downstream industries introduce new </w:t>
      </w:r>
      <w:r w:rsidR="00C8707C">
        <w:t>sources of emissions not currently present in the country.</w:t>
      </w:r>
      <w:r w:rsidRPr="000B4766">
        <w:t xml:space="preserve"> Third, emissions from charcoal production</w:t>
      </w:r>
      <w:r w:rsidR="00C8707C">
        <w:t xml:space="preserve">, which is </w:t>
      </w:r>
      <w:r w:rsidRPr="000B4766">
        <w:t>presently the single largest contributor to energy sector emissions decline progressively over time as the adoption of modern cooking fuels reduce dependence on solid biomass. Together, these dynamics produce an emissions trajectory that rises significantly in the near and medium term before moderating later in the modelling horizon, with the pace and ultimate scale of emissions growth determined primarily by t</w:t>
      </w:r>
      <w:r w:rsidR="0098599A">
        <w:t>echnology choice in</w:t>
      </w:r>
      <w:r w:rsidRPr="000B4766">
        <w:t xml:space="preserve"> the power sector.</w:t>
      </w:r>
    </w:p>
    <w:p w14:paraId="125AB75B" w14:textId="3435945E" w:rsidR="74F46CA4" w:rsidRDefault="74F46CA4" w:rsidP="74F46CA4">
      <w:pPr>
        <w:spacing w:line="259" w:lineRule="auto"/>
        <w:jc w:val="both"/>
      </w:pPr>
    </w:p>
    <w:p w14:paraId="52D60B95" w14:textId="27B46938" w:rsidR="4FF3E6A3" w:rsidRDefault="4FF3E6A3" w:rsidP="027B26B0">
      <w:pPr>
        <w:spacing w:line="259" w:lineRule="auto"/>
        <w:jc w:val="both"/>
      </w:pPr>
      <w:r>
        <w:t>In aggregate terms, emissions from energy industries rise from 1.8 MtCO</w:t>
      </w:r>
      <w:r w:rsidRPr="027B26B0">
        <w:rPr>
          <w:rFonts w:ascii="Cambria Math" w:hAnsi="Cambria Math" w:cs="Cambria Math"/>
        </w:rPr>
        <w:t>₂</w:t>
      </w:r>
      <w:r>
        <w:t>eq in 2021 to 7.2 MtCO</w:t>
      </w:r>
      <w:r w:rsidRPr="027B26B0">
        <w:rPr>
          <w:rFonts w:ascii="Cambria Math" w:hAnsi="Cambria Math" w:cs="Cambria Math"/>
        </w:rPr>
        <w:t>₂</w:t>
      </w:r>
      <w:r>
        <w:t>eq by 2035 and 9.6 MtCO</w:t>
      </w:r>
      <w:r w:rsidRPr="027B26B0">
        <w:rPr>
          <w:rFonts w:ascii="Cambria Math" w:hAnsi="Cambria Math" w:cs="Cambria Math"/>
        </w:rPr>
        <w:t>₂</w:t>
      </w:r>
      <w:r>
        <w:t>eq by 2050 under the Reference scenario (</w:t>
      </w:r>
      <w:r w:rsidR="00B45E85">
        <w:fldChar w:fldCharType="begin"/>
      </w:r>
      <w:r w:rsidR="00B45E85">
        <w:instrText xml:space="preserve"> REF _Ref229341798 \h </w:instrText>
      </w:r>
      <w:r w:rsidR="00B45E85">
        <w:fldChar w:fldCharType="separate"/>
      </w:r>
      <w:r w:rsidR="00DE2533">
        <w:t xml:space="preserve">Figure </w:t>
      </w:r>
      <w:r w:rsidR="00DE2533">
        <w:rPr>
          <w:noProof/>
        </w:rPr>
        <w:t>7</w:t>
      </w:r>
      <w:r w:rsidR="00B45E85">
        <w:fldChar w:fldCharType="end"/>
      </w:r>
      <w:r w:rsidR="00311CF1">
        <w:t>)</w:t>
      </w:r>
      <w:r w:rsidRPr="00150930">
        <w:t>.</w:t>
      </w:r>
      <w:r>
        <w:t xml:space="preserve"> The NDC 2.0 scenario produces a broadly similar outcome, reaching 6.</w:t>
      </w:r>
      <w:r w:rsidR="00C0010E">
        <w:t>5</w:t>
      </w:r>
      <w:r>
        <w:t xml:space="preserve"> MtCO</w:t>
      </w:r>
      <w:r w:rsidRPr="027B26B0">
        <w:rPr>
          <w:rFonts w:ascii="Cambria Math" w:hAnsi="Cambria Math" w:cs="Cambria Math"/>
        </w:rPr>
        <w:t>₂</w:t>
      </w:r>
      <w:r>
        <w:t>eq in 2035 and 9.2 MtCO</w:t>
      </w:r>
      <w:r w:rsidRPr="027B26B0">
        <w:rPr>
          <w:rFonts w:ascii="Cambria Math" w:hAnsi="Cambria Math" w:cs="Cambria Math"/>
        </w:rPr>
        <w:t>₂</w:t>
      </w:r>
      <w:r>
        <w:t>eq by 2050, reflecting the fact that the additional mitigation measures introduced in this pathway do not fundamentally alter the underlying structure of electricity generation</w:t>
      </w:r>
      <w:r w:rsidR="00271148">
        <w:t>, because the targets are</w:t>
      </w:r>
      <w:r w:rsidR="00C14511">
        <w:t xml:space="preserve"> </w:t>
      </w:r>
      <w:r w:rsidR="00241606">
        <w:t xml:space="preserve">for low </w:t>
      </w:r>
      <w:r w:rsidR="002F6E41">
        <w:t>quantities</w:t>
      </w:r>
      <w:r w:rsidR="00241606">
        <w:t xml:space="preserve"> of power </w:t>
      </w:r>
      <w:r w:rsidR="002F6E41">
        <w:t>generation capacity relative to the capacity needs</w:t>
      </w:r>
      <w:r>
        <w:t xml:space="preserve">. By contrast, the NDC 3.0 scenario diverges substantially from the </w:t>
      </w:r>
      <w:r w:rsidR="0013523C">
        <w:t>Reference</w:t>
      </w:r>
      <w:r>
        <w:t xml:space="preserve"> trajectory, with emissions reaching 6.</w:t>
      </w:r>
      <w:r w:rsidR="00664944">
        <w:t>4</w:t>
      </w:r>
      <w:r>
        <w:t xml:space="preserve"> MtCO</w:t>
      </w:r>
      <w:r w:rsidRPr="027B26B0">
        <w:rPr>
          <w:rFonts w:ascii="Cambria Math" w:hAnsi="Cambria Math" w:cs="Cambria Math"/>
        </w:rPr>
        <w:t>₂</w:t>
      </w:r>
      <w:r>
        <w:t>eq by 2035 before declining to 3.9 MtCO</w:t>
      </w:r>
      <w:r w:rsidRPr="027B26B0">
        <w:rPr>
          <w:rFonts w:ascii="Cambria Math" w:hAnsi="Cambria Math" w:cs="Cambria Math"/>
        </w:rPr>
        <w:t>₂</w:t>
      </w:r>
      <w:r>
        <w:t xml:space="preserve">eq by 2050 as </w:t>
      </w:r>
      <w:r w:rsidR="005838E6">
        <w:t xml:space="preserve">the specific technology targets </w:t>
      </w:r>
      <w:r w:rsidR="00323210">
        <w:t>leave</w:t>
      </w:r>
      <w:r w:rsidR="005838E6">
        <w:t xml:space="preserve"> less </w:t>
      </w:r>
      <w:r w:rsidR="00323210">
        <w:t>need</w:t>
      </w:r>
      <w:r w:rsidR="005838E6">
        <w:t xml:space="preserve"> for natural gas generation and </w:t>
      </w:r>
      <w:r w:rsidR="00323210">
        <w:t>emissions are consequently lowered</w:t>
      </w:r>
      <w:r>
        <w:t>.</w:t>
      </w:r>
    </w:p>
    <w:p w14:paraId="2961351B" w14:textId="0A781BC5" w:rsidR="74D993BC" w:rsidRDefault="74D993BC" w:rsidP="00EB043D">
      <w:pPr>
        <w:jc w:val="both"/>
      </w:pPr>
    </w:p>
    <w:p w14:paraId="1B1DE8B7" w14:textId="77777777" w:rsidR="00B45E85" w:rsidRDefault="00801CE4" w:rsidP="00B45E85">
      <w:pPr>
        <w:keepNext/>
        <w:jc w:val="both"/>
      </w:pPr>
      <w:r>
        <w:rPr>
          <w:noProof/>
        </w:rPr>
        <w:drawing>
          <wp:inline distT="0" distB="0" distL="0" distR="0" wp14:anchorId="50230801" wp14:editId="150AB143">
            <wp:extent cx="5731510" cy="3486150"/>
            <wp:effectExtent l="0" t="0" r="2540" b="0"/>
            <wp:docPr id="1893710181" name="Chart 1">
              <a:extLst xmlns:a="http://schemas.openxmlformats.org/drawingml/2006/main">
                <a:ext uri="{FF2B5EF4-FFF2-40B4-BE49-F238E27FC236}">
                  <a16:creationId xmlns:a16="http://schemas.microsoft.com/office/drawing/2014/main" id="{A10B725A-4D78-4836-9067-184D55B6F5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16F8FDA" w14:textId="51FA93F3" w:rsidR="4DFF516A" w:rsidRPr="009F48C9" w:rsidRDefault="00B45E85" w:rsidP="00B45E85">
      <w:pPr>
        <w:pStyle w:val="Caption"/>
        <w:jc w:val="both"/>
        <w:rPr>
          <w:color w:val="auto"/>
        </w:rPr>
      </w:pPr>
      <w:bookmarkStart w:id="67" w:name="_Ref229341798"/>
      <w:bookmarkStart w:id="68" w:name="_Toc229342644"/>
      <w:bookmarkStart w:id="69" w:name="_Toc229386391"/>
      <w:bookmarkStart w:id="70" w:name="_Toc229388976"/>
      <w:bookmarkStart w:id="71" w:name="_Toc229401397"/>
      <w:r w:rsidRPr="009F48C9">
        <w:rPr>
          <w:b/>
          <w:color w:val="auto"/>
        </w:rPr>
        <w:t xml:space="preserve">Figure </w:t>
      </w:r>
      <w:r w:rsidRPr="009F48C9">
        <w:rPr>
          <w:b/>
          <w:color w:val="auto"/>
        </w:rPr>
        <w:fldChar w:fldCharType="begin"/>
      </w:r>
      <w:r w:rsidRPr="0054218D">
        <w:rPr>
          <w:b/>
        </w:rPr>
        <w:instrText xml:space="preserve"> SEQ Figure \* ARABIC </w:instrText>
      </w:r>
      <w:r w:rsidRPr="009F48C9">
        <w:rPr>
          <w:b/>
          <w:color w:val="auto"/>
        </w:rPr>
        <w:fldChar w:fldCharType="separate"/>
      </w:r>
      <w:r w:rsidR="00AE4FCF">
        <w:rPr>
          <w:b/>
        </w:rPr>
        <w:t>7</w:t>
      </w:r>
      <w:r w:rsidRPr="009F48C9">
        <w:rPr>
          <w:b/>
          <w:color w:val="auto"/>
        </w:rPr>
        <w:fldChar w:fldCharType="end"/>
      </w:r>
      <w:bookmarkEnd w:id="67"/>
      <w:r w:rsidR="009F48C9" w:rsidRPr="0054218D">
        <w:rPr>
          <w:b/>
          <w:bCs/>
          <w:color w:val="auto"/>
        </w:rPr>
        <w:t>.</w:t>
      </w:r>
      <w:r w:rsidRPr="009F48C9">
        <w:rPr>
          <w:color w:val="auto"/>
        </w:rPr>
        <w:t xml:space="preserve"> Energy Industries Sector Emissions by Scenario, 2021–2050 (MtCO</w:t>
      </w:r>
      <w:r w:rsidRPr="009F48C9">
        <w:rPr>
          <w:rFonts w:ascii="Cambria Math" w:hAnsi="Cambria Math" w:cs="Cambria Math"/>
          <w:color w:val="auto"/>
        </w:rPr>
        <w:t>₂</w:t>
      </w:r>
      <w:r w:rsidRPr="009F48C9">
        <w:rPr>
          <w:color w:val="auto"/>
        </w:rPr>
        <w:t>eq)</w:t>
      </w:r>
      <w:bookmarkEnd w:id="68"/>
      <w:bookmarkEnd w:id="69"/>
      <w:bookmarkEnd w:id="70"/>
      <w:bookmarkEnd w:id="71"/>
    </w:p>
    <w:p w14:paraId="0A120601" w14:textId="12EBAE50" w:rsidR="00CB227F" w:rsidRDefault="00E350D2" w:rsidP="74D993BC">
      <w:pPr>
        <w:spacing w:line="259" w:lineRule="auto"/>
        <w:jc w:val="both"/>
      </w:pPr>
      <w:r w:rsidRPr="00E350D2">
        <w:t xml:space="preserve">Uganda’s electricity system is currently hydropower-based, providing the country with a low-carbon generation foundation that constitutes a major asset. However, the remaining technically and economically viable hydropower potential is limited relative to the scale of future electricity demand growth. </w:t>
      </w:r>
      <w:r w:rsidR="00256D24">
        <w:t>H</w:t>
      </w:r>
      <w:r w:rsidRPr="00E350D2">
        <w:t xml:space="preserve">ydropower generation stabilises at approximately </w:t>
      </w:r>
      <w:r>
        <w:t xml:space="preserve">25 TWh </w:t>
      </w:r>
      <w:r w:rsidRPr="00E350D2">
        <w:t xml:space="preserve">from the mid-2030s onwards as the major remaining sites are developed, after which hydro declines steadily as a share of total generation within a rapidly expanding electricity system. Additional resources are therefore required to meet growing demand, and the </w:t>
      </w:r>
      <w:r w:rsidR="00E56EB2">
        <w:t xml:space="preserve">expansion reflects </w:t>
      </w:r>
      <w:r w:rsidR="0033674E">
        <w:t>a cost</w:t>
      </w:r>
      <w:r w:rsidR="005B48F3">
        <w:t>-</w:t>
      </w:r>
      <w:r w:rsidR="0033674E">
        <w:t xml:space="preserve">effective pathway considering </w:t>
      </w:r>
      <w:r w:rsidRPr="00E350D2">
        <w:t>both Uganda’s underlying resource endowment and the relative economics of available technologies.</w:t>
      </w:r>
      <w:r w:rsidR="00C500B9">
        <w:t xml:space="preserve"> </w:t>
      </w:r>
      <w:r w:rsidR="00EE2492">
        <w:t>A near term spike in emissions can be observed around 2027-20</w:t>
      </w:r>
      <w:r w:rsidR="009C683A">
        <w:t>28</w:t>
      </w:r>
      <w:r w:rsidR="00EE2492">
        <w:t xml:space="preserve">, when </w:t>
      </w:r>
      <w:r w:rsidR="00293D19">
        <w:t xml:space="preserve">current </w:t>
      </w:r>
      <w:r w:rsidR="002D3AE1">
        <w:t xml:space="preserve">installed capacity is insufficient to meet the rapidly growing </w:t>
      </w:r>
      <w:r w:rsidR="00C80A44">
        <w:t xml:space="preserve">demand and </w:t>
      </w:r>
      <w:r w:rsidR="00DD54C4">
        <w:t>diesel-based</w:t>
      </w:r>
      <w:r w:rsidR="006F79F7">
        <w:t xml:space="preserve"> generation that can be deployed quickly </w:t>
      </w:r>
      <w:r w:rsidR="002B1201">
        <w:t>is</w:t>
      </w:r>
      <w:r w:rsidR="006F79F7">
        <w:t xml:space="preserve"> required, before the </w:t>
      </w:r>
      <w:r w:rsidR="00CC404A">
        <w:t>Oriang, Kiba and Muz</w:t>
      </w:r>
      <w:r w:rsidR="00CB227F">
        <w:t>i</w:t>
      </w:r>
      <w:r w:rsidR="00CC404A">
        <w:t>zi</w:t>
      </w:r>
      <w:r w:rsidR="006F79F7">
        <w:t xml:space="preserve"> </w:t>
      </w:r>
      <w:r w:rsidR="00CB227F">
        <w:t xml:space="preserve">hydro </w:t>
      </w:r>
      <w:r w:rsidR="006F79F7">
        <w:t>power plant</w:t>
      </w:r>
      <w:r w:rsidR="00CB227F">
        <w:t>s</w:t>
      </w:r>
      <w:r w:rsidR="006F79F7">
        <w:t xml:space="preserve"> come online in 2029.</w:t>
      </w:r>
    </w:p>
    <w:p w14:paraId="0ADF7271" w14:textId="0C2DE92C" w:rsidR="00017D91" w:rsidRDefault="00017D91" w:rsidP="74D993BC">
      <w:pPr>
        <w:spacing w:line="259" w:lineRule="auto"/>
        <w:jc w:val="both"/>
      </w:pPr>
    </w:p>
    <w:p w14:paraId="0F3A928E" w14:textId="4B0BD61B" w:rsidR="00EA1B72" w:rsidRDefault="00FD3119" w:rsidP="009F48C9">
      <w:pPr>
        <w:spacing w:line="259" w:lineRule="auto"/>
        <w:jc w:val="both"/>
      </w:pPr>
      <w:r>
        <w:rPr>
          <w:noProof/>
        </w:rPr>
        <w:drawing>
          <wp:inline distT="0" distB="0" distL="0" distR="0" wp14:anchorId="4E771B81" wp14:editId="4F79F876">
            <wp:extent cx="5784606" cy="2140647"/>
            <wp:effectExtent l="19050" t="19050" r="26035" b="12065"/>
            <wp:docPr id="114882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9648" cy="2157315"/>
                    </a:xfrm>
                    <a:prstGeom prst="rect">
                      <a:avLst/>
                    </a:prstGeom>
                    <a:noFill/>
                    <a:ln>
                      <a:solidFill>
                        <a:schemeClr val="tx1"/>
                      </a:solidFill>
                    </a:ln>
                  </pic:spPr>
                </pic:pic>
              </a:graphicData>
            </a:graphic>
          </wp:inline>
        </w:drawing>
      </w:r>
    </w:p>
    <w:p w14:paraId="24716D61" w14:textId="6A3146B7" w:rsidR="00EA1B72" w:rsidRPr="00A420BF" w:rsidRDefault="00EA1B72" w:rsidP="00EA1B72">
      <w:pPr>
        <w:pStyle w:val="Caption"/>
        <w:rPr>
          <w:color w:val="auto"/>
        </w:rPr>
      </w:pPr>
      <w:bookmarkStart w:id="72" w:name="_Toc229342645"/>
      <w:bookmarkStart w:id="73" w:name="_Toc229386392"/>
      <w:bookmarkStart w:id="74" w:name="_Toc229388977"/>
      <w:bookmarkStart w:id="75" w:name="_Toc229401398"/>
      <w:r w:rsidRPr="00A420BF">
        <w:rPr>
          <w:b/>
          <w:color w:val="auto"/>
        </w:rPr>
        <w:t xml:space="preserve">Figure </w:t>
      </w:r>
      <w:r w:rsidRPr="00A420BF">
        <w:rPr>
          <w:b/>
          <w:color w:val="auto"/>
        </w:rPr>
        <w:fldChar w:fldCharType="begin"/>
      </w:r>
      <w:ins w:id="76" w:author="Thomas Alfstad" w:date="2026-05-06T10:18:00Z" w16du:dateUtc="2026-05-06T14:18:00Z">
        <w:r w:rsidRPr="00640A70">
          <w:rPr>
            <w:b/>
            <w:color w:val="auto"/>
          </w:rPr>
          <w:instrText xml:space="preserve"> SEQ Figure \* ARABIC </w:instrText>
        </w:r>
      </w:ins>
      <w:r w:rsidRPr="00A420BF">
        <w:rPr>
          <w:b/>
          <w:color w:val="auto"/>
        </w:rPr>
        <w:fldChar w:fldCharType="separate"/>
      </w:r>
      <w:r w:rsidR="00AE4FCF">
        <w:rPr>
          <w:b/>
          <w:noProof/>
          <w:color w:val="auto"/>
        </w:rPr>
        <w:t>8</w:t>
      </w:r>
      <w:r w:rsidRPr="00A420BF">
        <w:rPr>
          <w:b/>
          <w:color w:val="auto"/>
        </w:rPr>
        <w:fldChar w:fldCharType="end"/>
      </w:r>
      <w:r w:rsidR="00715499">
        <w:rPr>
          <w:b/>
          <w:bCs/>
          <w:color w:val="auto"/>
          <w:lang w:val="en-US"/>
        </w:rPr>
        <w:t>.</w:t>
      </w:r>
      <w:r w:rsidRPr="00A420BF">
        <w:rPr>
          <w:color w:val="auto"/>
          <w:lang w:val="en-US"/>
        </w:rPr>
        <w:t xml:space="preserve"> Electricity Generation Mix </w:t>
      </w:r>
      <w:r w:rsidR="12F81379" w:rsidRPr="00A420BF">
        <w:rPr>
          <w:color w:val="auto"/>
          <w:lang w:val="en-US"/>
        </w:rPr>
        <w:t>under Reference. NDC 2.0 and NDC 3.0 scenarios</w:t>
      </w:r>
      <w:r w:rsidRPr="00A420BF">
        <w:rPr>
          <w:color w:val="auto"/>
          <w:lang w:val="en-US"/>
        </w:rPr>
        <w:t>, 2021–2050 (</w:t>
      </w:r>
      <w:r w:rsidR="06236995" w:rsidRPr="00A420BF">
        <w:rPr>
          <w:color w:val="auto"/>
          <w:lang w:val="en-US"/>
        </w:rPr>
        <w:t>TWh</w:t>
      </w:r>
      <w:r w:rsidRPr="00A420BF">
        <w:rPr>
          <w:color w:val="auto"/>
          <w:lang w:val="en-US"/>
        </w:rPr>
        <w:t>)</w:t>
      </w:r>
      <w:bookmarkEnd w:id="72"/>
      <w:bookmarkEnd w:id="73"/>
      <w:bookmarkEnd w:id="74"/>
      <w:bookmarkEnd w:id="75"/>
    </w:p>
    <w:p w14:paraId="5B2AF4D1" w14:textId="0833AB6E" w:rsidR="004E2093" w:rsidRDefault="004E2093" w:rsidP="004E2093">
      <w:pPr>
        <w:spacing w:line="259" w:lineRule="auto"/>
        <w:jc w:val="both"/>
        <w:rPr>
          <w:lang w:val="en-US"/>
        </w:rPr>
      </w:pPr>
      <w:r w:rsidRPr="5FBC2CF9">
        <w:rPr>
          <w:lang w:val="en-US"/>
        </w:rPr>
        <w:t xml:space="preserve">Solar </w:t>
      </w:r>
      <w:r w:rsidR="00C86C62" w:rsidRPr="5FBC2CF9">
        <w:rPr>
          <w:lang w:val="en-US"/>
        </w:rPr>
        <w:t>Photovoltaics,</w:t>
      </w:r>
      <w:r w:rsidRPr="5FBC2CF9">
        <w:rPr>
          <w:lang w:val="en-US"/>
        </w:rPr>
        <w:t xml:space="preserve"> </w:t>
      </w:r>
      <w:r w:rsidR="005D10E6" w:rsidRPr="5FBC2CF9">
        <w:rPr>
          <w:lang w:val="en-US"/>
        </w:rPr>
        <w:t xml:space="preserve">paired with natural gas and battery </w:t>
      </w:r>
      <w:r w:rsidR="35C4D6FE" w:rsidRPr="5FBC2CF9">
        <w:rPr>
          <w:lang w:val="en-US"/>
        </w:rPr>
        <w:t>storage,</w:t>
      </w:r>
      <w:r w:rsidR="005D10E6" w:rsidRPr="5FBC2CF9">
        <w:rPr>
          <w:lang w:val="en-US"/>
        </w:rPr>
        <w:t xml:space="preserve"> </w:t>
      </w:r>
      <w:r w:rsidR="006F43CE" w:rsidRPr="5FBC2CF9">
        <w:rPr>
          <w:lang w:val="en-US"/>
        </w:rPr>
        <w:t>emerge</w:t>
      </w:r>
      <w:r w:rsidRPr="5FBC2CF9">
        <w:rPr>
          <w:lang w:val="en-US"/>
        </w:rPr>
        <w:t xml:space="preserve"> as one of the most cost-</w:t>
      </w:r>
      <w:r w:rsidR="71C1746C" w:rsidRPr="5FBC2CF9">
        <w:rPr>
          <w:lang w:val="en-US"/>
        </w:rPr>
        <w:t>effective</w:t>
      </w:r>
      <w:r w:rsidRPr="5FBC2CF9">
        <w:rPr>
          <w:lang w:val="en-US"/>
        </w:rPr>
        <w:t xml:space="preserve"> generation options and </w:t>
      </w:r>
      <w:r w:rsidR="00A854B2" w:rsidRPr="5FBC2CF9">
        <w:rPr>
          <w:lang w:val="en-US"/>
        </w:rPr>
        <w:t>expand</w:t>
      </w:r>
      <w:r w:rsidRPr="5FBC2CF9">
        <w:rPr>
          <w:lang w:val="en-US"/>
        </w:rPr>
        <w:t xml:space="preserve"> rapidly across all scenarios</w:t>
      </w:r>
      <w:r w:rsidR="0010586A" w:rsidRPr="5FBC2CF9">
        <w:rPr>
          <w:lang w:val="en-US"/>
        </w:rPr>
        <w:t xml:space="preserve">. In the Reference and </w:t>
      </w:r>
      <w:r w:rsidR="00CE0DF4" w:rsidRPr="5FBC2CF9">
        <w:rPr>
          <w:lang w:val="en-US"/>
        </w:rPr>
        <w:t xml:space="preserve">NDC 2.0 where generation is determined by </w:t>
      </w:r>
      <w:r w:rsidR="009B4BA6" w:rsidRPr="5FBC2CF9">
        <w:rPr>
          <w:lang w:val="en-US"/>
        </w:rPr>
        <w:t>least cost</w:t>
      </w:r>
      <w:r w:rsidR="0057115C" w:rsidRPr="5FBC2CF9">
        <w:rPr>
          <w:lang w:val="en-US"/>
        </w:rPr>
        <w:t xml:space="preserve"> investment and </w:t>
      </w:r>
      <w:r w:rsidR="00442296" w:rsidRPr="5FBC2CF9">
        <w:rPr>
          <w:lang w:val="en-US"/>
        </w:rPr>
        <w:t xml:space="preserve">solar </w:t>
      </w:r>
      <w:r w:rsidR="004B4980" w:rsidRPr="5FBC2CF9">
        <w:rPr>
          <w:lang w:val="en-US"/>
        </w:rPr>
        <w:t xml:space="preserve">reaches around 25% </w:t>
      </w:r>
      <w:r w:rsidR="00DA78C1" w:rsidRPr="5FBC2CF9">
        <w:rPr>
          <w:lang w:val="en-US"/>
        </w:rPr>
        <w:t xml:space="preserve">market share </w:t>
      </w:r>
      <w:r w:rsidR="008A5E5B" w:rsidRPr="5FBC2CF9">
        <w:rPr>
          <w:lang w:val="en-US"/>
        </w:rPr>
        <w:t>by 2035 and over 30% by 2050</w:t>
      </w:r>
      <w:r w:rsidRPr="5FBC2CF9">
        <w:rPr>
          <w:lang w:val="en-US"/>
        </w:rPr>
        <w:t>. However, because solar output is variable, it cannot fully meet</w:t>
      </w:r>
      <w:r w:rsidR="5A3CA8CD" w:rsidRPr="5FBC2CF9">
        <w:rPr>
          <w:lang w:val="en-US"/>
        </w:rPr>
        <w:t xml:space="preserve"> </w:t>
      </w:r>
      <w:r w:rsidRPr="5FBC2CF9">
        <w:rPr>
          <w:lang w:val="en-US"/>
        </w:rPr>
        <w:t>Uganda’s growing demand for reliable round-the-clock electricity from industry, commerce, and urban households. The system therefore requires additional firm baseload capacity.</w:t>
      </w:r>
    </w:p>
    <w:p w14:paraId="25ED0951" w14:textId="77777777" w:rsidR="00C20201" w:rsidRPr="004E2093" w:rsidRDefault="00C20201" w:rsidP="004E2093">
      <w:pPr>
        <w:spacing w:line="259" w:lineRule="auto"/>
        <w:jc w:val="both"/>
        <w:rPr>
          <w:lang w:val="en-US"/>
        </w:rPr>
      </w:pPr>
    </w:p>
    <w:p w14:paraId="19FEE965" w14:textId="7554825C" w:rsidR="004E2093" w:rsidRDefault="004E2093" w:rsidP="004E2093">
      <w:pPr>
        <w:spacing w:line="259" w:lineRule="auto"/>
        <w:jc w:val="both"/>
        <w:rPr>
          <w:lang w:val="en-US"/>
        </w:rPr>
      </w:pPr>
      <w:r w:rsidRPr="004E2093">
        <w:rPr>
          <w:lang w:val="en-US"/>
        </w:rPr>
        <w:t xml:space="preserve">Natural gas provides part of this role, with imported pipeline gas assumed to become available from around 2030. However, supply constraints limit gas generation to roughly </w:t>
      </w:r>
      <w:r w:rsidR="00075DD9">
        <w:rPr>
          <w:lang w:val="en-US"/>
        </w:rPr>
        <w:t>4</w:t>
      </w:r>
      <w:r w:rsidR="00406126">
        <w:rPr>
          <w:lang w:val="en-US"/>
        </w:rPr>
        <w:t>0</w:t>
      </w:r>
      <w:r w:rsidR="00865F8C">
        <w:rPr>
          <w:lang w:val="en-US"/>
        </w:rPr>
        <w:t>00</w:t>
      </w:r>
      <w:r w:rsidRPr="004E2093">
        <w:rPr>
          <w:lang w:val="en-US"/>
        </w:rPr>
        <w:t xml:space="preserve"> MW of capacity</w:t>
      </w:r>
      <w:r w:rsidR="00865F8C">
        <w:rPr>
          <w:lang w:val="en-US"/>
        </w:rPr>
        <w:t xml:space="preserve"> (</w:t>
      </w:r>
      <w:r w:rsidR="005A72BD">
        <w:rPr>
          <w:lang w:val="en-US"/>
        </w:rPr>
        <w:t>including</w:t>
      </w:r>
      <w:r w:rsidR="000B518F">
        <w:rPr>
          <w:lang w:val="en-US"/>
        </w:rPr>
        <w:t xml:space="preserve"> 1000 MW cogeneration)</w:t>
      </w:r>
      <w:r w:rsidRPr="004E2093">
        <w:rPr>
          <w:lang w:val="en-US"/>
        </w:rPr>
        <w:t xml:space="preserve">, restricting its long-term contribution. Under these conditions, nuclear power emerges from the least-cost </w:t>
      </w:r>
      <w:r w:rsidR="009A29AF" w:rsidRPr="004E2093">
        <w:rPr>
          <w:lang w:val="en-US"/>
        </w:rPr>
        <w:t>optimization</w:t>
      </w:r>
      <w:r w:rsidRPr="004E2093">
        <w:rPr>
          <w:lang w:val="en-US"/>
        </w:rPr>
        <w:t xml:space="preserve"> as the principal long-term baseload solution, expanding to approximately </w:t>
      </w:r>
      <w:r w:rsidR="00B8180C">
        <w:rPr>
          <w:lang w:val="en-US"/>
        </w:rPr>
        <w:t xml:space="preserve">20% of generation </w:t>
      </w:r>
      <w:r w:rsidRPr="004E2093">
        <w:rPr>
          <w:lang w:val="en-US"/>
        </w:rPr>
        <w:t>by 20</w:t>
      </w:r>
      <w:r w:rsidR="00B8180C">
        <w:rPr>
          <w:lang w:val="en-US"/>
        </w:rPr>
        <w:t>35</w:t>
      </w:r>
      <w:r w:rsidRPr="004E2093">
        <w:rPr>
          <w:lang w:val="en-US"/>
        </w:rPr>
        <w:t xml:space="preserve"> and becoming the dominant generation source from the </w:t>
      </w:r>
      <w:r w:rsidR="00396088">
        <w:rPr>
          <w:lang w:val="en-US"/>
        </w:rPr>
        <w:t xml:space="preserve">late </w:t>
      </w:r>
      <w:r w:rsidRPr="004E2093">
        <w:rPr>
          <w:lang w:val="en-US"/>
        </w:rPr>
        <w:t xml:space="preserve">2030s onwards. This is not imposed as a policy </w:t>
      </w:r>
      <w:r w:rsidR="00CF5AAC" w:rsidRPr="004E2093">
        <w:rPr>
          <w:lang w:val="en-US"/>
        </w:rPr>
        <w:t>assumption but</w:t>
      </w:r>
      <w:r w:rsidRPr="004E2093">
        <w:rPr>
          <w:lang w:val="en-US"/>
        </w:rPr>
        <w:t xml:space="preserve"> results directly from the model’s </w:t>
      </w:r>
      <w:r w:rsidR="009A29AF" w:rsidRPr="004E2093">
        <w:rPr>
          <w:lang w:val="en-US"/>
        </w:rPr>
        <w:t>optimization</w:t>
      </w:r>
      <w:r w:rsidRPr="004E2093">
        <w:rPr>
          <w:lang w:val="en-US"/>
        </w:rPr>
        <w:t xml:space="preserve"> under projected demand growth, hydropower constraints, limited gas availability, and assumed technology costs.</w:t>
      </w:r>
    </w:p>
    <w:p w14:paraId="192DE381" w14:textId="77777777" w:rsidR="00FE4A26" w:rsidRPr="004E2093" w:rsidRDefault="00FE4A26" w:rsidP="004E2093">
      <w:pPr>
        <w:spacing w:line="259" w:lineRule="auto"/>
        <w:jc w:val="both"/>
        <w:rPr>
          <w:lang w:val="en-US"/>
        </w:rPr>
      </w:pPr>
    </w:p>
    <w:p w14:paraId="634C77A5" w14:textId="32583C8A" w:rsidR="004E2093" w:rsidRPr="004E2093" w:rsidRDefault="004E2093" w:rsidP="004E2093">
      <w:pPr>
        <w:spacing w:line="259" w:lineRule="auto"/>
        <w:jc w:val="both"/>
        <w:rPr>
          <w:lang w:val="en-US"/>
        </w:rPr>
      </w:pPr>
      <w:r w:rsidRPr="5FBC2CF9">
        <w:rPr>
          <w:lang w:val="en-US"/>
        </w:rPr>
        <w:t>The NDC 2.0 scenario does not fundamentally alter this trajectory. Faster</w:t>
      </w:r>
      <w:r w:rsidR="54F77E49" w:rsidRPr="5FBC2CF9">
        <w:rPr>
          <w:lang w:val="en-US"/>
        </w:rPr>
        <w:t xml:space="preserve"> </w:t>
      </w:r>
      <w:r w:rsidRPr="5FBC2CF9">
        <w:rPr>
          <w:lang w:val="en-US"/>
        </w:rPr>
        <w:t>electrification increases overall electricity demand, requiring additional generation capacity, but the system continues to evolve along a similar pathway of expanding nuclear and solar generation alongside constrained gas supply. Additional technologies such as geothermal and landfill gas provide incremental emissions reductions without substantially changing the overall structure of the generation mix.</w:t>
      </w:r>
    </w:p>
    <w:p w14:paraId="5F32145C" w14:textId="7CAF78BC" w:rsidR="1DF306CD" w:rsidRDefault="1DF306CD" w:rsidP="1DF306CD">
      <w:pPr>
        <w:spacing w:line="259" w:lineRule="auto"/>
        <w:jc w:val="both"/>
        <w:rPr>
          <w:lang w:val="en-US"/>
        </w:rPr>
      </w:pPr>
    </w:p>
    <w:p w14:paraId="39B6DC05" w14:textId="050C7F6D" w:rsidR="6E6A2673" w:rsidRDefault="4F83D88C" w:rsidP="7BD5CAE8">
      <w:pPr>
        <w:spacing w:line="259" w:lineRule="auto"/>
        <w:jc w:val="both"/>
      </w:pPr>
      <w:r>
        <w:t xml:space="preserve">The binding generation capacity targets introduced under NDC 3.0 represent the primary driver of power sector emission reductions. By mandating accelerated deployment of geothermal, hydro, and nuclear capacity, the measure structurally displaces natural gas from the generation mix. Geothermal generation reaches approximately </w:t>
      </w:r>
      <w:r w:rsidR="00B07E29">
        <w:t>4.9</w:t>
      </w:r>
      <w:r w:rsidR="001B7176">
        <w:t xml:space="preserve"> T</w:t>
      </w:r>
      <w:r w:rsidR="00B07E29">
        <w:t>W</w:t>
      </w:r>
      <w:r w:rsidR="001B7176">
        <w:t>h</w:t>
      </w:r>
      <w:r>
        <w:t xml:space="preserve"> by 2035 and </w:t>
      </w:r>
      <w:r w:rsidR="005329D2">
        <w:t>10.4 TWh</w:t>
      </w:r>
      <w:r>
        <w:t xml:space="preserve"> by 2050 under NDC 3.0, compared to zero under the Reference and </w:t>
      </w:r>
      <w:r w:rsidR="00EB3D8E">
        <w:t>2.8 TWh</w:t>
      </w:r>
      <w:r>
        <w:t xml:space="preserve"> under NDC 2.</w:t>
      </w:r>
      <w:r w:rsidR="5050D70C">
        <w:t>0</w:t>
      </w:r>
      <w:r w:rsidR="00EB3D8E">
        <w:t>. N</w:t>
      </w:r>
      <w:r>
        <w:t xml:space="preserve">uclear expands significantly to approximately </w:t>
      </w:r>
      <w:r w:rsidR="00147581">
        <w:t>30</w:t>
      </w:r>
      <w:r w:rsidR="00A24D65">
        <w:t xml:space="preserve"> TWh</w:t>
      </w:r>
      <w:r>
        <w:t xml:space="preserve"> by 2035 and </w:t>
      </w:r>
      <w:r w:rsidR="00FE1087">
        <w:t>1</w:t>
      </w:r>
      <w:r w:rsidR="00F018CE">
        <w:t>86</w:t>
      </w:r>
      <w:r>
        <w:t xml:space="preserve"> </w:t>
      </w:r>
      <w:r w:rsidR="00FE1087">
        <w:t>TWh</w:t>
      </w:r>
      <w:r>
        <w:t xml:space="preserve"> by 2050, compared to </w:t>
      </w:r>
      <w:r w:rsidR="00B9777B">
        <w:t>14</w:t>
      </w:r>
      <w:r w:rsidR="00FE1087">
        <w:t xml:space="preserve"> TWh</w:t>
      </w:r>
      <w:r>
        <w:t xml:space="preserve"> and </w:t>
      </w:r>
      <w:r w:rsidR="00B9777B">
        <w:t>134 TWh</w:t>
      </w:r>
      <w:r>
        <w:t xml:space="preserve"> under the Reference and </w:t>
      </w:r>
      <w:r w:rsidR="00F85599">
        <w:t>28 TWh</w:t>
      </w:r>
      <w:r w:rsidR="19934E3E">
        <w:t xml:space="preserve"> PJ and </w:t>
      </w:r>
      <w:r w:rsidR="009A6693">
        <w:t>157 TWh</w:t>
      </w:r>
      <w:r w:rsidR="19934E3E">
        <w:t xml:space="preserve"> under </w:t>
      </w:r>
      <w:r>
        <w:t>NDC 2.0 by 2035</w:t>
      </w:r>
      <w:r w:rsidR="19934E3E">
        <w:t xml:space="preserve"> and 2050 </w:t>
      </w:r>
      <w:r>
        <w:t>respectively, becoming the dominant generation source from the mid-2030s</w:t>
      </w:r>
      <w:r w:rsidR="00B9777B">
        <w:t xml:space="preserve"> in all </w:t>
      </w:r>
      <w:r w:rsidR="00B825DB">
        <w:t>scenarios</w:t>
      </w:r>
      <w:r>
        <w:t xml:space="preserve">. Natural gas generation remains at approximately </w:t>
      </w:r>
      <w:r w:rsidR="00B825DB">
        <w:t>24 TWh</w:t>
      </w:r>
      <w:r>
        <w:t xml:space="preserve"> across all scenarios by 2035, before </w:t>
      </w:r>
      <w:r w:rsidR="005A04DD">
        <w:t>transiting into a more mid-merit role</w:t>
      </w:r>
      <w:r>
        <w:t xml:space="preserve"> by 2050 under NDC 3.0, </w:t>
      </w:r>
      <w:r w:rsidR="19934E3E">
        <w:t xml:space="preserve">in contrast to the Reference and NDC 2.0 scenarios where natural gas continues to </w:t>
      </w:r>
      <w:r w:rsidR="005A04DD">
        <w:t>serve as baseload capacity</w:t>
      </w:r>
      <w:r w:rsidR="19934E3E">
        <w:t>.</w:t>
      </w:r>
      <w:r>
        <w:t xml:space="preserve"> Solar generation under NDC 3.0 is </w:t>
      </w:r>
      <w:r w:rsidR="005239FB">
        <w:t xml:space="preserve">substantially </w:t>
      </w:r>
      <w:r>
        <w:t xml:space="preserve">lower than under other scenarios </w:t>
      </w:r>
      <w:r w:rsidR="00A40487">
        <w:t xml:space="preserve">due to the 10 GW capacity target applied in 2040. </w:t>
      </w:r>
    </w:p>
    <w:p w14:paraId="35E6695F" w14:textId="4B748F26" w:rsidR="05163283" w:rsidRDefault="05163283" w:rsidP="00C0010E">
      <w:pPr>
        <w:jc w:val="both"/>
      </w:pPr>
    </w:p>
    <w:p w14:paraId="153A012F" w14:textId="4F354C67" w:rsidR="00DD5A60" w:rsidRDefault="00DD5A60" w:rsidP="00A420BF">
      <w:pPr>
        <w:spacing w:line="276" w:lineRule="auto"/>
        <w:jc w:val="both"/>
        <w:rPr>
          <w:lang w:val="en-US"/>
        </w:rPr>
      </w:pPr>
      <w:r w:rsidRPr="00DD5A60">
        <w:rPr>
          <w:lang w:val="en-US"/>
        </w:rPr>
        <w:t>Investment requirements for power generation, transmission, and distribution to meet these targets are unprecedented in scale for Uganda (</w:t>
      </w:r>
      <w:r w:rsidR="00523F89" w:rsidRPr="007E6291">
        <w:rPr>
          <w:lang w:val="en-US"/>
        </w:rPr>
        <w:fldChar w:fldCharType="begin"/>
      </w:r>
      <w:r w:rsidR="00523F89" w:rsidRPr="007E6291">
        <w:rPr>
          <w:lang w:val="en-US"/>
        </w:rPr>
        <w:instrText xml:space="preserve"> REF _Ref228972850 \h </w:instrText>
      </w:r>
      <w:r w:rsidR="007E6291" w:rsidRPr="007E6291">
        <w:rPr>
          <w:lang w:val="en-US"/>
        </w:rPr>
        <w:instrText xml:space="preserve"> \* MERGEFORMAT </w:instrText>
      </w:r>
      <w:r w:rsidR="00523F89" w:rsidRPr="007E6291">
        <w:rPr>
          <w:lang w:val="en-US"/>
        </w:rPr>
      </w:r>
      <w:r w:rsidR="00523F89" w:rsidRPr="007E6291">
        <w:rPr>
          <w:lang w:val="en-US"/>
        </w:rPr>
        <w:fldChar w:fldCharType="separate"/>
      </w:r>
      <w:r w:rsidR="00DE2533" w:rsidRPr="007E6291">
        <w:t xml:space="preserve">Figure </w:t>
      </w:r>
      <w:r w:rsidR="00DE2533" w:rsidRPr="007E6291">
        <w:rPr>
          <w:noProof/>
        </w:rPr>
        <w:t>9</w:t>
      </w:r>
      <w:r w:rsidR="00523F89" w:rsidRPr="007E6291">
        <w:rPr>
          <w:lang w:val="en-US"/>
        </w:rPr>
        <w:fldChar w:fldCharType="end"/>
      </w:r>
      <w:r w:rsidRPr="007E6291">
        <w:rPr>
          <w:lang w:val="en-US"/>
        </w:rPr>
        <w:t>).</w:t>
      </w:r>
      <w:r w:rsidRPr="00DD5A60">
        <w:rPr>
          <w:lang w:val="en-US"/>
        </w:rPr>
        <w:t xml:space="preserve"> </w:t>
      </w:r>
      <w:r w:rsidR="00191F76" w:rsidRPr="00DD5A60">
        <w:rPr>
          <w:lang w:val="en-US"/>
        </w:rPr>
        <w:t>Annualized</w:t>
      </w:r>
      <w:r w:rsidRPr="00DD5A60">
        <w:rPr>
          <w:lang w:val="en-US"/>
        </w:rPr>
        <w:t xml:space="preserve"> investment in power infrastructure reaches approximately $7–8 billion in the NDC 2</w:t>
      </w:r>
      <w:r w:rsidR="00F052DB">
        <w:rPr>
          <w:lang w:val="en-US"/>
        </w:rPr>
        <w:t>.0</w:t>
      </w:r>
      <w:r w:rsidRPr="00DD5A60">
        <w:rPr>
          <w:lang w:val="en-US"/>
        </w:rPr>
        <w:t xml:space="preserve"> and NDC 3</w:t>
      </w:r>
      <w:r w:rsidR="00F052DB">
        <w:rPr>
          <w:lang w:val="en-US"/>
        </w:rPr>
        <w:t>.0</w:t>
      </w:r>
      <w:r w:rsidRPr="00DD5A60">
        <w:rPr>
          <w:lang w:val="en-US"/>
        </w:rPr>
        <w:t xml:space="preserve"> scenarios, while the Reference scenario remains substantially lower at around $5.7 billion annually</w:t>
      </w:r>
      <w:r w:rsidR="0036604E">
        <w:rPr>
          <w:lang w:val="en-US"/>
        </w:rPr>
        <w:t xml:space="preserve">, </w:t>
      </w:r>
      <w:r w:rsidRPr="00DD5A60">
        <w:rPr>
          <w:lang w:val="en-US"/>
        </w:rPr>
        <w:t>though this still represents a dramatic increase relative to current investment levels. As electrification of demand, particularly in the buildings sector, accelerates in the Reference scenario during the second half of the modelling period, the investment gap between the Reference and NDC scenarios narrows to around $2 billion by 2050, when annual investment requirements exceed $25 billion across all scenarios.</w:t>
      </w:r>
    </w:p>
    <w:p w14:paraId="08C75098" w14:textId="77777777" w:rsidR="001E5AF7" w:rsidRDefault="001E5AF7" w:rsidP="4215C8E3">
      <w:pPr>
        <w:jc w:val="both"/>
      </w:pPr>
    </w:p>
    <w:p w14:paraId="6B5C11AB" w14:textId="26097EBE" w:rsidR="00F0295C" w:rsidRDefault="001E5AF7" w:rsidP="4215C8E3">
      <w:pPr>
        <w:jc w:val="both"/>
      </w:pPr>
      <w:r>
        <w:rPr>
          <w:noProof/>
        </w:rPr>
        <w:drawing>
          <wp:inline distT="0" distB="0" distL="0" distR="0" wp14:anchorId="3F4EEA09" wp14:editId="41C3949E">
            <wp:extent cx="5795010" cy="3059649"/>
            <wp:effectExtent l="19050" t="19050" r="15240" b="26670"/>
            <wp:docPr id="1843469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5801787" cy="3063227"/>
                    </a:xfrm>
                    <a:prstGeom prst="rect">
                      <a:avLst/>
                    </a:prstGeom>
                    <a:noFill/>
                    <a:ln w="9525">
                      <a:solidFill>
                        <a:schemeClr val="tx1"/>
                      </a:solidFill>
                      <a:prstDash val="solid"/>
                    </a:ln>
                  </pic:spPr>
                </pic:pic>
              </a:graphicData>
            </a:graphic>
          </wp:inline>
        </w:drawing>
      </w:r>
    </w:p>
    <w:p w14:paraId="1BEFD81F" w14:textId="6BE1086B" w:rsidR="00480976" w:rsidRPr="00A527E6" w:rsidRDefault="00480976" w:rsidP="00A420BF">
      <w:pPr>
        <w:pStyle w:val="Caption"/>
      </w:pPr>
      <w:bookmarkStart w:id="77" w:name="_Ref228972850"/>
      <w:bookmarkStart w:id="78" w:name="_Ref229136187"/>
      <w:bookmarkStart w:id="79" w:name="_Ref229136299"/>
      <w:bookmarkStart w:id="80" w:name="_Toc229342646"/>
      <w:bookmarkStart w:id="81" w:name="_Toc229386393"/>
      <w:bookmarkStart w:id="82" w:name="_Toc229388978"/>
      <w:bookmarkStart w:id="83" w:name="_Toc229401399"/>
      <w:r w:rsidRPr="00A420BF">
        <w:rPr>
          <w:b/>
          <w:color w:val="auto"/>
        </w:rPr>
        <w:t xml:space="preserve">Figure </w:t>
      </w:r>
      <w:r w:rsidRPr="00A420BF">
        <w:rPr>
          <w:b/>
          <w:color w:val="auto"/>
        </w:rPr>
        <w:fldChar w:fldCharType="begin"/>
      </w:r>
      <w:ins w:id="84" w:author="Thomas Alfstad" w:date="2026-05-06T14:52:00Z" w16du:dateUtc="2026-05-06T18:52:00Z">
        <w:r w:rsidRPr="00640A70">
          <w:rPr>
            <w:b/>
            <w:color w:val="auto"/>
          </w:rPr>
          <w:instrText xml:space="preserve"> SEQ Figure \* ARABIC </w:instrText>
        </w:r>
      </w:ins>
      <w:r w:rsidRPr="00A420BF">
        <w:rPr>
          <w:b/>
          <w:color w:val="auto"/>
        </w:rPr>
        <w:fldChar w:fldCharType="separate"/>
      </w:r>
      <w:r w:rsidR="00AE4FCF">
        <w:rPr>
          <w:b/>
          <w:noProof/>
          <w:color w:val="auto"/>
        </w:rPr>
        <w:t>9</w:t>
      </w:r>
      <w:r w:rsidRPr="00A420BF">
        <w:rPr>
          <w:b/>
          <w:color w:val="auto"/>
        </w:rPr>
        <w:fldChar w:fldCharType="end"/>
      </w:r>
      <w:bookmarkEnd w:id="77"/>
      <w:r w:rsidR="006F43CE" w:rsidRPr="00A420BF">
        <w:rPr>
          <w:b/>
          <w:bCs/>
          <w:color w:val="auto"/>
          <w:lang w:val="en-US"/>
        </w:rPr>
        <w:t>.</w:t>
      </w:r>
      <w:r w:rsidR="18461D3A" w:rsidRPr="00A420BF">
        <w:rPr>
          <w:b/>
          <w:color w:val="auto"/>
          <w:lang w:val="en-US"/>
        </w:rPr>
        <w:t xml:space="preserve"> </w:t>
      </w:r>
      <w:r w:rsidR="18461D3A" w:rsidRPr="00A420BF">
        <w:rPr>
          <w:color w:val="auto"/>
          <w:lang w:val="en-US"/>
        </w:rPr>
        <w:t xml:space="preserve">Total </w:t>
      </w:r>
      <w:r w:rsidR="0036604E" w:rsidRPr="00A420BF">
        <w:rPr>
          <w:color w:val="auto"/>
          <w:lang w:val="en-US"/>
        </w:rPr>
        <w:t>annualized</w:t>
      </w:r>
      <w:r w:rsidR="18461D3A" w:rsidRPr="00A420BF">
        <w:rPr>
          <w:color w:val="auto"/>
          <w:lang w:val="en-US"/>
        </w:rPr>
        <w:t xml:space="preserve"> power sector investment ($ million, left) and average per unit cost of electricity (cents/kWh, right), by scenario, 2021–2050</w:t>
      </w:r>
      <w:bookmarkEnd w:id="78"/>
      <w:bookmarkEnd w:id="79"/>
      <w:bookmarkEnd w:id="80"/>
      <w:bookmarkEnd w:id="81"/>
      <w:bookmarkEnd w:id="82"/>
      <w:bookmarkEnd w:id="83"/>
    </w:p>
    <w:p w14:paraId="38CC5E96" w14:textId="1D12613D" w:rsidR="00DD5A60" w:rsidRDefault="00DD5A60" w:rsidP="00DD5A60">
      <w:pPr>
        <w:jc w:val="both"/>
      </w:pPr>
      <w:r w:rsidRPr="5FBC2CF9">
        <w:rPr>
          <w:lang w:val="en-US"/>
        </w:rPr>
        <w:t xml:space="preserve">Average electricity costs also rise from current levels </w:t>
      </w:r>
      <w:r w:rsidRPr="007E6291">
        <w:rPr>
          <w:lang w:val="en-US"/>
        </w:rPr>
        <w:t>(</w:t>
      </w:r>
      <w:r w:rsidR="00523F89" w:rsidRPr="007E6291">
        <w:rPr>
          <w:lang w:val="en-US"/>
        </w:rPr>
        <w:fldChar w:fldCharType="begin"/>
      </w:r>
      <w:r w:rsidR="00523F89" w:rsidRPr="007E6291">
        <w:rPr>
          <w:lang w:val="en-US"/>
        </w:rPr>
        <w:instrText xml:space="preserve"> REF _Ref228972850 \h </w:instrText>
      </w:r>
      <w:r w:rsidR="007E6291" w:rsidRPr="007E6291">
        <w:rPr>
          <w:lang w:val="en-US"/>
        </w:rPr>
        <w:instrText xml:space="preserve"> \* MERGEFORMAT </w:instrText>
      </w:r>
      <w:r w:rsidR="00523F89" w:rsidRPr="007E6291">
        <w:rPr>
          <w:lang w:val="en-US"/>
        </w:rPr>
      </w:r>
      <w:r w:rsidR="00523F89" w:rsidRPr="007E6291">
        <w:rPr>
          <w:lang w:val="en-US"/>
        </w:rPr>
        <w:fldChar w:fldCharType="separate"/>
      </w:r>
      <w:r w:rsidR="00DE2533" w:rsidRPr="007E6291">
        <w:t xml:space="preserve">Figure </w:t>
      </w:r>
      <w:r w:rsidR="00DE2533" w:rsidRPr="007E6291">
        <w:rPr>
          <w:noProof/>
        </w:rPr>
        <w:t>9</w:t>
      </w:r>
      <w:r w:rsidR="00523F89" w:rsidRPr="007E6291">
        <w:rPr>
          <w:lang w:val="en-US"/>
        </w:rPr>
        <w:fldChar w:fldCharType="end"/>
      </w:r>
      <w:r w:rsidR="00F052DB" w:rsidRPr="007E6291">
        <w:rPr>
          <w:lang w:val="en-US"/>
        </w:rPr>
        <w:t>)</w:t>
      </w:r>
      <w:r w:rsidRPr="007E6291">
        <w:rPr>
          <w:lang w:val="en-US"/>
        </w:rPr>
        <w:t>.</w:t>
      </w:r>
      <w:r w:rsidRPr="5FBC2CF9">
        <w:rPr>
          <w:lang w:val="en-US"/>
        </w:rPr>
        <w:t xml:space="preserve"> Higher demand growth and additional infrastructure investment in the NDC scenarios push costs above those in the Reference scenario but increases remain within 10% of the </w:t>
      </w:r>
      <w:r w:rsidR="0013523C">
        <w:rPr>
          <w:lang w:val="en-US"/>
        </w:rPr>
        <w:t>Reference scenario</w:t>
      </w:r>
      <w:r w:rsidRPr="5FBC2CF9">
        <w:rPr>
          <w:lang w:val="en-US"/>
        </w:rPr>
        <w:t xml:space="preserve"> costs </w:t>
      </w:r>
      <w:r w:rsidR="00C83D30">
        <w:rPr>
          <w:lang w:val="en-US"/>
        </w:rPr>
        <w:t>for</w:t>
      </w:r>
      <w:r w:rsidRPr="5FBC2CF9">
        <w:rPr>
          <w:lang w:val="en-US"/>
        </w:rPr>
        <w:t xml:space="preserve"> the </w:t>
      </w:r>
      <w:r w:rsidR="00C83D30">
        <w:rPr>
          <w:lang w:val="en-US"/>
        </w:rPr>
        <w:t>entire model horizon</w:t>
      </w:r>
      <w:r w:rsidRPr="5FBC2CF9">
        <w:rPr>
          <w:lang w:val="en-US"/>
        </w:rPr>
        <w:t>. The gap also narrows towards the end of the horizon, with average electricity costs stabilizing in the range of 12–13 cents/kWh across all three scenarios by 2050. The previously discussed capacity shortfall in 2027–2028 results in a temporary price spike during those years, which subsides after new hydropower capacity comes online in 2029.</w:t>
      </w:r>
      <w:r>
        <w:t xml:space="preserve"> </w:t>
      </w:r>
    </w:p>
    <w:p w14:paraId="4ED91CA8" w14:textId="77777777" w:rsidR="00B76B45" w:rsidRDefault="00B76B45" w:rsidP="00DD5A60">
      <w:pPr>
        <w:jc w:val="both"/>
      </w:pPr>
    </w:p>
    <w:p w14:paraId="1F970AE3" w14:textId="77777777" w:rsidR="00DA6E9E" w:rsidRDefault="00DA6E9E" w:rsidP="00DA6E9E">
      <w:pPr>
        <w:jc w:val="both"/>
        <w:rPr>
          <w:lang w:val="en-US"/>
        </w:rPr>
      </w:pPr>
      <w:r w:rsidRPr="00DA6E9E">
        <w:rPr>
          <w:lang w:val="en-US"/>
        </w:rPr>
        <w:t>Domestic oil production and refining are assumed to come online in 2027, marking a major structural shift in Uganda’s energy system and external trade balance. The development of the upstream oil sector, associated export infrastructure, and domestic refinery generates substantial new export revenues, estimated at approximately $2–3 billion annually during the early years of production, although actual revenues remain highly sensitive to international oil price volatility and future global oil demand trends. At the same time, domestic refining significantly reduces the need for imported petroleum products, improving energy security and lowering import expenditures.</w:t>
      </w:r>
    </w:p>
    <w:p w14:paraId="1D9F5B82" w14:textId="77777777" w:rsidR="00DA6E9E" w:rsidRPr="00DA6E9E" w:rsidRDefault="00DA6E9E" w:rsidP="00DA6E9E">
      <w:pPr>
        <w:jc w:val="both"/>
        <w:rPr>
          <w:lang w:val="en-US"/>
        </w:rPr>
      </w:pPr>
    </w:p>
    <w:p w14:paraId="00896D80" w14:textId="61ADFDED" w:rsidR="00DA6E9E" w:rsidRDefault="00DA6E9E" w:rsidP="00DA6E9E">
      <w:pPr>
        <w:jc w:val="both"/>
        <w:rPr>
          <w:lang w:val="en-US"/>
        </w:rPr>
      </w:pPr>
      <w:r w:rsidRPr="5FBC2CF9">
        <w:rPr>
          <w:lang w:val="en-US"/>
        </w:rPr>
        <w:t>Over time, however, net oil exports decline in relative and eventually absolute terms as a growing share of domestic crude production is directed towards meeting rising national demand for transport fuels and industrial energy use. In the NDC scenarios, export revenues remain higher over the long term because improvements in vehicle efficiency, electrification of transport, and modal shifts towards public and non-</w:t>
      </w:r>
      <w:r w:rsidR="00B6623F" w:rsidRPr="5FBC2CF9">
        <w:rPr>
          <w:lang w:val="en-US"/>
        </w:rPr>
        <w:t>motorized</w:t>
      </w:r>
      <w:r w:rsidRPr="5FBC2CF9">
        <w:rPr>
          <w:lang w:val="en-US"/>
        </w:rPr>
        <w:t xml:space="preserve"> transport reduce domestic petroleum demand relative to the Reference scenario. This allows a larger share of production to remain available for export.</w:t>
      </w:r>
    </w:p>
    <w:p w14:paraId="0CEB1CEB" w14:textId="5CF47325" w:rsidR="5FBC2CF9" w:rsidRDefault="5FBC2CF9" w:rsidP="5FBC2CF9">
      <w:pPr>
        <w:jc w:val="both"/>
        <w:rPr>
          <w:lang w:val="en-US"/>
        </w:rPr>
      </w:pPr>
    </w:p>
    <w:p w14:paraId="4593D82E" w14:textId="385C1D79" w:rsidR="5FBC2CF9" w:rsidRPr="007E6291" w:rsidRDefault="2FB07434" w:rsidP="007E6291">
      <w:pPr>
        <w:jc w:val="center"/>
      </w:pPr>
      <w:r>
        <w:rPr>
          <w:noProof/>
        </w:rPr>
        <w:drawing>
          <wp:inline distT="0" distB="0" distL="0" distR="0" wp14:anchorId="1419DC7F" wp14:editId="24461142">
            <wp:extent cx="3807460" cy="2803692"/>
            <wp:effectExtent l="19050" t="19050" r="21590" b="15875"/>
            <wp:docPr id="255346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46424" name="Picture 255346424"/>
                    <pic:cNvPicPr/>
                  </pic:nvPicPr>
                  <pic:blipFill rotWithShape="1">
                    <a:blip r:embed="rId17">
                      <a:extLst>
                        <a:ext uri="{28A0092B-C50C-407E-A947-70E740481C1C}">
                          <a14:useLocalDpi xmlns:a14="http://schemas.microsoft.com/office/drawing/2010/main"/>
                        </a:ext>
                      </a:extLst>
                    </a:blip>
                    <a:srcRect t="10136"/>
                    <a:stretch>
                      <a:fillRect/>
                    </a:stretch>
                  </pic:blipFill>
                  <pic:spPr bwMode="auto">
                    <a:xfrm>
                      <a:off x="0" y="0"/>
                      <a:ext cx="3813922" cy="28084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5F2FFC" w14:textId="0194C642" w:rsidR="007415D5" w:rsidRPr="007E6291" w:rsidRDefault="1C059859" w:rsidP="007E6291">
      <w:pPr>
        <w:pStyle w:val="Caption"/>
        <w:spacing w:line="259" w:lineRule="auto"/>
        <w:rPr>
          <w:color w:val="auto"/>
        </w:rPr>
      </w:pPr>
      <w:bookmarkStart w:id="85" w:name="_Toc229342647"/>
      <w:bookmarkStart w:id="86" w:name="_Toc229386394"/>
      <w:bookmarkStart w:id="87" w:name="_Toc229388979"/>
      <w:bookmarkStart w:id="88" w:name="_Toc229401400"/>
      <w:r w:rsidRPr="5FBC2CF9">
        <w:rPr>
          <w:b/>
          <w:bCs/>
          <w:color w:val="auto"/>
        </w:rPr>
        <w:t xml:space="preserve">Figure </w:t>
      </w:r>
      <w:r w:rsidRPr="5FBC2CF9">
        <w:rPr>
          <w:b/>
          <w:bCs/>
          <w:color w:val="auto"/>
        </w:rPr>
        <w:fldChar w:fldCharType="begin"/>
      </w:r>
      <w:r w:rsidRPr="5FBC2CF9">
        <w:rPr>
          <w:b/>
          <w:bCs/>
          <w:color w:val="auto"/>
        </w:rPr>
        <w:instrText xml:space="preserve"> SEQ Figure \* ARABIC </w:instrText>
      </w:r>
      <w:r w:rsidRPr="5FBC2CF9">
        <w:rPr>
          <w:b/>
          <w:bCs/>
          <w:color w:val="auto"/>
        </w:rPr>
        <w:fldChar w:fldCharType="separate"/>
      </w:r>
      <w:r w:rsidR="00AE4FCF">
        <w:rPr>
          <w:b/>
          <w:bCs/>
          <w:noProof/>
          <w:color w:val="auto"/>
        </w:rPr>
        <w:t>10</w:t>
      </w:r>
      <w:r w:rsidRPr="5FBC2CF9">
        <w:rPr>
          <w:b/>
          <w:bCs/>
          <w:color w:val="auto"/>
        </w:rPr>
        <w:fldChar w:fldCharType="end"/>
      </w:r>
      <w:r w:rsidRPr="5FBC2CF9">
        <w:rPr>
          <w:b/>
          <w:bCs/>
          <w:color w:val="auto"/>
          <w:lang w:val="en-US"/>
        </w:rPr>
        <w:t>.</w:t>
      </w:r>
      <w:r w:rsidRPr="5FBC2CF9">
        <w:rPr>
          <w:color w:val="auto"/>
          <w:lang w:val="en-US"/>
        </w:rPr>
        <w:t xml:space="preserve"> </w:t>
      </w:r>
      <w:r w:rsidRPr="000133D4">
        <w:rPr>
          <w:color w:val="auto"/>
        </w:rPr>
        <w:t xml:space="preserve">Oil </w:t>
      </w:r>
      <w:r w:rsidRPr="00A420BF">
        <w:rPr>
          <w:color w:val="auto"/>
        </w:rPr>
        <w:t xml:space="preserve">export revenue </w:t>
      </w:r>
      <w:r w:rsidRPr="000133D4">
        <w:rPr>
          <w:color w:val="auto"/>
          <w:lang w:val="en-US"/>
        </w:rPr>
        <w:t>under Reference. NDC 2.0 and NDC 3.0 scenarios, 2021–2050 (</w:t>
      </w:r>
      <w:r w:rsidRPr="00A420BF">
        <w:rPr>
          <w:color w:val="auto"/>
        </w:rPr>
        <w:t>$ million</w:t>
      </w:r>
      <w:r w:rsidRPr="000133D4">
        <w:rPr>
          <w:color w:val="auto"/>
          <w:lang w:val="en-US"/>
        </w:rPr>
        <w:t>)</w:t>
      </w:r>
      <w:bookmarkEnd w:id="85"/>
      <w:bookmarkEnd w:id="86"/>
      <w:bookmarkEnd w:id="87"/>
      <w:bookmarkEnd w:id="88"/>
    </w:p>
    <w:p w14:paraId="333A8278" w14:textId="77777777" w:rsidR="00DA6E9E" w:rsidRDefault="00DA6E9E" w:rsidP="00DA6E9E">
      <w:pPr>
        <w:jc w:val="both"/>
        <w:rPr>
          <w:lang w:val="en-US"/>
        </w:rPr>
      </w:pPr>
      <w:r w:rsidRPr="00DA6E9E">
        <w:rPr>
          <w:lang w:val="en-US"/>
        </w:rPr>
        <w:t>While the oil sector provides important economic and fiscal benefits, it also introduces a significant new source of greenhouse gas emissions into Uganda’s energy system. Emissions from upstream oil production, transport, and refining are estimated at approximately 1 MtCO</w:t>
      </w:r>
      <w:r w:rsidRPr="00DA6E9E">
        <w:rPr>
          <w:rFonts w:ascii="Cambria Math" w:hAnsi="Cambria Math" w:cs="Cambria Math"/>
          <w:lang w:val="en-US"/>
        </w:rPr>
        <w:t>₂</w:t>
      </w:r>
      <w:r w:rsidRPr="00DA6E9E">
        <w:rPr>
          <w:lang w:val="en-US"/>
        </w:rPr>
        <w:t>eq annually once the sector is fully operational. These emissions arise primarily from energy use in extraction and processing operations, refinery fuel combustion, and associated fugitive and process emissions. As a result, the oil sector becomes one of the principal drivers of the increase in energy industry emissions during the late 2020s and 2030s across all scenarios.</w:t>
      </w:r>
    </w:p>
    <w:p w14:paraId="453D9E16" w14:textId="6DB6F259" w:rsidR="008943B4" w:rsidRDefault="008943B4" w:rsidP="00DA6E9E">
      <w:pPr>
        <w:jc w:val="both"/>
        <w:rPr>
          <w:lang w:val="en-US"/>
        </w:rPr>
      </w:pPr>
    </w:p>
    <w:p w14:paraId="3F1B63BF" w14:textId="76726875" w:rsidR="0036604E" w:rsidRDefault="00A25107" w:rsidP="00A420BF">
      <w:pPr>
        <w:jc w:val="both"/>
      </w:pPr>
      <w:r>
        <w:rPr>
          <w:lang w:val="en-US"/>
        </w:rPr>
        <w:t xml:space="preserve">Charcoal demand drops across all three scenarios as </w:t>
      </w:r>
      <w:r w:rsidR="003952B9">
        <w:rPr>
          <w:lang w:val="en-US"/>
        </w:rPr>
        <w:t xml:space="preserve">building energy use switches to cleaner fuels </w:t>
      </w:r>
      <w:r w:rsidR="00597BEB">
        <w:rPr>
          <w:lang w:val="en-US"/>
        </w:rPr>
        <w:t xml:space="preserve">like electricity </w:t>
      </w:r>
      <w:r w:rsidR="00CC14CF">
        <w:rPr>
          <w:lang w:val="en-US"/>
        </w:rPr>
        <w:t xml:space="preserve">and LPG. </w:t>
      </w:r>
      <w:r w:rsidR="00797FF7">
        <w:rPr>
          <w:lang w:val="en-US"/>
        </w:rPr>
        <w:t xml:space="preserve">As a </w:t>
      </w:r>
      <w:r w:rsidR="0036604E">
        <w:rPr>
          <w:lang w:val="en-US"/>
        </w:rPr>
        <w:t>result,</w:t>
      </w:r>
      <w:r w:rsidR="00797FF7">
        <w:rPr>
          <w:lang w:val="en-US"/>
        </w:rPr>
        <w:t xml:space="preserve"> emissions from charcoal production (mainly methane) </w:t>
      </w:r>
      <w:r w:rsidR="00CB0CC5">
        <w:rPr>
          <w:lang w:val="en-US"/>
        </w:rPr>
        <w:t xml:space="preserve">peaks at around 2 </w:t>
      </w:r>
      <w:r w:rsidR="00CB0CC5" w:rsidRPr="00DA6E9E">
        <w:rPr>
          <w:lang w:val="en-US"/>
        </w:rPr>
        <w:t>MtCO</w:t>
      </w:r>
      <w:r w:rsidR="00CB0CC5" w:rsidRPr="00DA6E9E">
        <w:rPr>
          <w:rFonts w:ascii="Cambria Math" w:hAnsi="Cambria Math" w:cs="Cambria Math"/>
          <w:lang w:val="en-US"/>
        </w:rPr>
        <w:t>₂</w:t>
      </w:r>
      <w:r w:rsidR="00CB0CC5" w:rsidRPr="00DA6E9E">
        <w:rPr>
          <w:lang w:val="en-US"/>
        </w:rPr>
        <w:t>eq</w:t>
      </w:r>
      <w:r w:rsidR="00CB0CC5">
        <w:rPr>
          <w:lang w:val="en-US"/>
        </w:rPr>
        <w:t xml:space="preserve"> </w:t>
      </w:r>
      <w:r w:rsidR="00DE57BB">
        <w:rPr>
          <w:lang w:val="en-US"/>
        </w:rPr>
        <w:t xml:space="preserve">in the late 2020s, before dropping to 0.2-0.4 </w:t>
      </w:r>
      <w:r w:rsidR="00DE57BB" w:rsidRPr="00DA6E9E">
        <w:rPr>
          <w:lang w:val="en-US"/>
        </w:rPr>
        <w:t>MtCO</w:t>
      </w:r>
      <w:r w:rsidR="00DE57BB" w:rsidRPr="00DA6E9E">
        <w:rPr>
          <w:rFonts w:ascii="Cambria Math" w:hAnsi="Cambria Math" w:cs="Cambria Math"/>
          <w:lang w:val="en-US"/>
        </w:rPr>
        <w:t>₂</w:t>
      </w:r>
      <w:r w:rsidR="00DE57BB" w:rsidRPr="00DA6E9E">
        <w:rPr>
          <w:lang w:val="en-US"/>
        </w:rPr>
        <w:t>eq</w:t>
      </w:r>
      <w:r w:rsidR="00340103">
        <w:rPr>
          <w:lang w:val="en-US"/>
        </w:rPr>
        <w:t xml:space="preserve"> by the end of the period. </w:t>
      </w:r>
      <w:r w:rsidR="00CC14CF">
        <w:rPr>
          <w:lang w:val="en-US"/>
        </w:rPr>
        <w:t xml:space="preserve">The drop happens earlier in the NDC scenarios, where the 2035 50% clean cooking targets drive rapid change. In the reference case the clean cooking transition lags the NDC cases by about 5 years. </w:t>
      </w:r>
      <w:r w:rsidR="002526CF">
        <w:rPr>
          <w:lang w:val="en-US"/>
        </w:rPr>
        <w:t xml:space="preserve">The NDC scenarios also see a </w:t>
      </w:r>
      <w:r w:rsidR="00854B6A">
        <w:rPr>
          <w:lang w:val="en-US"/>
        </w:rPr>
        <w:t xml:space="preserve">transition towards more efficient </w:t>
      </w:r>
      <w:r w:rsidR="00B90BFB">
        <w:rPr>
          <w:lang w:val="en-US"/>
        </w:rPr>
        <w:t>charcoal production from improved earthen mounds</w:t>
      </w:r>
      <w:r w:rsidR="00D1318A">
        <w:rPr>
          <w:lang w:val="en-US"/>
        </w:rPr>
        <w:t xml:space="preserve">, thereby </w:t>
      </w:r>
      <w:r w:rsidR="00703FF4">
        <w:rPr>
          <w:lang w:val="en-US"/>
        </w:rPr>
        <w:t xml:space="preserve">reducing the upstream needs for </w:t>
      </w:r>
      <w:r w:rsidR="002275E6">
        <w:rPr>
          <w:lang w:val="en-US"/>
        </w:rPr>
        <w:t>biomass</w:t>
      </w:r>
      <w:r w:rsidR="00340103">
        <w:rPr>
          <w:lang w:val="en-US"/>
        </w:rPr>
        <w:t xml:space="preserve"> and </w:t>
      </w:r>
      <w:r w:rsidR="0036604E">
        <w:rPr>
          <w:lang w:val="en-US"/>
        </w:rPr>
        <w:t>resulting in</w:t>
      </w:r>
      <w:r w:rsidR="00340103">
        <w:rPr>
          <w:lang w:val="en-US"/>
        </w:rPr>
        <w:t xml:space="preserve"> land use change emissions. </w:t>
      </w:r>
      <w:r w:rsidR="002275E6">
        <w:rPr>
          <w:lang w:val="en-US"/>
        </w:rPr>
        <w:t xml:space="preserve"> </w:t>
      </w:r>
      <w:r w:rsidR="00B90BFB">
        <w:rPr>
          <w:lang w:val="en-US"/>
        </w:rPr>
        <w:t xml:space="preserve"> </w:t>
      </w:r>
    </w:p>
    <w:p w14:paraId="57830644" w14:textId="0A268F1C" w:rsidR="007E6291" w:rsidRDefault="007E6291" w:rsidP="00A420BF"/>
    <w:p w14:paraId="23B93592" w14:textId="58FC6E13" w:rsidR="001F1E4A" w:rsidRDefault="001F1E4A" w:rsidP="00A420BF"/>
    <w:p w14:paraId="3CED31A5" w14:textId="7865D21E" w:rsidR="001F1E4A" w:rsidRDefault="001F1E4A" w:rsidP="00A420BF"/>
    <w:p w14:paraId="66D1835F" w14:textId="2BC261B4" w:rsidR="001F1E4A" w:rsidRDefault="001F1E4A" w:rsidP="00A420BF"/>
    <w:p w14:paraId="473D5FC8" w14:textId="38240066" w:rsidR="553570EF" w:rsidRPr="00A420BF" w:rsidRDefault="553570EF" w:rsidP="499EB207">
      <w:pPr>
        <w:pStyle w:val="Heading4"/>
        <w:spacing w:line="259" w:lineRule="auto"/>
        <w:rPr>
          <w:b/>
          <w:color w:val="auto"/>
        </w:rPr>
      </w:pPr>
      <w:r w:rsidRPr="00A420BF">
        <w:rPr>
          <w:b/>
          <w:color w:val="auto"/>
        </w:rPr>
        <w:t xml:space="preserve">4.1.4.2 </w:t>
      </w:r>
      <w:r w:rsidR="3DFDA736" w:rsidRPr="00A420BF">
        <w:rPr>
          <w:b/>
          <w:color w:val="auto"/>
        </w:rPr>
        <w:t>Buildings (Residential and Commercial)</w:t>
      </w:r>
    </w:p>
    <w:p w14:paraId="5FFEC0A0" w14:textId="0D70360B" w:rsidR="7935262B" w:rsidRDefault="7935262B" w:rsidP="00A420BF"/>
    <w:p w14:paraId="19DF0D96" w14:textId="4796444E" w:rsidR="00DF2D7E" w:rsidRDefault="00DF2D7E" w:rsidP="001A4525">
      <w:pPr>
        <w:jc w:val="both"/>
        <w:rPr>
          <w:lang w:val="en-US"/>
        </w:rPr>
      </w:pPr>
      <w:r w:rsidRPr="00DF2D7E">
        <w:rPr>
          <w:lang w:val="en-US"/>
        </w:rPr>
        <w:t xml:space="preserve">The </w:t>
      </w:r>
      <w:r w:rsidR="0036604E" w:rsidRPr="00DF2D7E">
        <w:rPr>
          <w:lang w:val="en-US"/>
        </w:rPr>
        <w:t>transition of the building sector</w:t>
      </w:r>
      <w:r w:rsidRPr="00DF2D7E">
        <w:rPr>
          <w:lang w:val="en-US"/>
        </w:rPr>
        <w:t xml:space="preserve"> is driven overwhelmingly by a </w:t>
      </w:r>
      <w:r w:rsidR="00271B3A">
        <w:rPr>
          <w:lang w:val="en-US"/>
        </w:rPr>
        <w:t>significant</w:t>
      </w:r>
      <w:r w:rsidRPr="00DF2D7E">
        <w:rPr>
          <w:lang w:val="en-US"/>
        </w:rPr>
        <w:t xml:space="preserve"> shift away from traditional biomass and charcoal towards cleaner cooking fuels, particularly electricity and LPG. </w:t>
      </w:r>
      <w:r w:rsidR="00271B3A">
        <w:rPr>
          <w:lang w:val="en-US"/>
        </w:rPr>
        <w:t xml:space="preserve">This transition </w:t>
      </w:r>
      <w:r w:rsidR="00C562F2">
        <w:rPr>
          <w:lang w:val="en-US"/>
        </w:rPr>
        <w:t>occurs in all scenarios,</w:t>
      </w:r>
      <w:r w:rsidR="00750307">
        <w:rPr>
          <w:lang w:val="en-US"/>
        </w:rPr>
        <w:t xml:space="preserve"> </w:t>
      </w:r>
      <w:r w:rsidR="0036604E">
        <w:rPr>
          <w:lang w:val="en-US"/>
        </w:rPr>
        <w:t>including the reference</w:t>
      </w:r>
      <w:r w:rsidR="00750307">
        <w:rPr>
          <w:lang w:val="en-US"/>
        </w:rPr>
        <w:t xml:space="preserve"> scenario</w:t>
      </w:r>
      <w:r w:rsidR="00C562F2">
        <w:rPr>
          <w:lang w:val="en-US"/>
        </w:rPr>
        <w:t>, but is accelerated in the NDC scenarios by the</w:t>
      </w:r>
      <w:r w:rsidR="00F87BCA">
        <w:rPr>
          <w:lang w:val="en-US"/>
        </w:rPr>
        <w:t xml:space="preserve"> 2035 targets of 50% </w:t>
      </w:r>
      <w:r w:rsidR="00D16D1D">
        <w:rPr>
          <w:lang w:val="en-US"/>
        </w:rPr>
        <w:t xml:space="preserve">share of </w:t>
      </w:r>
      <w:r w:rsidR="00F87BCA">
        <w:rPr>
          <w:lang w:val="en-US"/>
        </w:rPr>
        <w:t>clean cooking</w:t>
      </w:r>
      <w:r w:rsidR="00D16D1D">
        <w:rPr>
          <w:lang w:val="en-US"/>
        </w:rPr>
        <w:t>.</w:t>
      </w:r>
      <w:r w:rsidRPr="00DF2D7E">
        <w:rPr>
          <w:lang w:val="en-US"/>
        </w:rPr>
        <w:t xml:space="preserve"> Under the Reference scenario, buildings sector emissions rise from 4.9 MtCO</w:t>
      </w:r>
      <w:r w:rsidRPr="00DF2D7E">
        <w:rPr>
          <w:rFonts w:ascii="Cambria Math" w:hAnsi="Cambria Math" w:cs="Cambria Math"/>
          <w:lang w:val="en-US"/>
        </w:rPr>
        <w:t>₂</w:t>
      </w:r>
      <w:r w:rsidRPr="00DF2D7E">
        <w:rPr>
          <w:lang w:val="en-US"/>
        </w:rPr>
        <w:t>eq in 2021 to 6.4 MtCO</w:t>
      </w:r>
      <w:r w:rsidRPr="00DF2D7E">
        <w:rPr>
          <w:rFonts w:ascii="Cambria Math" w:hAnsi="Cambria Math" w:cs="Cambria Math"/>
          <w:lang w:val="en-US"/>
        </w:rPr>
        <w:t>₂</w:t>
      </w:r>
      <w:r w:rsidRPr="00DF2D7E">
        <w:rPr>
          <w:lang w:val="en-US"/>
        </w:rPr>
        <w:t>eq by 2035 before declining to 3.0 MtCO</w:t>
      </w:r>
      <w:r w:rsidRPr="00DF2D7E">
        <w:rPr>
          <w:rFonts w:ascii="Cambria Math" w:hAnsi="Cambria Math" w:cs="Cambria Math"/>
          <w:lang w:val="en-US"/>
        </w:rPr>
        <w:t>₂</w:t>
      </w:r>
      <w:r w:rsidRPr="00DF2D7E">
        <w:rPr>
          <w:lang w:val="en-US"/>
        </w:rPr>
        <w:t>eq by 2050 as cleaner fuels gradually penetrate the market over time.</w:t>
      </w:r>
    </w:p>
    <w:p w14:paraId="73899C75" w14:textId="77777777" w:rsidR="00DA6A87" w:rsidRDefault="00DA6A87" w:rsidP="00DA6A87">
      <w:pPr>
        <w:jc w:val="both"/>
      </w:pPr>
    </w:p>
    <w:p w14:paraId="332D1217" w14:textId="77777777" w:rsidR="0036604E" w:rsidRDefault="00DA6A87" w:rsidP="00A420BF">
      <w:pPr>
        <w:keepNext/>
      </w:pPr>
      <w:r>
        <w:rPr>
          <w:noProof/>
        </w:rPr>
        <w:drawing>
          <wp:inline distT="0" distB="0" distL="0" distR="0" wp14:anchorId="59FD5587" wp14:editId="7946B053">
            <wp:extent cx="5611512" cy="2919668"/>
            <wp:effectExtent l="19050" t="19050" r="27305" b="14605"/>
            <wp:docPr id="997843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73634" name="Picture 1246973634"/>
                    <pic:cNvPicPr/>
                  </pic:nvPicPr>
                  <pic:blipFill>
                    <a:blip r:embed="rId18">
                      <a:extLst>
                        <a:ext uri="{28A0092B-C50C-407E-A947-70E740481C1C}">
                          <a14:useLocalDpi xmlns:a14="http://schemas.microsoft.com/office/drawing/2010/main"/>
                        </a:ext>
                      </a:extLst>
                    </a:blip>
                    <a:srcRect l="9817" t="11320"/>
                    <a:stretch>
                      <a:fillRect/>
                    </a:stretch>
                  </pic:blipFill>
                  <pic:spPr>
                    <a:xfrm>
                      <a:off x="0" y="0"/>
                      <a:ext cx="5617492" cy="2922780"/>
                    </a:xfrm>
                    <a:prstGeom prst="rect">
                      <a:avLst/>
                    </a:prstGeom>
                    <a:ln w="9525">
                      <a:solidFill>
                        <a:schemeClr val="tx1"/>
                      </a:solidFill>
                      <a:prstDash val="solid"/>
                    </a:ln>
                  </pic:spPr>
                </pic:pic>
              </a:graphicData>
            </a:graphic>
          </wp:inline>
        </w:drawing>
      </w:r>
    </w:p>
    <w:p w14:paraId="7AF716C9" w14:textId="1D84D9C2" w:rsidR="00DA6A87" w:rsidRPr="00A420BF" w:rsidRDefault="0036604E" w:rsidP="00A420BF">
      <w:pPr>
        <w:pStyle w:val="Caption"/>
        <w:rPr>
          <w:color w:val="auto"/>
        </w:rPr>
      </w:pPr>
      <w:bookmarkStart w:id="89" w:name="_Toc229342648"/>
      <w:bookmarkStart w:id="90" w:name="_Toc229386395"/>
      <w:bookmarkStart w:id="91" w:name="_Toc229388980"/>
      <w:bookmarkStart w:id="92" w:name="_Toc229401401"/>
      <w:r w:rsidRPr="00A420BF">
        <w:rPr>
          <w:b/>
          <w:color w:val="auto"/>
        </w:rPr>
        <w:t xml:space="preserve">Figure </w:t>
      </w:r>
      <w:r w:rsidRPr="00A420BF">
        <w:rPr>
          <w:b/>
          <w:color w:val="auto"/>
        </w:rPr>
        <w:fldChar w:fldCharType="begin"/>
      </w:r>
      <w:r w:rsidRPr="00A420BF">
        <w:rPr>
          <w:b/>
          <w:color w:val="auto"/>
        </w:rPr>
        <w:instrText xml:space="preserve"> SEQ Figure \* ARABIC </w:instrText>
      </w:r>
      <w:r w:rsidRPr="00A420BF">
        <w:rPr>
          <w:b/>
          <w:color w:val="auto"/>
        </w:rPr>
        <w:fldChar w:fldCharType="separate"/>
      </w:r>
      <w:r w:rsidR="00AE4FCF">
        <w:rPr>
          <w:b/>
          <w:noProof/>
          <w:color w:val="auto"/>
        </w:rPr>
        <w:t>11</w:t>
      </w:r>
      <w:r w:rsidRPr="00A420BF">
        <w:rPr>
          <w:b/>
          <w:color w:val="auto"/>
        </w:rPr>
        <w:fldChar w:fldCharType="end"/>
      </w:r>
      <w:r w:rsidRPr="00A420BF">
        <w:rPr>
          <w:color w:val="auto"/>
        </w:rPr>
        <w:t>. Buildings Sector Emissions by Scenario, 2021-2050 (MtCO</w:t>
      </w:r>
      <w:r w:rsidRPr="00A420BF">
        <w:rPr>
          <w:rFonts w:ascii="Cambria Math" w:hAnsi="Cambria Math" w:cs="Cambria Math"/>
          <w:color w:val="auto"/>
        </w:rPr>
        <w:t>₂</w:t>
      </w:r>
      <w:r w:rsidRPr="00A420BF">
        <w:rPr>
          <w:color w:val="auto"/>
        </w:rPr>
        <w:t>eq)</w:t>
      </w:r>
      <w:bookmarkEnd w:id="89"/>
      <w:bookmarkEnd w:id="90"/>
      <w:bookmarkEnd w:id="91"/>
      <w:bookmarkEnd w:id="92"/>
    </w:p>
    <w:p w14:paraId="4A004AFF" w14:textId="5159939A" w:rsidR="00DF2D7E" w:rsidRDefault="00167EFA" w:rsidP="00A420BF">
      <w:pPr>
        <w:jc w:val="both"/>
        <w:rPr>
          <w:lang w:val="en-US"/>
        </w:rPr>
      </w:pPr>
      <w:r>
        <w:rPr>
          <w:lang w:val="en-US"/>
        </w:rPr>
        <w:t>Under</w:t>
      </w:r>
      <w:r w:rsidR="00DF2D7E" w:rsidRPr="00DF2D7E">
        <w:rPr>
          <w:lang w:val="en-US"/>
        </w:rPr>
        <w:t xml:space="preserve"> the NDC pathways </w:t>
      </w:r>
      <w:r>
        <w:rPr>
          <w:lang w:val="en-US"/>
        </w:rPr>
        <w:t xml:space="preserve">this transition </w:t>
      </w:r>
      <w:r w:rsidR="00FB0CBE">
        <w:rPr>
          <w:lang w:val="en-US"/>
        </w:rPr>
        <w:t xml:space="preserve">is </w:t>
      </w:r>
      <w:r w:rsidR="00CA5EF9">
        <w:rPr>
          <w:lang w:val="en-US"/>
        </w:rPr>
        <w:t>accelerated</w:t>
      </w:r>
      <w:r w:rsidR="000C0DE1">
        <w:rPr>
          <w:lang w:val="en-US"/>
        </w:rPr>
        <w:t xml:space="preserve"> (</w:t>
      </w:r>
      <w:r w:rsidR="00150930" w:rsidRPr="00150930">
        <w:rPr>
          <w:lang w:val="en-US"/>
        </w:rPr>
        <w:fldChar w:fldCharType="begin"/>
      </w:r>
      <w:ins w:id="93" w:author="Amira El Hamady" w:date="2026-05-08T12:38:00Z" w16du:dateUtc="2026-05-08T09:38:00Z">
        <w:r w:rsidR="00150930" w:rsidRPr="00150930">
          <w:rPr>
            <w:lang w:val="en-US"/>
          </w:rPr>
          <w:instrText xml:space="preserve"> REF _Ref229136348 \h </w:instrText>
        </w:r>
      </w:ins>
      <w:r w:rsidR="00150930" w:rsidRPr="00640A70">
        <w:rPr>
          <w:lang w:val="en-US"/>
        </w:rPr>
        <w:instrText xml:space="preserve"> \* MERGEFORMAT </w:instrText>
      </w:r>
      <w:r w:rsidR="00150930" w:rsidRPr="00150930">
        <w:rPr>
          <w:lang w:val="en-US"/>
        </w:rPr>
      </w:r>
      <w:r w:rsidR="00150930" w:rsidRPr="00150930">
        <w:rPr>
          <w:lang w:val="en-US"/>
        </w:rPr>
        <w:fldChar w:fldCharType="separate"/>
      </w:r>
      <w:r w:rsidR="00DE2533" w:rsidRPr="00DE2533">
        <w:t>Figure 12</w:t>
      </w:r>
      <w:r w:rsidR="00750307">
        <w:t>)</w:t>
      </w:r>
      <w:r w:rsidR="00150930" w:rsidRPr="00150930">
        <w:rPr>
          <w:lang w:val="en-US"/>
        </w:rPr>
        <w:fldChar w:fldCharType="end"/>
      </w:r>
      <w:r w:rsidR="00150930" w:rsidRPr="00150930">
        <w:rPr>
          <w:lang w:val="en-US"/>
        </w:rPr>
        <w:t>.</w:t>
      </w:r>
      <w:r w:rsidR="00DF2D7E" w:rsidRPr="00DF2D7E">
        <w:rPr>
          <w:lang w:val="en-US"/>
        </w:rPr>
        <w:t xml:space="preserve"> Electric cooking, improved cookstoves, LPG adoption, and expanded electricity access progressively displace wood and charcoal use in both residential and commercial cooking. This substantially increases electricity demand in the buildings sector and contributes directly to the rapid growth in power sector investment and generation discussed in Section 4.1.4.1. Under NDC 2.0 and especially NDC 3.0, the transition occurs earlier and at much larger scale, with electricity and LPG progressively replacing traditional solid fuels across households, schools, institutions, and commercial cooking applications.</w:t>
      </w:r>
    </w:p>
    <w:p w14:paraId="0C3DE037" w14:textId="77777777" w:rsidR="00DF2D7E" w:rsidRDefault="00DF2D7E" w:rsidP="001A4525">
      <w:pPr>
        <w:jc w:val="both"/>
        <w:rPr>
          <w:lang w:val="en-US"/>
        </w:rPr>
      </w:pPr>
    </w:p>
    <w:p w14:paraId="10CA047E" w14:textId="77777777" w:rsidR="00147128" w:rsidRDefault="00147128" w:rsidP="001A4525">
      <w:pPr>
        <w:jc w:val="both"/>
        <w:rPr>
          <w:lang w:val="en-US"/>
        </w:rPr>
      </w:pPr>
    </w:p>
    <w:p w14:paraId="6C432BDD" w14:textId="77777777" w:rsidR="00B24A53" w:rsidRDefault="00B24A53" w:rsidP="00A420BF">
      <w:pPr>
        <w:keepNext/>
        <w:ind w:left="1134" w:hanging="1134"/>
        <w:jc w:val="both"/>
      </w:pPr>
      <w:r>
        <w:rPr>
          <w:noProof/>
        </w:rPr>
        <w:drawing>
          <wp:inline distT="0" distB="0" distL="0" distR="0" wp14:anchorId="738D9EB5" wp14:editId="4EAD6436">
            <wp:extent cx="5746017" cy="2446776"/>
            <wp:effectExtent l="19050" t="19050" r="26670" b="10795"/>
            <wp:docPr id="1887589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5752000" cy="2449324"/>
                    </a:xfrm>
                    <a:prstGeom prst="rect">
                      <a:avLst/>
                    </a:prstGeom>
                    <a:noFill/>
                    <a:ln w="9525">
                      <a:solidFill>
                        <a:schemeClr val="tx1"/>
                      </a:solidFill>
                      <a:prstDash val="solid"/>
                    </a:ln>
                  </pic:spPr>
                </pic:pic>
              </a:graphicData>
            </a:graphic>
          </wp:inline>
        </w:drawing>
      </w:r>
    </w:p>
    <w:p w14:paraId="51F480B9" w14:textId="402CB1C7" w:rsidR="00147128" w:rsidRPr="00A527E6" w:rsidRDefault="00B24A53" w:rsidP="00A420BF">
      <w:pPr>
        <w:pStyle w:val="Caption"/>
        <w:spacing w:line="259" w:lineRule="auto"/>
        <w:jc w:val="both"/>
        <w:rPr>
          <w:lang w:val="en-US"/>
        </w:rPr>
      </w:pPr>
      <w:bookmarkStart w:id="94" w:name="_Ref228979319"/>
      <w:bookmarkStart w:id="95" w:name="_Ref229136348"/>
      <w:bookmarkStart w:id="96" w:name="_Toc229342649"/>
      <w:bookmarkStart w:id="97" w:name="_Toc229386396"/>
      <w:bookmarkStart w:id="98" w:name="_Toc229388981"/>
      <w:bookmarkStart w:id="99" w:name="_Toc229401402"/>
      <w:r w:rsidRPr="00A420BF">
        <w:rPr>
          <w:b/>
          <w:color w:val="auto"/>
        </w:rPr>
        <w:t xml:space="preserve">Figure </w:t>
      </w:r>
      <w:r w:rsidRPr="00A420BF">
        <w:rPr>
          <w:b/>
          <w:color w:val="auto"/>
        </w:rPr>
        <w:fldChar w:fldCharType="begin"/>
      </w:r>
      <w:ins w:id="100" w:author="Thomas Alfstad" w:date="2026-05-06T17:01:00Z" w16du:dateUtc="2026-05-06T21:01:00Z">
        <w:r w:rsidRPr="00640A70">
          <w:rPr>
            <w:b/>
            <w:color w:val="auto"/>
          </w:rPr>
          <w:instrText xml:space="preserve"> SEQ Figure \* ARABIC </w:instrText>
        </w:r>
      </w:ins>
      <w:r w:rsidRPr="00A420BF">
        <w:rPr>
          <w:b/>
          <w:color w:val="auto"/>
        </w:rPr>
        <w:fldChar w:fldCharType="separate"/>
      </w:r>
      <w:r w:rsidR="00AE4FCF">
        <w:rPr>
          <w:b/>
          <w:noProof/>
          <w:color w:val="auto"/>
        </w:rPr>
        <w:t>12</w:t>
      </w:r>
      <w:r w:rsidRPr="00A420BF">
        <w:rPr>
          <w:b/>
          <w:color w:val="auto"/>
        </w:rPr>
        <w:fldChar w:fldCharType="end"/>
      </w:r>
      <w:bookmarkEnd w:id="94"/>
      <w:r w:rsidR="00715499" w:rsidRPr="00A420BF">
        <w:rPr>
          <w:b/>
          <w:bCs/>
          <w:color w:val="auto"/>
          <w:lang w:val="en-US"/>
        </w:rPr>
        <w:t>.</w:t>
      </w:r>
      <w:r w:rsidRPr="00A420BF">
        <w:rPr>
          <w:color w:val="auto"/>
          <w:lang w:val="en-US"/>
        </w:rPr>
        <w:t xml:space="preserve"> Buildings energy use under Reference. NDC 2.0 and NDC 3.0 </w:t>
      </w:r>
      <w:r w:rsidR="13120E3F" w:rsidRPr="00A420BF">
        <w:rPr>
          <w:color w:val="auto"/>
          <w:lang w:val="en-US"/>
        </w:rPr>
        <w:t>S</w:t>
      </w:r>
      <w:r w:rsidRPr="00A420BF">
        <w:rPr>
          <w:color w:val="auto"/>
          <w:lang w:val="en-US"/>
        </w:rPr>
        <w:t>cenarios</w:t>
      </w:r>
      <w:r w:rsidR="28693975" w:rsidRPr="00A420BF">
        <w:rPr>
          <w:color w:val="auto"/>
          <w:lang w:val="en-US"/>
        </w:rPr>
        <w:t>, 2021–2050 (</w:t>
      </w:r>
      <w:r w:rsidR="5B9BBE51" w:rsidRPr="00A420BF">
        <w:rPr>
          <w:color w:val="auto"/>
        </w:rPr>
        <w:t>PJ</w:t>
      </w:r>
      <w:r w:rsidR="28693975" w:rsidRPr="00A420BF">
        <w:rPr>
          <w:color w:val="auto"/>
          <w:lang w:val="en-US"/>
        </w:rPr>
        <w:t>)</w:t>
      </w:r>
      <w:bookmarkEnd w:id="95"/>
      <w:bookmarkEnd w:id="96"/>
      <w:bookmarkEnd w:id="97"/>
      <w:bookmarkEnd w:id="98"/>
      <w:bookmarkEnd w:id="99"/>
    </w:p>
    <w:p w14:paraId="0849E91D" w14:textId="35294B45" w:rsidR="00DF2D7E" w:rsidRDefault="000D791C" w:rsidP="00A420BF">
      <w:pPr>
        <w:jc w:val="both"/>
        <w:rPr>
          <w:lang w:val="en-US"/>
        </w:rPr>
      </w:pPr>
      <w:r>
        <w:rPr>
          <w:lang w:val="en-US"/>
        </w:rPr>
        <w:t>The transition</w:t>
      </w:r>
      <w:r w:rsidR="00DF2D7E" w:rsidRPr="00DF2D7E">
        <w:rPr>
          <w:lang w:val="en-US"/>
        </w:rPr>
        <w:t xml:space="preserve"> produces a shift in the composition of </w:t>
      </w:r>
      <w:r>
        <w:rPr>
          <w:lang w:val="en-US"/>
        </w:rPr>
        <w:t>d</w:t>
      </w:r>
      <w:r w:rsidR="005E569B">
        <w:rPr>
          <w:lang w:val="en-US"/>
        </w:rPr>
        <w:t xml:space="preserve">irect </w:t>
      </w:r>
      <w:r w:rsidR="00DF2D7E" w:rsidRPr="00DF2D7E">
        <w:rPr>
          <w:lang w:val="en-US"/>
        </w:rPr>
        <w:t>emissions rather than a simple elimination of combustion-related emissions. Traditional biomass and charcoal combustion are major sources of methane and nitrous oxide</w:t>
      </w:r>
      <w:r w:rsidR="00354BF0">
        <w:rPr>
          <w:lang w:val="en-US"/>
        </w:rPr>
        <w:t>,</w:t>
      </w:r>
      <w:r w:rsidR="00DF2D7E" w:rsidRPr="00DF2D7E">
        <w:rPr>
          <w:lang w:val="en-US"/>
        </w:rPr>
        <w:t xml:space="preserve"> particularly under inefficient combustion conditions common in household and institutional cooking. As these fuels are displaced, direct non-CO</w:t>
      </w:r>
      <w:r w:rsidR="00DF2D7E" w:rsidRPr="00DF2D7E">
        <w:rPr>
          <w:rFonts w:ascii="Cambria Math" w:hAnsi="Cambria Math" w:cs="Cambria Math"/>
          <w:lang w:val="en-US"/>
        </w:rPr>
        <w:t>₂</w:t>
      </w:r>
      <w:r w:rsidR="00DF2D7E" w:rsidRPr="00DF2D7E">
        <w:rPr>
          <w:lang w:val="en-US"/>
        </w:rPr>
        <w:t xml:space="preserve"> emissions decline substantially. At the same time, increased LPG consumption introduces additional CO</w:t>
      </w:r>
      <w:r w:rsidR="00DF2D7E" w:rsidRPr="00DF2D7E">
        <w:rPr>
          <w:rFonts w:ascii="Cambria Math" w:hAnsi="Cambria Math" w:cs="Cambria Math"/>
          <w:lang w:val="en-US"/>
        </w:rPr>
        <w:t>₂</w:t>
      </w:r>
      <w:r w:rsidR="00DF2D7E" w:rsidRPr="00DF2D7E">
        <w:rPr>
          <w:lang w:val="en-US"/>
        </w:rPr>
        <w:t xml:space="preserve"> emissions from fossil fuel combustion, partially offsetting these gains. As a result, the reduction in direct buildings-sector emissions, while significant, is more moderate than might initially be expected from the scale of the fuel transition alone.</w:t>
      </w:r>
    </w:p>
    <w:p w14:paraId="0F312F07" w14:textId="77777777" w:rsidR="00DF2D7E" w:rsidRPr="00DF2D7E" w:rsidRDefault="00DF2D7E" w:rsidP="00A420BF">
      <w:pPr>
        <w:jc w:val="both"/>
        <w:rPr>
          <w:lang w:val="en-US"/>
        </w:rPr>
      </w:pPr>
    </w:p>
    <w:p w14:paraId="1680B429" w14:textId="151D35F9" w:rsidR="00DF2D7E" w:rsidRDefault="00DF2D7E" w:rsidP="00A420BF">
      <w:pPr>
        <w:jc w:val="both"/>
        <w:rPr>
          <w:lang w:val="en-US"/>
        </w:rPr>
      </w:pPr>
      <w:r w:rsidRPr="00DF2D7E">
        <w:rPr>
          <w:lang w:val="en-US"/>
        </w:rPr>
        <w:t>The largest climate benefit of the clean cooking transition therefore lies outside the buildings sector’s direct energy emissions. Reduced demand for fuelwood and charcoal lowers pressure on forests and woodlands, reducing unsustainable biomass harvesting and the associated land-use change emissions. In practice, the transition away from traditional biomass acts as an indirect mitigation measure in the AFOLU sector by slowing deforestation and forest degradation linked to charcoal production and fuelwood collection. These avoided land-use emissions are substantially larger than the direct reductions in methane and nitrous oxide emissions within the buildings sector itself and represent the principal long-term climate benefit of the transition</w:t>
      </w:r>
      <w:r w:rsidR="003D0368">
        <w:rPr>
          <w:lang w:val="en-US"/>
        </w:rPr>
        <w:t xml:space="preserve"> (</w:t>
      </w:r>
      <w:r w:rsidR="003D0368" w:rsidRPr="00F74405">
        <w:rPr>
          <w:lang w:val="en-US"/>
        </w:rPr>
        <w:t xml:space="preserve">refer to </w:t>
      </w:r>
      <w:r w:rsidR="00F74405" w:rsidRPr="00F74405">
        <w:rPr>
          <w:lang w:val="en-US"/>
        </w:rPr>
        <w:t xml:space="preserve">section </w:t>
      </w:r>
      <w:r w:rsidR="00F74405" w:rsidRPr="00F74405">
        <w:rPr>
          <w:lang w:val="en-US"/>
        </w:rPr>
        <w:fldChar w:fldCharType="begin"/>
      </w:r>
      <w:r w:rsidR="00F74405" w:rsidRPr="00F74405">
        <w:rPr>
          <w:lang w:val="en-US"/>
        </w:rPr>
        <w:instrText xml:space="preserve"> REF _Ref229393686 \h  \* MERGEFORMAT </w:instrText>
      </w:r>
      <w:r w:rsidR="00F74405" w:rsidRPr="00F74405">
        <w:rPr>
          <w:lang w:val="en-US"/>
        </w:rPr>
      </w:r>
      <w:r w:rsidR="00F74405" w:rsidRPr="00F74405">
        <w:rPr>
          <w:lang w:val="en-US"/>
        </w:rPr>
        <w:fldChar w:fldCharType="separate"/>
      </w:r>
      <w:r w:rsidR="00F74405" w:rsidRPr="00F74405">
        <w:t>4.4</w:t>
      </w:r>
      <w:r w:rsidR="00F74405" w:rsidRPr="00F74405">
        <w:rPr>
          <w:lang w:val="en-US"/>
        </w:rPr>
        <w:fldChar w:fldCharType="end"/>
      </w:r>
      <w:r w:rsidR="008078DF" w:rsidRPr="00F74405">
        <w:rPr>
          <w:lang w:val="en-US"/>
        </w:rPr>
        <w:t>)</w:t>
      </w:r>
      <w:r w:rsidRPr="00F74405">
        <w:rPr>
          <w:lang w:val="en-US"/>
        </w:rPr>
        <w:t>.</w:t>
      </w:r>
    </w:p>
    <w:p w14:paraId="33AC57E4" w14:textId="77777777" w:rsidR="00DF2D7E" w:rsidRPr="00DF2D7E" w:rsidRDefault="00DF2D7E" w:rsidP="00A420BF">
      <w:pPr>
        <w:jc w:val="both"/>
        <w:rPr>
          <w:lang w:val="en-US"/>
        </w:rPr>
      </w:pPr>
    </w:p>
    <w:p w14:paraId="628C4C54" w14:textId="6CA4EF78" w:rsidR="00DF2D7E" w:rsidRDefault="00DF2D7E" w:rsidP="00A420BF">
      <w:pPr>
        <w:jc w:val="both"/>
        <w:rPr>
          <w:lang w:val="en-US"/>
        </w:rPr>
      </w:pPr>
      <w:r w:rsidRPr="00DF2D7E">
        <w:rPr>
          <w:lang w:val="en-US"/>
        </w:rPr>
        <w:t>The transition also has important economic and social implications</w:t>
      </w:r>
      <w:r w:rsidR="005F0D69">
        <w:rPr>
          <w:lang w:val="en-US"/>
        </w:rPr>
        <w:t xml:space="preserve"> (</w:t>
      </w:r>
      <w:r w:rsidR="00150930" w:rsidRPr="00E05A0D">
        <w:rPr>
          <w:lang w:val="en-US"/>
        </w:rPr>
        <w:fldChar w:fldCharType="begin"/>
      </w:r>
      <w:ins w:id="101" w:author="Amira El Hamady" w:date="2026-05-08T12:39:00Z" w16du:dateUtc="2026-05-08T09:39:00Z">
        <w:r w:rsidR="00150930" w:rsidRPr="00E05A0D">
          <w:rPr>
            <w:lang w:val="en-US"/>
          </w:rPr>
          <w:instrText xml:space="preserve"> REF _Ref229136389 \h </w:instrText>
        </w:r>
      </w:ins>
      <w:r w:rsidR="00150930" w:rsidRPr="00640A70">
        <w:rPr>
          <w:lang w:val="en-US"/>
        </w:rPr>
        <w:instrText xml:space="preserve"> \* MERGEFORMAT </w:instrText>
      </w:r>
      <w:r w:rsidR="00150930" w:rsidRPr="00E05A0D">
        <w:rPr>
          <w:lang w:val="en-US"/>
        </w:rPr>
      </w:r>
      <w:r w:rsidR="00150930" w:rsidRPr="00E05A0D">
        <w:rPr>
          <w:lang w:val="en-US"/>
        </w:rPr>
        <w:fldChar w:fldCharType="separate"/>
      </w:r>
      <w:r w:rsidR="00DE2533" w:rsidRPr="00DE2533">
        <w:t>Figure 13</w:t>
      </w:r>
      <w:r w:rsidR="00150930" w:rsidRPr="00E05A0D">
        <w:rPr>
          <w:lang w:val="en-US"/>
        </w:rPr>
        <w:fldChar w:fldCharType="end"/>
      </w:r>
      <w:r w:rsidR="005F0D69" w:rsidRPr="00E05A0D">
        <w:rPr>
          <w:lang w:val="en-US"/>
        </w:rPr>
        <w:t>)</w:t>
      </w:r>
      <w:r w:rsidRPr="00E05A0D">
        <w:rPr>
          <w:lang w:val="en-US"/>
        </w:rPr>
        <w:t>.</w:t>
      </w:r>
      <w:r w:rsidRPr="00DF2D7E">
        <w:rPr>
          <w:lang w:val="en-US"/>
        </w:rPr>
        <w:t xml:space="preserve"> Cleaner cooking fuels and expanded electrification increase direct household and commercial energy expenditures relative to continued reliance on traditional biomass, particularly because biomass is often collected informally or purchased at prices that do not reflect its full environmental and health costs. As a result, direct system costs rise under the NDC scenarios due to </w:t>
      </w:r>
      <w:r w:rsidR="003363E6">
        <w:rPr>
          <w:lang w:val="en-US"/>
        </w:rPr>
        <w:t>higher fu</w:t>
      </w:r>
      <w:r w:rsidR="000A424C">
        <w:rPr>
          <w:lang w:val="en-US"/>
        </w:rPr>
        <w:t xml:space="preserve">el costs and </w:t>
      </w:r>
      <w:r w:rsidRPr="00DF2D7E">
        <w:rPr>
          <w:lang w:val="en-US"/>
        </w:rPr>
        <w:t>investment in electric cooking technologies, appliances, electricity access infrastructure, LPG distribution systems, and cleaner institutional cooking equipment.</w:t>
      </w:r>
    </w:p>
    <w:p w14:paraId="3F88C8E6" w14:textId="77777777" w:rsidR="00DF2D7E" w:rsidRPr="00DF2D7E" w:rsidRDefault="00DF2D7E" w:rsidP="00A420BF">
      <w:pPr>
        <w:jc w:val="both"/>
        <w:rPr>
          <w:lang w:val="en-US"/>
        </w:rPr>
      </w:pPr>
    </w:p>
    <w:p w14:paraId="40AF23CA" w14:textId="50219288" w:rsidR="005F0D69" w:rsidRDefault="00AB68E0" w:rsidP="00A420BF">
      <w:pPr>
        <w:keepNext/>
        <w:ind w:left="-90" w:hanging="90"/>
        <w:jc w:val="center"/>
      </w:pPr>
      <w:r>
        <w:rPr>
          <w:noProof/>
        </w:rPr>
        <w:drawing>
          <wp:inline distT="0" distB="0" distL="0" distR="0" wp14:anchorId="30BE2AC9" wp14:editId="52E2DFD0">
            <wp:extent cx="5740676" cy="2978150"/>
            <wp:effectExtent l="19050" t="19050" r="12700" b="12700"/>
            <wp:docPr id="927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4241" cy="2985187"/>
                    </a:xfrm>
                    <a:prstGeom prst="rect">
                      <a:avLst/>
                    </a:prstGeom>
                    <a:noFill/>
                    <a:ln>
                      <a:solidFill>
                        <a:schemeClr val="tx1"/>
                      </a:solidFill>
                    </a:ln>
                  </pic:spPr>
                </pic:pic>
              </a:graphicData>
            </a:graphic>
          </wp:inline>
        </w:drawing>
      </w:r>
    </w:p>
    <w:p w14:paraId="65A1AAC3" w14:textId="7E7D2DEE" w:rsidR="00B60742" w:rsidRPr="006041F8" w:rsidRDefault="005F0D69" w:rsidP="006041F8">
      <w:pPr>
        <w:pStyle w:val="Caption"/>
        <w:rPr>
          <w:color w:val="auto"/>
          <w:lang w:val="en-US"/>
        </w:rPr>
      </w:pPr>
      <w:bookmarkStart w:id="102" w:name="_Ref228979996"/>
      <w:bookmarkStart w:id="103" w:name="_Ref229136389"/>
      <w:bookmarkStart w:id="104" w:name="_Toc229342650"/>
      <w:bookmarkStart w:id="105" w:name="_Toc229386397"/>
      <w:bookmarkStart w:id="106" w:name="_Toc229388982"/>
      <w:bookmarkStart w:id="107" w:name="_Toc229401403"/>
      <w:r w:rsidRPr="006041F8">
        <w:rPr>
          <w:b/>
          <w:color w:val="auto"/>
        </w:rPr>
        <w:t xml:space="preserve">Figure </w:t>
      </w:r>
      <w:r w:rsidRPr="006041F8">
        <w:rPr>
          <w:b/>
          <w:color w:val="auto"/>
        </w:rPr>
        <w:fldChar w:fldCharType="begin"/>
      </w:r>
      <w:ins w:id="108" w:author="Thomas Alfstad" w:date="2026-05-06T17:12:00Z" w16du:dateUtc="2026-05-06T21:12:00Z">
        <w:r w:rsidRPr="006041F8">
          <w:rPr>
            <w:b/>
            <w:color w:val="auto"/>
          </w:rPr>
          <w:instrText xml:space="preserve"> SEQ Figure \* ARABIC </w:instrText>
        </w:r>
      </w:ins>
      <w:r w:rsidRPr="006041F8">
        <w:rPr>
          <w:b/>
          <w:color w:val="auto"/>
        </w:rPr>
        <w:fldChar w:fldCharType="separate"/>
      </w:r>
      <w:r w:rsidR="00AE4FCF">
        <w:rPr>
          <w:b/>
          <w:noProof/>
          <w:color w:val="auto"/>
        </w:rPr>
        <w:t>13</w:t>
      </w:r>
      <w:r w:rsidRPr="006041F8">
        <w:rPr>
          <w:b/>
          <w:color w:val="auto"/>
        </w:rPr>
        <w:fldChar w:fldCharType="end"/>
      </w:r>
      <w:bookmarkEnd w:id="102"/>
      <w:r w:rsidR="00715499" w:rsidRPr="006041F8">
        <w:rPr>
          <w:b/>
          <w:color w:val="auto"/>
        </w:rPr>
        <w:t>.</w:t>
      </w:r>
      <w:r w:rsidRPr="006041F8">
        <w:rPr>
          <w:color w:val="auto"/>
          <w:lang w:val="en-US"/>
        </w:rPr>
        <w:t xml:space="preserve"> </w:t>
      </w:r>
      <w:r w:rsidR="33CDA631" w:rsidRPr="006041F8">
        <w:rPr>
          <w:color w:val="auto"/>
          <w:lang w:val="en-US"/>
        </w:rPr>
        <w:t>Direct, indirect, and total costs of energy use in the buildings sector by scenario, 2021–2050 ($ million)</w:t>
      </w:r>
      <w:bookmarkEnd w:id="103"/>
      <w:bookmarkEnd w:id="104"/>
      <w:bookmarkEnd w:id="105"/>
      <w:bookmarkEnd w:id="106"/>
      <w:bookmarkEnd w:id="107"/>
    </w:p>
    <w:p w14:paraId="3B591EA3" w14:textId="62DAA25D" w:rsidR="00DF2D7E" w:rsidRDefault="00DF2D7E" w:rsidP="00A420BF">
      <w:pPr>
        <w:jc w:val="both"/>
        <w:rPr>
          <w:lang w:val="en-US"/>
        </w:rPr>
      </w:pPr>
      <w:r w:rsidRPr="00DF2D7E">
        <w:rPr>
          <w:lang w:val="en-US"/>
        </w:rPr>
        <w:t>However, these higher direct expenditures are more than offset by reductions in external costs, particularly the health burden associated with indoor air pollution. Continued biomass use in the Reference scenario</w:t>
      </w:r>
      <w:r w:rsidR="00784892">
        <w:rPr>
          <w:lang w:val="en-US"/>
        </w:rPr>
        <w:t xml:space="preserve"> over a longer time period</w:t>
      </w:r>
      <w:r w:rsidRPr="00DF2D7E">
        <w:rPr>
          <w:lang w:val="en-US"/>
        </w:rPr>
        <w:t xml:space="preserve"> results in persistently high exposure to particulate matter and other harmful pollutants from household and institutional cooking, driving large health-related societal costs throughout the modelling period. Under the NDC pathways, reductions in biomass combustion substantially lower exposure to indoor air pollution, producing major public health benefits and large reductions in associated external costs. By 2050, these avoided damages become large enough under the more ambitious NDC 3.0 pathway </w:t>
      </w:r>
      <w:r w:rsidR="001078DA">
        <w:rPr>
          <w:lang w:val="en-US"/>
        </w:rPr>
        <w:t xml:space="preserve">where these external costs are monetized </w:t>
      </w:r>
      <w:r w:rsidRPr="00DF2D7E">
        <w:rPr>
          <w:lang w:val="en-US"/>
        </w:rPr>
        <w:t>to outweigh the additional direct system costs of the transition, reducing total societal costs below the Reference scenario.</w:t>
      </w:r>
    </w:p>
    <w:p w14:paraId="487AB16A" w14:textId="77777777" w:rsidR="00DF2D7E" w:rsidRPr="00DF2D7E" w:rsidRDefault="00DF2D7E" w:rsidP="00A420BF">
      <w:pPr>
        <w:jc w:val="both"/>
        <w:rPr>
          <w:lang w:val="en-US"/>
        </w:rPr>
      </w:pPr>
    </w:p>
    <w:p w14:paraId="17BA57ED" w14:textId="34505A4A" w:rsidR="00DF2D7E" w:rsidRDefault="00DF2D7E" w:rsidP="00A420BF">
      <w:pPr>
        <w:jc w:val="both"/>
        <w:rPr>
          <w:lang w:val="en-US"/>
        </w:rPr>
      </w:pPr>
      <w:r w:rsidRPr="00DF2D7E">
        <w:rPr>
          <w:lang w:val="en-US"/>
        </w:rPr>
        <w:t xml:space="preserve">The buildings sector transition </w:t>
      </w:r>
      <w:r w:rsidR="001078DA">
        <w:rPr>
          <w:lang w:val="en-US"/>
        </w:rPr>
        <w:t>can</w:t>
      </w:r>
      <w:r w:rsidRPr="00DF2D7E">
        <w:rPr>
          <w:lang w:val="en-US"/>
        </w:rPr>
        <w:t xml:space="preserve"> therefore be understood primarily as a public health and development strategy with significant climate co-benefits. While the transition contributes to direct emissions reductions within the energy system, its largest benefits arise from avoided deforestation, improved household air quality, reduced health </w:t>
      </w:r>
      <w:r w:rsidR="00A51730">
        <w:rPr>
          <w:lang w:val="en-US"/>
        </w:rPr>
        <w:t>burden</w:t>
      </w:r>
      <w:r w:rsidRPr="00DF2D7E">
        <w:rPr>
          <w:lang w:val="en-US"/>
        </w:rPr>
        <w:t>, and broader improvements in energy access and quality of life.</w:t>
      </w:r>
    </w:p>
    <w:p w14:paraId="59783F13" w14:textId="77777777" w:rsidR="00DF2D7E" w:rsidRDefault="00DF2D7E" w:rsidP="00DF2D7E">
      <w:pPr>
        <w:rPr>
          <w:lang w:val="en-US"/>
        </w:rPr>
      </w:pPr>
    </w:p>
    <w:p w14:paraId="21C23B55" w14:textId="09632CA4" w:rsidR="6807F6E2" w:rsidRPr="00A527E6" w:rsidRDefault="552EABFB" w:rsidP="00A420BF">
      <w:pPr>
        <w:pStyle w:val="Strong1"/>
      </w:pPr>
      <w:r w:rsidRPr="00A420BF">
        <w:rPr>
          <w:i/>
          <w:iCs/>
        </w:rPr>
        <w:t>4.1.4.</w:t>
      </w:r>
      <w:r w:rsidR="007F680F">
        <w:rPr>
          <w:i/>
          <w:iCs/>
        </w:rPr>
        <w:t>3</w:t>
      </w:r>
      <w:r w:rsidRPr="00A420BF">
        <w:rPr>
          <w:i/>
          <w:iCs/>
        </w:rPr>
        <w:t xml:space="preserve"> Transport </w:t>
      </w:r>
    </w:p>
    <w:p w14:paraId="64628A58" w14:textId="44756DD4" w:rsidR="757A406F" w:rsidRDefault="757A406F" w:rsidP="00A420BF"/>
    <w:p w14:paraId="66194843" w14:textId="331C3321" w:rsidR="00790675" w:rsidRDefault="00790675" w:rsidP="00937452">
      <w:pPr>
        <w:jc w:val="both"/>
        <w:rPr>
          <w:lang w:val="en-US"/>
        </w:rPr>
      </w:pPr>
      <w:r w:rsidRPr="00790675">
        <w:rPr>
          <w:lang w:val="en-US"/>
        </w:rPr>
        <w:t>T</w:t>
      </w:r>
      <w:r w:rsidR="00C3163A">
        <w:rPr>
          <w:lang w:val="en-US"/>
        </w:rPr>
        <w:t>he t</w:t>
      </w:r>
      <w:r w:rsidRPr="00790675">
        <w:rPr>
          <w:lang w:val="en-US"/>
        </w:rPr>
        <w:t xml:space="preserve">ransport sector </w:t>
      </w:r>
      <w:r w:rsidR="00C3163A">
        <w:rPr>
          <w:lang w:val="en-US"/>
        </w:rPr>
        <w:t>outlook is</w:t>
      </w:r>
      <w:r w:rsidRPr="00790675">
        <w:rPr>
          <w:lang w:val="en-US"/>
        </w:rPr>
        <w:t xml:space="preserve"> dominated by </w:t>
      </w:r>
      <w:r w:rsidR="00937452">
        <w:rPr>
          <w:lang w:val="en-US"/>
        </w:rPr>
        <w:t xml:space="preserve">very </w:t>
      </w:r>
      <w:r w:rsidRPr="00790675">
        <w:rPr>
          <w:lang w:val="en-US"/>
        </w:rPr>
        <w:t xml:space="preserve">rapid growth in underlying mobility demand driven by economic development, </w:t>
      </w:r>
      <w:r w:rsidR="00937452" w:rsidRPr="00790675">
        <w:rPr>
          <w:lang w:val="en-US"/>
        </w:rPr>
        <w:t>urbanization</w:t>
      </w:r>
      <w:r w:rsidRPr="00790675">
        <w:rPr>
          <w:lang w:val="en-US"/>
        </w:rPr>
        <w:t xml:space="preserve">, population growth, and structural transformation of the economy. Rising household incomes substantially increase demand for personal mobility and private vehicle ownership, while </w:t>
      </w:r>
      <w:r w:rsidR="00937452" w:rsidRPr="00790675">
        <w:rPr>
          <w:lang w:val="en-US"/>
        </w:rPr>
        <w:t>industrialization</w:t>
      </w:r>
      <w:r w:rsidRPr="00790675">
        <w:rPr>
          <w:lang w:val="en-US"/>
        </w:rPr>
        <w:t xml:space="preserve">, agricultural expansion, construction activity, and fixed capital formation drive rapid growth in freight transport demand. </w:t>
      </w:r>
    </w:p>
    <w:p w14:paraId="546FE881" w14:textId="77777777" w:rsidR="00937452" w:rsidRPr="00790675" w:rsidRDefault="00937452" w:rsidP="00A420BF">
      <w:pPr>
        <w:jc w:val="both"/>
        <w:rPr>
          <w:lang w:val="en-US"/>
        </w:rPr>
      </w:pPr>
    </w:p>
    <w:p w14:paraId="21EF1A54" w14:textId="0E83AFA1" w:rsidR="00826A51" w:rsidRDefault="00790675" w:rsidP="00851D4D">
      <w:pPr>
        <w:jc w:val="both"/>
        <w:rPr>
          <w:lang w:val="en-US"/>
        </w:rPr>
      </w:pPr>
      <w:r w:rsidRPr="00790675">
        <w:rPr>
          <w:lang w:val="en-US"/>
        </w:rPr>
        <w:t xml:space="preserve">Despite this rapid growth in mobility demand, energy demand and emissions do not increase proportionally. Even under the Reference scenario, improvements in vehicle efficiency, gradual fleet turnover, and fuel switching moderate the growth in fuel consumption relative to transport activity. </w:t>
      </w:r>
      <w:r w:rsidR="00851D4D" w:rsidRPr="00790675">
        <w:rPr>
          <w:lang w:val="en-US"/>
        </w:rPr>
        <w:t>Under the Reference scenario, transport sector emissions rise from 3.9 MtCO</w:t>
      </w:r>
      <w:r w:rsidR="00851D4D" w:rsidRPr="00790675">
        <w:rPr>
          <w:rFonts w:ascii="Cambria Math" w:hAnsi="Cambria Math" w:cs="Cambria Math"/>
          <w:lang w:val="en-US"/>
        </w:rPr>
        <w:t>₂</w:t>
      </w:r>
      <w:r w:rsidR="00851D4D" w:rsidRPr="00790675">
        <w:rPr>
          <w:lang w:val="en-US"/>
        </w:rPr>
        <w:t>eq in 2021 to 7.7 MtCO</w:t>
      </w:r>
      <w:r w:rsidR="00851D4D" w:rsidRPr="00790675">
        <w:rPr>
          <w:rFonts w:ascii="Cambria Math" w:hAnsi="Cambria Math" w:cs="Cambria Math"/>
          <w:lang w:val="en-US"/>
        </w:rPr>
        <w:t>₂</w:t>
      </w:r>
      <w:r w:rsidR="00851D4D" w:rsidRPr="00790675">
        <w:rPr>
          <w:lang w:val="en-US"/>
        </w:rPr>
        <w:t>eq by 2035 and 11.94 MtCO</w:t>
      </w:r>
      <w:r w:rsidR="00851D4D" w:rsidRPr="00790675">
        <w:rPr>
          <w:rFonts w:ascii="Cambria Math" w:hAnsi="Cambria Math" w:cs="Cambria Math"/>
          <w:lang w:val="en-US"/>
        </w:rPr>
        <w:t>₂</w:t>
      </w:r>
      <w:r w:rsidR="00851D4D" w:rsidRPr="00790675">
        <w:rPr>
          <w:lang w:val="en-US"/>
        </w:rPr>
        <w:t>eq by 2050, while total transport energy demand increases from approximately 55 PJ in 2021 to 114 PJ by 2035 and 195 PJ by 2050</w:t>
      </w:r>
      <w:r w:rsidR="006235C3">
        <w:rPr>
          <w:lang w:val="en-US"/>
        </w:rPr>
        <w:t xml:space="preserve"> </w:t>
      </w:r>
      <w:r w:rsidR="006235C3" w:rsidRPr="006041F8">
        <w:rPr>
          <w:lang w:val="en-US"/>
        </w:rPr>
        <w:t>(</w:t>
      </w:r>
      <w:r w:rsidR="006235C3" w:rsidRPr="006041F8">
        <w:rPr>
          <w:lang w:val="en-US"/>
        </w:rPr>
        <w:fldChar w:fldCharType="begin"/>
      </w:r>
      <w:r w:rsidR="006235C3" w:rsidRPr="006041F8">
        <w:rPr>
          <w:lang w:val="en-US"/>
        </w:rPr>
        <w:instrText xml:space="preserve"> REF _Ref228992018 \h </w:instrText>
      </w:r>
      <w:r w:rsidR="006041F8" w:rsidRPr="006041F8">
        <w:rPr>
          <w:lang w:val="en-US"/>
        </w:rPr>
        <w:instrText xml:space="preserve"> \* MERGEFORMAT </w:instrText>
      </w:r>
      <w:r w:rsidR="006235C3" w:rsidRPr="006041F8">
        <w:rPr>
          <w:lang w:val="en-US"/>
        </w:rPr>
      </w:r>
      <w:r w:rsidR="006235C3" w:rsidRPr="006041F8">
        <w:rPr>
          <w:lang w:val="en-US"/>
        </w:rPr>
        <w:fldChar w:fldCharType="separate"/>
      </w:r>
      <w:r w:rsidR="006235C3" w:rsidRPr="006041F8">
        <w:t xml:space="preserve">Figure </w:t>
      </w:r>
      <w:r w:rsidR="00DE2533" w:rsidRPr="006041F8">
        <w:rPr>
          <w:noProof/>
        </w:rPr>
        <w:t>14</w:t>
      </w:r>
      <w:r w:rsidR="006235C3" w:rsidRPr="006041F8">
        <w:rPr>
          <w:lang w:val="en-US"/>
        </w:rPr>
        <w:fldChar w:fldCharType="end"/>
      </w:r>
      <w:r w:rsidR="002D6765" w:rsidRPr="006041F8">
        <w:rPr>
          <w:lang w:val="en-US"/>
        </w:rPr>
        <w:t xml:space="preserve"> and </w:t>
      </w:r>
      <w:r w:rsidR="004375F3" w:rsidRPr="006041F8">
        <w:rPr>
          <w:lang w:val="en-US"/>
        </w:rPr>
        <w:fldChar w:fldCharType="begin"/>
      </w:r>
      <w:r w:rsidR="004375F3" w:rsidRPr="006041F8">
        <w:rPr>
          <w:lang w:val="en-US"/>
        </w:rPr>
        <w:instrText xml:space="preserve"> REF _Ref229041459 \h </w:instrText>
      </w:r>
      <w:r w:rsidR="006041F8" w:rsidRPr="006041F8">
        <w:rPr>
          <w:lang w:val="en-US"/>
        </w:rPr>
        <w:instrText xml:space="preserve"> \* MERGEFORMAT </w:instrText>
      </w:r>
      <w:r w:rsidR="004375F3" w:rsidRPr="006041F8">
        <w:rPr>
          <w:lang w:val="en-US"/>
        </w:rPr>
      </w:r>
      <w:r w:rsidR="004375F3" w:rsidRPr="006041F8">
        <w:rPr>
          <w:lang w:val="en-US"/>
        </w:rPr>
        <w:fldChar w:fldCharType="separate"/>
      </w:r>
      <w:r w:rsidR="004375F3" w:rsidRPr="006041F8">
        <w:t xml:space="preserve">Figure </w:t>
      </w:r>
      <w:r w:rsidR="00DE2533" w:rsidRPr="006041F8">
        <w:rPr>
          <w:noProof/>
        </w:rPr>
        <w:t>15</w:t>
      </w:r>
      <w:r w:rsidR="004375F3" w:rsidRPr="006041F8">
        <w:rPr>
          <w:lang w:val="en-US"/>
        </w:rPr>
        <w:fldChar w:fldCharType="end"/>
      </w:r>
      <w:r w:rsidR="006235C3" w:rsidRPr="006041F8">
        <w:rPr>
          <w:lang w:val="en-US"/>
        </w:rPr>
        <w:t>)</w:t>
      </w:r>
      <w:r w:rsidR="00851D4D" w:rsidRPr="006041F8">
        <w:rPr>
          <w:lang w:val="en-US"/>
        </w:rPr>
        <w:t>.</w:t>
      </w:r>
      <w:r w:rsidR="00851D4D" w:rsidRPr="00790675">
        <w:rPr>
          <w:lang w:val="en-US"/>
        </w:rPr>
        <w:t xml:space="preserve"> </w:t>
      </w:r>
    </w:p>
    <w:p w14:paraId="267B5E40" w14:textId="77777777" w:rsidR="006235C3" w:rsidRDefault="006235C3" w:rsidP="006235C3">
      <w:pPr>
        <w:jc w:val="both"/>
      </w:pPr>
    </w:p>
    <w:p w14:paraId="02E3E3EF" w14:textId="77777777" w:rsidR="006235C3" w:rsidRDefault="006235C3" w:rsidP="00A420BF">
      <w:r>
        <w:rPr>
          <w:noProof/>
        </w:rPr>
        <w:drawing>
          <wp:inline distT="0" distB="0" distL="0" distR="0" wp14:anchorId="7DD03A70" wp14:editId="0F242020">
            <wp:extent cx="5603875" cy="3174177"/>
            <wp:effectExtent l="19050" t="19050" r="15875" b="26670"/>
            <wp:docPr id="191839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1689" name="Picture 72001689"/>
                    <pic:cNvPicPr/>
                  </pic:nvPicPr>
                  <pic:blipFill>
                    <a:blip r:embed="rId21">
                      <a:extLst>
                        <a:ext uri="{28A0092B-C50C-407E-A947-70E740481C1C}">
                          <a14:useLocalDpi xmlns:a14="http://schemas.microsoft.com/office/drawing/2010/main"/>
                        </a:ext>
                      </a:extLst>
                    </a:blip>
                    <a:srcRect l="7823" t="10140"/>
                    <a:stretch>
                      <a:fillRect/>
                    </a:stretch>
                  </pic:blipFill>
                  <pic:spPr>
                    <a:xfrm>
                      <a:off x="0" y="0"/>
                      <a:ext cx="5614819" cy="3180376"/>
                    </a:xfrm>
                    <a:prstGeom prst="rect">
                      <a:avLst/>
                    </a:prstGeom>
                    <a:ln w="9525">
                      <a:solidFill>
                        <a:schemeClr val="tx1"/>
                      </a:solidFill>
                      <a:prstDash val="solid"/>
                    </a:ln>
                  </pic:spPr>
                </pic:pic>
              </a:graphicData>
            </a:graphic>
          </wp:inline>
        </w:drawing>
      </w:r>
    </w:p>
    <w:p w14:paraId="0F8412F7" w14:textId="09424D85" w:rsidR="00851D4D" w:rsidRPr="00A527E6" w:rsidRDefault="006235C3" w:rsidP="00A420BF">
      <w:pPr>
        <w:pStyle w:val="Caption"/>
        <w:rPr>
          <w:lang w:val="en-US"/>
        </w:rPr>
      </w:pPr>
      <w:bookmarkStart w:id="109" w:name="_Ref228992018"/>
      <w:bookmarkStart w:id="110" w:name="_Toc229342651"/>
      <w:bookmarkStart w:id="111" w:name="_Toc229386398"/>
      <w:bookmarkStart w:id="112" w:name="_Toc229388983"/>
      <w:bookmarkStart w:id="113" w:name="_Toc229401404"/>
      <w:r w:rsidRPr="00A420BF">
        <w:rPr>
          <w:b/>
          <w:color w:val="auto"/>
        </w:rPr>
        <w:t xml:space="preserve">Figure </w:t>
      </w:r>
      <w:r w:rsidRPr="00A420BF">
        <w:rPr>
          <w:b/>
          <w:color w:val="auto"/>
        </w:rPr>
        <w:fldChar w:fldCharType="begin"/>
      </w:r>
      <w:r w:rsidRPr="00A420BF">
        <w:rPr>
          <w:b/>
          <w:color w:val="auto"/>
        </w:rPr>
        <w:instrText xml:space="preserve"> SEQ Figure \* ARABIC </w:instrText>
      </w:r>
      <w:r w:rsidRPr="00A420BF">
        <w:rPr>
          <w:b/>
          <w:color w:val="auto"/>
        </w:rPr>
        <w:fldChar w:fldCharType="separate"/>
      </w:r>
      <w:r w:rsidR="00AE4FCF">
        <w:rPr>
          <w:b/>
          <w:color w:val="auto"/>
        </w:rPr>
        <w:t>14</w:t>
      </w:r>
      <w:r w:rsidRPr="00A420BF">
        <w:rPr>
          <w:b/>
          <w:color w:val="auto"/>
        </w:rPr>
        <w:fldChar w:fldCharType="end"/>
      </w:r>
      <w:bookmarkEnd w:id="109"/>
      <w:r w:rsidRPr="00A420BF">
        <w:rPr>
          <w:color w:val="auto"/>
          <w:lang w:val="en-US"/>
        </w:rPr>
        <w:t>: Transport Sector Emissions by Scenario, 2021-2050 (MtCO</w:t>
      </w:r>
      <w:r w:rsidRPr="00A420BF">
        <w:rPr>
          <w:rFonts w:ascii="Cambria Math" w:hAnsi="Cambria Math" w:cs="Cambria Math"/>
          <w:color w:val="auto"/>
          <w:lang w:val="en-US"/>
        </w:rPr>
        <w:t>₂</w:t>
      </w:r>
      <w:r w:rsidRPr="00A420BF">
        <w:rPr>
          <w:color w:val="auto"/>
          <w:lang w:val="en-US"/>
        </w:rPr>
        <w:t>eq)</w:t>
      </w:r>
      <w:bookmarkEnd w:id="110"/>
      <w:bookmarkEnd w:id="111"/>
      <w:bookmarkEnd w:id="112"/>
      <w:bookmarkEnd w:id="113"/>
    </w:p>
    <w:p w14:paraId="72F61804" w14:textId="20D2A5E1" w:rsidR="00790675" w:rsidRPr="005A1C12" w:rsidRDefault="00811CC4" w:rsidP="005A1C12">
      <w:pPr>
        <w:jc w:val="both"/>
      </w:pPr>
      <w:r>
        <w:rPr>
          <w:lang w:val="en-US"/>
        </w:rPr>
        <w:t>T</w:t>
      </w:r>
      <w:r w:rsidR="00790675" w:rsidRPr="00790675">
        <w:rPr>
          <w:lang w:val="en-US"/>
        </w:rPr>
        <w:t xml:space="preserve">he Reference pathway remains heavily </w:t>
      </w:r>
      <w:r>
        <w:rPr>
          <w:lang w:val="en-US"/>
        </w:rPr>
        <w:t>reliant on</w:t>
      </w:r>
      <w:r w:rsidR="00790675" w:rsidRPr="00790675">
        <w:rPr>
          <w:lang w:val="en-US"/>
        </w:rPr>
        <w:t xml:space="preserve"> petroleum fuels throughout the modelling horizon</w:t>
      </w:r>
      <w:r w:rsidR="00D47A58">
        <w:rPr>
          <w:lang w:val="en-US"/>
        </w:rPr>
        <w:t xml:space="preserve"> </w:t>
      </w:r>
      <w:r w:rsidR="0054218D">
        <w:rPr>
          <w:lang w:val="en-US"/>
        </w:rPr>
        <w:t>(</w:t>
      </w:r>
      <w:r w:rsidR="00D47A58" w:rsidRPr="005A1C12">
        <w:rPr>
          <w:lang w:val="en-US"/>
        </w:rPr>
        <w:fldChar w:fldCharType="begin"/>
      </w:r>
      <w:r w:rsidR="00D47A58" w:rsidRPr="005A1C12">
        <w:rPr>
          <w:lang w:val="en-US"/>
        </w:rPr>
        <w:instrText xml:space="preserve"> REF _Ref229041248 \h  \* MERGEFORMAT </w:instrText>
      </w:r>
      <w:r w:rsidR="00D47A58" w:rsidRPr="005A1C12">
        <w:rPr>
          <w:lang w:val="en-US"/>
        </w:rPr>
      </w:r>
      <w:r w:rsidR="00D47A58" w:rsidRPr="005A1C12">
        <w:rPr>
          <w:lang w:val="en-US"/>
        </w:rPr>
        <w:fldChar w:fldCharType="separate"/>
      </w:r>
      <w:r w:rsidR="00D47A58" w:rsidRPr="005A1C12">
        <w:rPr>
          <w:lang w:val="en-US"/>
        </w:rPr>
        <w:fldChar w:fldCharType="end"/>
      </w:r>
      <w:r w:rsidR="00D47A58" w:rsidRPr="005A1C12">
        <w:rPr>
          <w:lang w:val="en-US"/>
        </w:rPr>
        <w:fldChar w:fldCharType="begin"/>
      </w:r>
      <w:r w:rsidR="00D47A58" w:rsidRPr="005A1C12">
        <w:rPr>
          <w:lang w:val="en-US"/>
        </w:rPr>
        <w:instrText xml:space="preserve"> REF _Ref229041510 \h </w:instrText>
      </w:r>
      <w:r w:rsidR="005A1C12" w:rsidRPr="005A1C12">
        <w:rPr>
          <w:lang w:val="en-US"/>
        </w:rPr>
        <w:instrText xml:space="preserve"> \* MERGEFORMAT </w:instrText>
      </w:r>
      <w:r w:rsidR="00D47A58" w:rsidRPr="005A1C12">
        <w:rPr>
          <w:lang w:val="en-US"/>
        </w:rPr>
      </w:r>
      <w:r w:rsidR="00D47A58" w:rsidRPr="005A1C12">
        <w:rPr>
          <w:lang w:val="en-US"/>
        </w:rPr>
        <w:fldChar w:fldCharType="separate"/>
      </w:r>
      <w:r w:rsidR="00D47A58" w:rsidRPr="005A1C12">
        <w:t xml:space="preserve">Figure </w:t>
      </w:r>
      <w:r w:rsidR="00DE2533" w:rsidRPr="005A1C12">
        <w:rPr>
          <w:noProof/>
        </w:rPr>
        <w:t>16</w:t>
      </w:r>
      <w:r w:rsidR="00D47A58" w:rsidRPr="005A1C12">
        <w:rPr>
          <w:lang w:val="en-US"/>
        </w:rPr>
        <w:fldChar w:fldCharType="end"/>
      </w:r>
      <w:r w:rsidR="0054218D">
        <w:rPr>
          <w:lang w:val="en-US"/>
        </w:rPr>
        <w:t>)</w:t>
      </w:r>
      <w:r w:rsidR="00790675" w:rsidRPr="00790675">
        <w:rPr>
          <w:lang w:val="en-US"/>
        </w:rPr>
        <w:t>, with rising private vehicle use emerging as the principal driver of both energy demand and emissions growth. Private car energy demand alone increases from approximately 18 PJ in 2021 to 64 PJ by 2035 and 115 PJ by 2050</w:t>
      </w:r>
      <w:r w:rsidR="00790675" w:rsidRPr="00A420BF">
        <w:rPr>
          <w:b/>
          <w:lang w:val="en-US"/>
        </w:rPr>
        <w:t>,</w:t>
      </w:r>
      <w:r w:rsidR="00790675" w:rsidRPr="00790675">
        <w:rPr>
          <w:lang w:val="en-US"/>
        </w:rPr>
        <w:t xml:space="preserve"> reflecting the increasing dominance of road-based passenger transport as incomes rise faster than the expansion of alternative transport systems. </w:t>
      </w:r>
    </w:p>
    <w:p w14:paraId="17C0DE5A" w14:textId="77777777" w:rsidR="00851D4D" w:rsidRDefault="00851D4D" w:rsidP="00937452">
      <w:pPr>
        <w:jc w:val="both"/>
        <w:rPr>
          <w:lang w:val="en-US"/>
        </w:rPr>
      </w:pPr>
    </w:p>
    <w:p w14:paraId="3A32BB5F" w14:textId="3F3C896D" w:rsidR="009D07B5" w:rsidRDefault="009D07B5" w:rsidP="009D07B5">
      <w:pPr>
        <w:jc w:val="both"/>
        <w:rPr>
          <w:lang w:val="en-US"/>
        </w:rPr>
      </w:pPr>
      <w:r w:rsidRPr="00790675">
        <w:rPr>
          <w:lang w:val="en-US"/>
        </w:rPr>
        <w:t xml:space="preserve">However, the largest societal impacts of the transport sector arise not from greenhouse gas emissions, but from congestion, accidents, and associated public health and economic damages. As vehicle ownership expands rapidly, external costs rise sharply across all scenarios. Motorcycle transport in particular plays a central role in Uganda’s urban transport </w:t>
      </w:r>
      <w:r w:rsidR="001059E6" w:rsidRPr="00790675">
        <w:rPr>
          <w:lang w:val="en-US"/>
        </w:rPr>
        <w:t>system but</w:t>
      </w:r>
      <w:r w:rsidRPr="00790675">
        <w:rPr>
          <w:lang w:val="en-US"/>
        </w:rPr>
        <w:t xml:space="preserve"> also contributes disproportionately to accident-related injuries and fatalities, especially collisions involving motorcycles and pedestrians. Increasing congestion further reduces economic productivity, increases travel times, and worsens local environmental conditions in urban areas. Under the Reference scenario, these combined external costs rise from approximately </w:t>
      </w:r>
      <w:r w:rsidR="00954372">
        <w:rPr>
          <w:lang w:val="en-US"/>
        </w:rPr>
        <w:t xml:space="preserve">7% of GDP </w:t>
      </w:r>
      <w:r w:rsidRPr="00790675">
        <w:rPr>
          <w:lang w:val="en-US"/>
        </w:rPr>
        <w:t xml:space="preserve">in 2021 to </w:t>
      </w:r>
      <w:r w:rsidR="00954372">
        <w:rPr>
          <w:lang w:val="en-US"/>
        </w:rPr>
        <w:t>over 10%</w:t>
      </w:r>
      <w:r w:rsidR="00A7439C">
        <w:rPr>
          <w:lang w:val="en-US"/>
        </w:rPr>
        <w:t xml:space="preserve"> by 2050</w:t>
      </w:r>
      <w:r w:rsidRPr="00790675">
        <w:rPr>
          <w:lang w:val="en-US"/>
        </w:rPr>
        <w:t xml:space="preserve"> substantially exceeding the scale of direct climate damages from the sector itself. </w:t>
      </w:r>
    </w:p>
    <w:p w14:paraId="5D38E96C" w14:textId="77777777" w:rsidR="00954372" w:rsidRDefault="00954372" w:rsidP="009D07B5">
      <w:pPr>
        <w:jc w:val="both"/>
      </w:pPr>
    </w:p>
    <w:p w14:paraId="5A7148BD" w14:textId="00B48126" w:rsidR="00937452" w:rsidRDefault="00937452" w:rsidP="00A420BF"/>
    <w:p w14:paraId="62C354F5" w14:textId="5606FA7C" w:rsidR="004375F3" w:rsidRPr="00A420BF" w:rsidRDefault="1352AE6E" w:rsidP="005A1C12">
      <w:pPr>
        <w:pStyle w:val="Caption"/>
        <w:keepNext/>
        <w:ind w:left="1132" w:hanging="1841"/>
        <w:rPr>
          <w:color w:val="auto"/>
        </w:rPr>
      </w:pPr>
      <w:bookmarkStart w:id="114" w:name="_Toc229388984"/>
      <w:bookmarkStart w:id="115" w:name="_Toc229401405"/>
      <w:bookmarkStart w:id="116" w:name="_Ref229041248"/>
      <w:r w:rsidRPr="00A420BF">
        <w:rPr>
          <w:noProof/>
          <w:color w:val="auto"/>
        </w:rPr>
        <w:drawing>
          <wp:inline distT="0" distB="0" distL="0" distR="0" wp14:anchorId="4DA775C0" wp14:editId="1D1C315F">
            <wp:extent cx="6854028" cy="2543175"/>
            <wp:effectExtent l="19050" t="19050" r="23495" b="9525"/>
            <wp:docPr id="1093911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1482" name="Picture 1093911482"/>
                    <pic:cNvPicPr/>
                  </pic:nvPicPr>
                  <pic:blipFill>
                    <a:blip r:embed="rId22">
                      <a:extLst>
                        <a:ext uri="{28A0092B-C50C-407E-A947-70E740481C1C}">
                          <a14:useLocalDpi xmlns:a14="http://schemas.microsoft.com/office/drawing/2010/main"/>
                        </a:ext>
                      </a:extLst>
                    </a:blip>
                    <a:stretch>
                      <a:fillRect/>
                    </a:stretch>
                  </pic:blipFill>
                  <pic:spPr>
                    <a:xfrm>
                      <a:off x="0" y="0"/>
                      <a:ext cx="6910528" cy="2564139"/>
                    </a:xfrm>
                    <a:prstGeom prst="rect">
                      <a:avLst/>
                    </a:prstGeom>
                    <a:ln w="9525">
                      <a:solidFill>
                        <a:schemeClr val="tx1"/>
                      </a:solidFill>
                      <a:prstDash val="solid"/>
                    </a:ln>
                  </pic:spPr>
                </pic:pic>
              </a:graphicData>
            </a:graphic>
          </wp:inline>
        </w:drawing>
      </w:r>
      <w:bookmarkStart w:id="117" w:name="_Ref229041459"/>
      <w:bookmarkStart w:id="118" w:name="_Toc229342652"/>
      <w:bookmarkStart w:id="119" w:name="_Toc229386399"/>
      <w:r w:rsidR="004375F3" w:rsidRPr="005A1C12">
        <w:rPr>
          <w:b/>
          <w:color w:val="auto"/>
        </w:rPr>
        <w:t xml:space="preserve">Figure </w:t>
      </w:r>
      <w:r w:rsidR="004375F3" w:rsidRPr="005A1C12">
        <w:rPr>
          <w:b/>
          <w:color w:val="auto"/>
        </w:rPr>
        <w:fldChar w:fldCharType="begin"/>
      </w:r>
      <w:r w:rsidR="004375F3" w:rsidRPr="005A1C12">
        <w:rPr>
          <w:b/>
        </w:rPr>
        <w:instrText xml:space="preserve"> SEQ Figure \* ARABIC </w:instrText>
      </w:r>
      <w:r w:rsidR="004375F3" w:rsidRPr="005A1C12">
        <w:rPr>
          <w:b/>
          <w:color w:val="auto"/>
        </w:rPr>
        <w:fldChar w:fldCharType="separate"/>
      </w:r>
      <w:r w:rsidR="00AE4FCF">
        <w:rPr>
          <w:b/>
          <w:noProof/>
        </w:rPr>
        <w:t>15</w:t>
      </w:r>
      <w:r w:rsidR="004375F3" w:rsidRPr="005A1C12">
        <w:rPr>
          <w:b/>
          <w:color w:val="auto"/>
        </w:rPr>
        <w:fldChar w:fldCharType="end"/>
      </w:r>
      <w:bookmarkEnd w:id="117"/>
      <w:r w:rsidR="000C22B7" w:rsidRPr="00A420BF">
        <w:rPr>
          <w:b/>
          <w:color w:val="auto"/>
          <w:lang w:val="en-US"/>
        </w:rPr>
        <w:t>.</w:t>
      </w:r>
      <w:r w:rsidR="000C22B7" w:rsidRPr="00A420BF">
        <w:rPr>
          <w:color w:val="auto"/>
          <w:lang w:val="en-US"/>
        </w:rPr>
        <w:t xml:space="preserve"> </w:t>
      </w:r>
      <w:r w:rsidR="004375F3" w:rsidRPr="00A420BF">
        <w:rPr>
          <w:color w:val="auto"/>
          <w:lang w:val="en-US"/>
        </w:rPr>
        <w:t>Transport Energy Demand by Mode and Scenario, 2021–2050 (PJ)</w:t>
      </w:r>
      <w:bookmarkEnd w:id="114"/>
      <w:bookmarkEnd w:id="115"/>
      <w:bookmarkEnd w:id="118"/>
      <w:bookmarkEnd w:id="119"/>
    </w:p>
    <w:bookmarkEnd w:id="116"/>
    <w:p w14:paraId="29183640" w14:textId="75638CC2" w:rsidR="0094174B" w:rsidRDefault="0094174B" w:rsidP="00A420BF">
      <w:pPr>
        <w:keepNext/>
        <w:spacing w:line="259" w:lineRule="auto"/>
        <w:ind w:hanging="630"/>
        <w:jc w:val="both"/>
      </w:pPr>
    </w:p>
    <w:p w14:paraId="1F2954A5" w14:textId="3D216A1E" w:rsidR="009422DB" w:rsidRPr="00A420BF" w:rsidRDefault="49378CD6" w:rsidP="005A1C12">
      <w:pPr>
        <w:pStyle w:val="Caption"/>
        <w:keepNext/>
        <w:ind w:left="1985" w:hanging="1985"/>
        <w:jc w:val="both"/>
        <w:rPr>
          <w:color w:val="auto"/>
        </w:rPr>
      </w:pPr>
      <w:bookmarkStart w:id="120" w:name="_Toc229388985"/>
      <w:bookmarkStart w:id="121" w:name="_Toc229401406"/>
      <w:r w:rsidRPr="00A420BF">
        <w:rPr>
          <w:noProof/>
          <w:color w:val="auto"/>
        </w:rPr>
        <w:drawing>
          <wp:inline distT="0" distB="0" distL="0" distR="0" wp14:anchorId="4190D4E5" wp14:editId="5D570264">
            <wp:extent cx="5775325" cy="2142925"/>
            <wp:effectExtent l="19050" t="19050" r="15875" b="10160"/>
            <wp:docPr id="1328204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4524" name="Picture 1328204524"/>
                    <pic:cNvPicPr/>
                  </pic:nvPicPr>
                  <pic:blipFill>
                    <a:blip r:embed="rId23">
                      <a:extLst>
                        <a:ext uri="{28A0092B-C50C-407E-A947-70E740481C1C}">
                          <a14:useLocalDpi xmlns:a14="http://schemas.microsoft.com/office/drawing/2010/main"/>
                        </a:ext>
                      </a:extLst>
                    </a:blip>
                    <a:stretch>
                      <a:fillRect/>
                    </a:stretch>
                  </pic:blipFill>
                  <pic:spPr>
                    <a:xfrm>
                      <a:off x="0" y="0"/>
                      <a:ext cx="5833938" cy="2164673"/>
                    </a:xfrm>
                    <a:prstGeom prst="rect">
                      <a:avLst/>
                    </a:prstGeom>
                    <a:ln w="9525">
                      <a:solidFill>
                        <a:schemeClr val="tx1"/>
                      </a:solidFill>
                      <a:prstDash val="solid"/>
                    </a:ln>
                  </pic:spPr>
                </pic:pic>
              </a:graphicData>
            </a:graphic>
          </wp:inline>
        </w:drawing>
      </w:r>
      <w:bookmarkStart w:id="122" w:name="_Ref229041510"/>
      <w:bookmarkStart w:id="123" w:name="_Toc229342653"/>
      <w:bookmarkStart w:id="124" w:name="_Toc229386400"/>
      <w:r w:rsidR="009422DB" w:rsidRPr="005A1C12">
        <w:rPr>
          <w:b/>
          <w:color w:val="auto"/>
        </w:rPr>
        <w:t xml:space="preserve">Figure </w:t>
      </w:r>
      <w:r w:rsidR="009422DB" w:rsidRPr="005A1C12">
        <w:rPr>
          <w:b/>
          <w:color w:val="auto"/>
        </w:rPr>
        <w:fldChar w:fldCharType="begin"/>
      </w:r>
      <w:r w:rsidR="009422DB" w:rsidRPr="005A1C12">
        <w:rPr>
          <w:b/>
        </w:rPr>
        <w:instrText xml:space="preserve"> SEQ Figure \* ARABIC </w:instrText>
      </w:r>
      <w:r w:rsidR="009422DB" w:rsidRPr="005A1C12">
        <w:rPr>
          <w:b/>
          <w:color w:val="auto"/>
        </w:rPr>
        <w:fldChar w:fldCharType="separate"/>
      </w:r>
      <w:r w:rsidR="00AE4FCF">
        <w:rPr>
          <w:b/>
          <w:noProof/>
        </w:rPr>
        <w:t>16</w:t>
      </w:r>
      <w:r w:rsidR="009422DB" w:rsidRPr="005A1C12">
        <w:rPr>
          <w:b/>
          <w:color w:val="auto"/>
        </w:rPr>
        <w:fldChar w:fldCharType="end"/>
      </w:r>
      <w:bookmarkEnd w:id="122"/>
      <w:r w:rsidR="000C22B7" w:rsidRPr="00A420BF">
        <w:rPr>
          <w:b/>
          <w:bCs/>
          <w:color w:val="auto"/>
          <w:lang w:val="en-US"/>
        </w:rPr>
        <w:t>.</w:t>
      </w:r>
      <w:r w:rsidR="009422DB" w:rsidRPr="00A420BF">
        <w:rPr>
          <w:color w:val="auto"/>
          <w:lang w:val="en-US"/>
        </w:rPr>
        <w:t xml:space="preserve"> Transport Fuel Use by Energy Carrier and Scenario, 2021–2050 (PJ)</w:t>
      </w:r>
      <w:bookmarkEnd w:id="120"/>
      <w:bookmarkEnd w:id="121"/>
      <w:bookmarkEnd w:id="123"/>
      <w:bookmarkEnd w:id="124"/>
    </w:p>
    <w:p w14:paraId="4353D43A" w14:textId="6CF56FA7" w:rsidR="009422DB" w:rsidRDefault="009422DB" w:rsidP="009422DB">
      <w:pPr>
        <w:jc w:val="both"/>
        <w:rPr>
          <w:lang w:val="en-US"/>
        </w:rPr>
      </w:pPr>
      <w:r w:rsidRPr="00954372">
        <w:t>While the estimated external costs become very large by mid-century</w:t>
      </w:r>
      <w:r w:rsidR="00F22B79">
        <w:t xml:space="preserve"> (</w:t>
      </w:r>
      <w:r w:rsidR="00A51730" w:rsidRPr="00A51730">
        <w:fldChar w:fldCharType="begin"/>
      </w:r>
      <w:ins w:id="125" w:author="Thomas Alfstad" w:date="2026-05-07T10:29:00Z" w16du:dateUtc="2026-05-07T14:29:00Z">
        <w:r w:rsidR="00A51730" w:rsidRPr="00A51730">
          <w:instrText xml:space="preserve"> REF _Ref229042212 \h </w:instrText>
        </w:r>
      </w:ins>
      <w:r w:rsidR="00A51730" w:rsidRPr="00A51730">
        <w:instrText xml:space="preserve"> \* MERGEFORMAT </w:instrText>
      </w:r>
      <w:r w:rsidR="00A51730" w:rsidRPr="00A51730">
        <w:fldChar w:fldCharType="separate"/>
      </w:r>
      <w:r w:rsidR="00A51730" w:rsidRPr="00A420BF">
        <w:t xml:space="preserve">Figure </w:t>
      </w:r>
      <w:r w:rsidR="00DE2533" w:rsidRPr="00DE2533">
        <w:t>17</w:t>
      </w:r>
      <w:r w:rsidR="00A51730" w:rsidRPr="00A51730">
        <w:fldChar w:fldCharType="end"/>
      </w:r>
      <w:r w:rsidR="00A51730">
        <w:t>)</w:t>
      </w:r>
      <w:r w:rsidRPr="00954372">
        <w:t>, this reflects the combination of rapid motorisation, increasing urban congestion, rising values of time in a growing economy, and persistently high accident exposure under a road-dominated transport system. The estimates should therefore be interpreted as indicative of the scale of economic and societal risks associated with unmanaged transport growth rather than as precise point estimates.</w:t>
      </w:r>
      <w:r w:rsidR="0011098C">
        <w:t xml:space="preserve"> </w:t>
      </w:r>
      <w:r w:rsidR="00B35F66">
        <w:t xml:space="preserve">Other measures beyond those assessed here </w:t>
      </w:r>
      <w:r w:rsidR="008E3845">
        <w:t xml:space="preserve">could be pursued to </w:t>
      </w:r>
      <w:r w:rsidR="006B674C">
        <w:t xml:space="preserve">reduce traffic accidents and congestion. </w:t>
      </w:r>
    </w:p>
    <w:p w14:paraId="02018061" w14:textId="77777777" w:rsidR="009422DB" w:rsidRPr="00790675" w:rsidRDefault="009422DB" w:rsidP="009422DB">
      <w:pPr>
        <w:jc w:val="both"/>
        <w:rPr>
          <w:lang w:val="en-US"/>
        </w:rPr>
      </w:pPr>
    </w:p>
    <w:p w14:paraId="23993589" w14:textId="77777777" w:rsidR="00F22B79" w:rsidRDefault="00F22B79" w:rsidP="00F22B79">
      <w:pPr>
        <w:ind w:hanging="993"/>
        <w:jc w:val="both"/>
        <w:rPr>
          <w:lang w:val="en-US"/>
        </w:rPr>
      </w:pPr>
    </w:p>
    <w:p w14:paraId="47A77C18" w14:textId="77777777" w:rsidR="00F22B79" w:rsidRDefault="00F22B79" w:rsidP="00F22B79">
      <w:pPr>
        <w:jc w:val="both"/>
        <w:rPr>
          <w:lang w:val="en-US"/>
        </w:rPr>
      </w:pPr>
    </w:p>
    <w:p w14:paraId="7F508ED0" w14:textId="77777777" w:rsidR="00F22B79" w:rsidRDefault="00F22B79" w:rsidP="00F22B79">
      <w:pPr>
        <w:keepNext/>
        <w:jc w:val="both"/>
      </w:pPr>
      <w:r>
        <w:rPr>
          <w:noProof/>
        </w:rPr>
        <w:drawing>
          <wp:inline distT="0" distB="0" distL="0" distR="0" wp14:anchorId="6AD8407F" wp14:editId="052F4845">
            <wp:extent cx="5854728" cy="2299665"/>
            <wp:effectExtent l="9525" t="9525" r="9525" b="9525"/>
            <wp:docPr id="1903222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5854728" cy="2299665"/>
                    </a:xfrm>
                    <a:prstGeom prst="rect">
                      <a:avLst/>
                    </a:prstGeom>
                    <a:noFill/>
                    <a:ln w="9525">
                      <a:solidFill>
                        <a:schemeClr val="tx1"/>
                      </a:solidFill>
                      <a:prstDash val="solid"/>
                    </a:ln>
                  </pic:spPr>
                </pic:pic>
              </a:graphicData>
            </a:graphic>
          </wp:inline>
        </w:drawing>
      </w:r>
    </w:p>
    <w:p w14:paraId="5083C98F" w14:textId="5731332B" w:rsidR="00F22B79" w:rsidRPr="00A420BF" w:rsidRDefault="00F22B79" w:rsidP="00F22B79">
      <w:pPr>
        <w:pStyle w:val="Caption"/>
        <w:jc w:val="both"/>
        <w:rPr>
          <w:color w:val="auto"/>
          <w:lang w:val="en-US"/>
        </w:rPr>
      </w:pPr>
      <w:bookmarkStart w:id="126" w:name="_Ref229042212"/>
      <w:bookmarkStart w:id="127" w:name="_Toc229342654"/>
      <w:bookmarkStart w:id="128" w:name="_Toc229386401"/>
      <w:bookmarkStart w:id="129" w:name="_Toc229388986"/>
      <w:bookmarkStart w:id="130" w:name="_Toc229401407"/>
      <w:r w:rsidRPr="002274FE">
        <w:rPr>
          <w:b/>
          <w:bCs/>
          <w:color w:val="auto"/>
        </w:rPr>
        <w:t xml:space="preserve">Figure </w:t>
      </w:r>
      <w:r w:rsidRPr="002274FE">
        <w:rPr>
          <w:b/>
          <w:bCs/>
          <w:color w:val="auto"/>
        </w:rPr>
        <w:fldChar w:fldCharType="begin"/>
      </w:r>
      <w:r w:rsidRPr="002274FE">
        <w:rPr>
          <w:b/>
          <w:bCs/>
          <w:color w:val="auto"/>
        </w:rPr>
        <w:instrText xml:space="preserve"> SEQ Figure \* ARABIC </w:instrText>
      </w:r>
      <w:r w:rsidRPr="002274FE">
        <w:rPr>
          <w:b/>
          <w:bCs/>
          <w:color w:val="auto"/>
        </w:rPr>
        <w:fldChar w:fldCharType="separate"/>
      </w:r>
      <w:r w:rsidR="00AE4FCF">
        <w:rPr>
          <w:b/>
          <w:bCs/>
          <w:noProof/>
          <w:color w:val="auto"/>
        </w:rPr>
        <w:t>17</w:t>
      </w:r>
      <w:r w:rsidRPr="002274FE">
        <w:rPr>
          <w:b/>
          <w:bCs/>
          <w:color w:val="auto"/>
        </w:rPr>
        <w:fldChar w:fldCharType="end"/>
      </w:r>
      <w:bookmarkEnd w:id="126"/>
      <w:r w:rsidRPr="002274FE">
        <w:rPr>
          <w:b/>
          <w:bCs/>
          <w:color w:val="auto"/>
        </w:rPr>
        <w:t>.</w:t>
      </w:r>
      <w:r w:rsidRPr="002274FE">
        <w:rPr>
          <w:color w:val="auto"/>
        </w:rPr>
        <w:t xml:space="preserve"> Direct costs ($ million, left) and external costs ($ million, right) of the transport sector by scenario, 2021–2050</w:t>
      </w:r>
      <w:bookmarkEnd w:id="127"/>
      <w:bookmarkEnd w:id="128"/>
      <w:bookmarkEnd w:id="129"/>
      <w:bookmarkEnd w:id="130"/>
    </w:p>
    <w:p w14:paraId="0EA6AB69" w14:textId="28D2CF22" w:rsidR="009422DB" w:rsidRDefault="009422DB" w:rsidP="009422DB">
      <w:pPr>
        <w:jc w:val="both"/>
        <w:rPr>
          <w:lang w:val="en-US"/>
        </w:rPr>
      </w:pPr>
      <w:r w:rsidRPr="00790675">
        <w:rPr>
          <w:lang w:val="en-US"/>
        </w:rPr>
        <w:t xml:space="preserve">As a result, interventions that reduce total vehicle </w:t>
      </w:r>
      <w:r w:rsidR="005A1C12" w:rsidRPr="00790675">
        <w:rPr>
          <w:lang w:val="en-US"/>
        </w:rPr>
        <w:t>kilometers</w:t>
      </w:r>
      <w:r w:rsidRPr="00790675">
        <w:rPr>
          <w:lang w:val="en-US"/>
        </w:rPr>
        <w:t xml:space="preserve"> travelled on roads generate </w:t>
      </w:r>
      <w:r>
        <w:rPr>
          <w:lang w:val="en-US"/>
        </w:rPr>
        <w:t xml:space="preserve">substantial </w:t>
      </w:r>
      <w:r w:rsidRPr="00790675">
        <w:rPr>
          <w:lang w:val="en-US"/>
        </w:rPr>
        <w:t>development benefits regardless of their direct climate impacts. Investments in public transport systems, freight rail, transit-oriented development, and non-</w:t>
      </w:r>
      <w:r w:rsidR="005A1C12" w:rsidRPr="00790675">
        <w:rPr>
          <w:lang w:val="en-US"/>
        </w:rPr>
        <w:t>motorized</w:t>
      </w:r>
      <w:r w:rsidRPr="00790675">
        <w:rPr>
          <w:lang w:val="en-US"/>
        </w:rPr>
        <w:t xml:space="preserve"> transport infrastructure all moderate the growth in road traffic while improving overall transport system efficiency. Rail transport is particularly important for freight movement, where shifting bulk cargo away from heavy-duty trucking reduces fuel consumption, congestion, road degradation, and accident risk simultaneously. Non-</w:t>
      </w:r>
      <w:r w:rsidR="005A1C12" w:rsidRPr="00790675">
        <w:rPr>
          <w:lang w:val="en-US"/>
        </w:rPr>
        <w:t>motorized</w:t>
      </w:r>
      <w:r w:rsidRPr="00790675">
        <w:rPr>
          <w:lang w:val="en-US"/>
        </w:rPr>
        <w:t xml:space="preserve"> transport measures including improved pedestrian infrastructure, cycling networks, and safer urban design exhibit especially strong benefit-to-cost ratios because relatively modest infrastructure investments can generate large reductions in congestion, accident exposure, fuel use, and local air pollution while improving urban accessibility.</w:t>
      </w:r>
    </w:p>
    <w:p w14:paraId="1331269A" w14:textId="7BD47633" w:rsidR="00827AE2" w:rsidRDefault="00827AE2" w:rsidP="009422DB">
      <w:pPr>
        <w:jc w:val="both"/>
        <w:rPr>
          <w:lang w:val="en-US"/>
        </w:rPr>
      </w:pPr>
    </w:p>
    <w:p w14:paraId="4E115DD1" w14:textId="1470AD20" w:rsidR="009422DB" w:rsidRPr="005A1C12" w:rsidRDefault="00827AE2" w:rsidP="005A1C12">
      <w:pPr>
        <w:pStyle w:val="Caption"/>
        <w:keepNext/>
        <w:ind w:left="993" w:hanging="993"/>
        <w:rPr>
          <w:color w:val="auto"/>
        </w:rPr>
      </w:pPr>
      <w:bookmarkStart w:id="131" w:name="_Toc229388987"/>
      <w:bookmarkStart w:id="132" w:name="_Toc229401408"/>
      <w:r>
        <w:rPr>
          <w:noProof/>
        </w:rPr>
        <w:drawing>
          <wp:inline distT="0" distB="0" distL="0" distR="0" wp14:anchorId="7E5969F0" wp14:editId="7932198F">
            <wp:extent cx="5689600" cy="2150899"/>
            <wp:effectExtent l="19050" t="19050" r="25400" b="20955"/>
            <wp:docPr id="83737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5752558" cy="2174700"/>
                    </a:xfrm>
                    <a:prstGeom prst="rect">
                      <a:avLst/>
                    </a:prstGeom>
                    <a:noFill/>
                    <a:ln w="9525">
                      <a:solidFill>
                        <a:schemeClr val="tx1"/>
                      </a:solidFill>
                      <a:prstDash val="solid"/>
                    </a:ln>
                  </pic:spPr>
                </pic:pic>
              </a:graphicData>
            </a:graphic>
          </wp:inline>
        </w:drawing>
      </w:r>
      <w:bookmarkStart w:id="133" w:name="_Toc229342655"/>
      <w:bookmarkStart w:id="134" w:name="_Toc229386402"/>
      <w:r w:rsidRPr="00990F14">
        <w:rPr>
          <w:b/>
          <w:color w:val="auto"/>
        </w:rPr>
        <w:t xml:space="preserve">Figure </w:t>
      </w:r>
      <w:r w:rsidRPr="00990F14">
        <w:rPr>
          <w:b/>
          <w:i w:val="0"/>
          <w:color w:val="auto"/>
        </w:rPr>
        <w:fldChar w:fldCharType="begin"/>
      </w:r>
      <w:ins w:id="135" w:author="Thomas Alfstad" w:date="2026-05-07T10:35:00Z" w16du:dateUtc="2026-05-07T14:35:00Z">
        <w:r w:rsidRPr="00990F14">
          <w:rPr>
            <w:b/>
            <w:color w:val="auto"/>
          </w:rPr>
          <w:instrText xml:space="preserve"> SEQ Figure \* ARABIC </w:instrText>
        </w:r>
      </w:ins>
      <w:r w:rsidRPr="00990F14">
        <w:rPr>
          <w:b/>
          <w:i w:val="0"/>
          <w:color w:val="auto"/>
        </w:rPr>
        <w:fldChar w:fldCharType="separate"/>
      </w:r>
      <w:r w:rsidR="00AE4FCF">
        <w:rPr>
          <w:b/>
          <w:noProof/>
          <w:color w:val="auto"/>
        </w:rPr>
        <w:t>18</w:t>
      </w:r>
      <w:r w:rsidRPr="00990F14">
        <w:rPr>
          <w:b/>
          <w:i w:val="0"/>
          <w:color w:val="auto"/>
        </w:rPr>
        <w:fldChar w:fldCharType="end"/>
      </w:r>
      <w:r w:rsidR="000C22B7" w:rsidRPr="005A1C12">
        <w:rPr>
          <w:b/>
          <w:color w:val="auto"/>
          <w:lang w:val="en-US"/>
        </w:rPr>
        <w:t>.</w:t>
      </w:r>
      <w:r w:rsidRPr="005A1C12">
        <w:rPr>
          <w:color w:val="auto"/>
          <w:lang w:val="en-US"/>
        </w:rPr>
        <w:t xml:space="preserve"> Total energy use (PJ, left), average electric vehicle share of fleet (%, centre), and average on-road fuel economy (MJ/km, right) by scenario, 2021–2050</w:t>
      </w:r>
      <w:bookmarkEnd w:id="131"/>
      <w:bookmarkEnd w:id="132"/>
      <w:bookmarkEnd w:id="133"/>
      <w:bookmarkEnd w:id="134"/>
    </w:p>
    <w:p w14:paraId="0B48FCA3" w14:textId="4FE8548F" w:rsidR="009422DB" w:rsidRPr="00790675" w:rsidRDefault="009422DB" w:rsidP="009422DB">
      <w:pPr>
        <w:jc w:val="both"/>
        <w:rPr>
          <w:lang w:val="en-US"/>
        </w:rPr>
      </w:pPr>
      <w:r w:rsidRPr="00790675">
        <w:rPr>
          <w:lang w:val="en-US"/>
        </w:rPr>
        <w:t xml:space="preserve">Under the NDC scenarios, these structural interventions are combined with vehicle efficiency improvements and rapid electrification of the transport sector. Total transport energy demand declines substantially relative to the Reference despite continued growth in mobility and economic activity, reaching 116 PJ by 2050 under NDC 2.0 and 98 PJ under NDC 3.0. At the same time, the composition of energy demand shifts away from petroleum products towards electricity as electric vehicle penetration accelerates during the second half of the modelling period. Under NDC 2.0, electric vehicles account for approximately 88% of the fleet by 2050, rising to approximately 91% under NDC 3.0. </w:t>
      </w:r>
      <w:r w:rsidR="007377DA">
        <w:rPr>
          <w:lang w:val="en-US"/>
        </w:rPr>
        <w:t xml:space="preserve">The </w:t>
      </w:r>
      <w:r w:rsidR="00253114">
        <w:rPr>
          <w:lang w:val="en-US"/>
        </w:rPr>
        <w:t xml:space="preserve">main difference between the </w:t>
      </w:r>
      <w:r w:rsidR="001F00F5">
        <w:rPr>
          <w:lang w:val="en-US"/>
        </w:rPr>
        <w:t>NDC 3.0 and 2.0 scenarios is the electrification of the heavier vehicle segments (larger trucks and buses</w:t>
      </w:r>
      <w:r w:rsidR="00054304">
        <w:rPr>
          <w:lang w:val="en-US"/>
        </w:rPr>
        <w:t xml:space="preserve">). These vehicles make up a small share of </w:t>
      </w:r>
      <w:r w:rsidR="00B36FAD">
        <w:rPr>
          <w:lang w:val="en-US"/>
        </w:rPr>
        <w:t xml:space="preserve">total vehicle stock, but </w:t>
      </w:r>
      <w:r w:rsidR="009E1A42">
        <w:rPr>
          <w:lang w:val="en-US"/>
        </w:rPr>
        <w:t xml:space="preserve">have much higher </w:t>
      </w:r>
      <w:r w:rsidR="0051726C">
        <w:rPr>
          <w:lang w:val="en-US"/>
        </w:rPr>
        <w:t xml:space="preserve">fuel use per </w:t>
      </w:r>
      <w:r w:rsidR="003E19EC">
        <w:rPr>
          <w:lang w:val="en-US"/>
        </w:rPr>
        <w:t xml:space="preserve">vehicle kilometer and also significantly higher annual </w:t>
      </w:r>
      <w:r w:rsidR="00976F2B">
        <w:rPr>
          <w:lang w:val="en-US"/>
        </w:rPr>
        <w:t xml:space="preserve">mileage per vehicle, so the impact on total fuel use and emissions </w:t>
      </w:r>
      <w:r w:rsidR="00C62E1E">
        <w:rPr>
          <w:lang w:val="en-US"/>
        </w:rPr>
        <w:t xml:space="preserve">is significantly greater than the relatively </w:t>
      </w:r>
      <w:r w:rsidR="002A76BF">
        <w:rPr>
          <w:lang w:val="en-US"/>
        </w:rPr>
        <w:t xml:space="preserve">small </w:t>
      </w:r>
      <w:r w:rsidR="00F509EC">
        <w:rPr>
          <w:lang w:val="en-US"/>
        </w:rPr>
        <w:t xml:space="preserve">difference in total EV market </w:t>
      </w:r>
      <w:r w:rsidR="00AB4682">
        <w:rPr>
          <w:lang w:val="en-US"/>
        </w:rPr>
        <w:t>share</w:t>
      </w:r>
      <w:r w:rsidR="00047EE7">
        <w:rPr>
          <w:lang w:val="en-US"/>
        </w:rPr>
        <w:t xml:space="preserve"> </w:t>
      </w:r>
      <w:r w:rsidR="00C62E1E">
        <w:rPr>
          <w:lang w:val="en-US"/>
        </w:rPr>
        <w:t xml:space="preserve">(around 3%) </w:t>
      </w:r>
    </w:p>
    <w:p w14:paraId="3BD6D989" w14:textId="77777777" w:rsidR="009422DB" w:rsidRDefault="009422DB" w:rsidP="00A420BF">
      <w:pPr>
        <w:spacing w:line="259" w:lineRule="auto"/>
        <w:ind w:hanging="630"/>
        <w:jc w:val="both"/>
      </w:pPr>
    </w:p>
    <w:p w14:paraId="1DC63B67" w14:textId="3D52FB3C" w:rsidR="002A4CF6" w:rsidRDefault="002A4CF6" w:rsidP="002A4CF6">
      <w:pPr>
        <w:jc w:val="both"/>
        <w:rPr>
          <w:lang w:val="en-US"/>
        </w:rPr>
      </w:pPr>
      <w:r w:rsidRPr="00790675">
        <w:rPr>
          <w:lang w:val="en-US"/>
        </w:rPr>
        <w:t>These combined measures produce substantial emissions reductions while simultaneously delivering broader development benefits. Under NDC 2.0, transport sector emissions fall to 4.75 MtCO</w:t>
      </w:r>
      <w:r w:rsidRPr="00790675">
        <w:rPr>
          <w:rFonts w:ascii="Cambria Math" w:hAnsi="Cambria Math" w:cs="Cambria Math"/>
          <w:lang w:val="en-US"/>
        </w:rPr>
        <w:t>₂</w:t>
      </w:r>
      <w:r w:rsidRPr="00790675">
        <w:rPr>
          <w:lang w:val="en-US"/>
        </w:rPr>
        <w:t>eq by 2050, while the more ambitious NDC 3.0 pathway reduces emissions further to approximately 2.98 MtCO</w:t>
      </w:r>
      <w:r w:rsidRPr="00790675">
        <w:rPr>
          <w:rFonts w:ascii="Cambria Math" w:hAnsi="Cambria Math" w:cs="Cambria Math"/>
          <w:lang w:val="en-US"/>
        </w:rPr>
        <w:t>₂</w:t>
      </w:r>
      <w:r w:rsidRPr="00790675">
        <w:rPr>
          <w:lang w:val="en-US"/>
        </w:rPr>
        <w:t xml:space="preserve">eq, around 75% below the Reference scenario. Importantly, these reductions are achieved without constraining mobility demand or economic growth. Instead, they result from a combination of more efficient vehicles, lower-carbon energy sources, and transport system designs that reduce dependence on inefficient and congested road transport. </w:t>
      </w:r>
      <w:r w:rsidR="0081402A">
        <w:rPr>
          <w:lang w:val="en-US"/>
        </w:rPr>
        <w:t>In fact</w:t>
      </w:r>
      <w:r w:rsidR="002A76BF">
        <w:rPr>
          <w:lang w:val="en-US"/>
        </w:rPr>
        <w:t>,</w:t>
      </w:r>
      <w:r w:rsidR="0081402A">
        <w:rPr>
          <w:lang w:val="en-US"/>
        </w:rPr>
        <w:t xml:space="preserve"> total mobility increases slightly in the NDC scenarios </w:t>
      </w:r>
      <w:r w:rsidR="00521DD4">
        <w:rPr>
          <w:lang w:val="en-US"/>
        </w:rPr>
        <w:t xml:space="preserve">as a result of improved transportation </w:t>
      </w:r>
      <w:r w:rsidR="00DD1D62">
        <w:rPr>
          <w:lang w:val="en-US"/>
        </w:rPr>
        <w:t>opportunities</w:t>
      </w:r>
      <w:r w:rsidR="00521DD4">
        <w:rPr>
          <w:lang w:val="en-US"/>
        </w:rPr>
        <w:t xml:space="preserve"> such as metro systems and non-motorized transport </w:t>
      </w:r>
      <w:r w:rsidR="00990447">
        <w:rPr>
          <w:lang w:val="en-US"/>
        </w:rPr>
        <w:t xml:space="preserve">infrastructure. </w:t>
      </w:r>
    </w:p>
    <w:p w14:paraId="72352076" w14:textId="77777777" w:rsidR="00ED02C9" w:rsidRDefault="00ED02C9" w:rsidP="002A4CF6">
      <w:pPr>
        <w:jc w:val="both"/>
        <w:rPr>
          <w:lang w:val="en-US"/>
        </w:rPr>
      </w:pPr>
    </w:p>
    <w:p w14:paraId="6D3BE70E" w14:textId="2960307A" w:rsidR="00F12191" w:rsidRDefault="00F75EAF" w:rsidP="00A420BF">
      <w:pPr>
        <w:ind w:hanging="993"/>
        <w:jc w:val="both"/>
      </w:pPr>
      <w:r>
        <w:rPr>
          <w:lang w:val="en-US"/>
        </w:rPr>
        <w:tab/>
      </w:r>
      <w:r w:rsidR="002A4CF6" w:rsidRPr="00790675">
        <w:rPr>
          <w:lang w:val="en-US"/>
        </w:rPr>
        <w:t xml:space="preserve">The economic implications of the transition are also </w:t>
      </w:r>
      <w:r w:rsidRPr="00790675">
        <w:rPr>
          <w:lang w:val="en-US"/>
        </w:rPr>
        <w:t>favorable</w:t>
      </w:r>
      <w:r w:rsidR="002A4CF6" w:rsidRPr="00790675">
        <w:rPr>
          <w:lang w:val="en-US"/>
        </w:rPr>
        <w:t xml:space="preserve">. Although the mitigation pathways require substantial upfront investment in rail infrastructure, public transport systems, electric vehicles, charging infrastructure, and urban transport improvements, these investments are increasingly offset over time by lower fuel expenditures, improved transport efficiency, and reduced external damages. Total transport system costs fall below the Reference trajectory by 2035 under both NDC pathways and remain lower throughout the remainder of the modelling period. At the same time, avoided external costs associated with congestion, accidents, and local pollution generate additional societal benefits estimated at roughly $9 billion annually by 2050 compared to the Reference scenario. </w:t>
      </w:r>
    </w:p>
    <w:p w14:paraId="241C7EB1" w14:textId="485FD71A" w:rsidR="00ED02C9" w:rsidRPr="009744A0" w:rsidRDefault="00ED02C9" w:rsidP="00A420BF">
      <w:pPr>
        <w:ind w:hanging="993"/>
        <w:jc w:val="both"/>
        <w:rPr>
          <w:i/>
          <w:iCs/>
          <w:sz w:val="18"/>
          <w:szCs w:val="18"/>
          <w:lang w:val="en-US"/>
        </w:rPr>
      </w:pPr>
    </w:p>
    <w:p w14:paraId="3CD32B53" w14:textId="23DF5355" w:rsidR="002A4CF6" w:rsidRPr="00790675" w:rsidRDefault="002A4CF6" w:rsidP="002A4CF6">
      <w:pPr>
        <w:jc w:val="both"/>
        <w:rPr>
          <w:lang w:val="en-US"/>
        </w:rPr>
      </w:pPr>
      <w:r w:rsidRPr="00790675">
        <w:rPr>
          <w:lang w:val="en-US"/>
        </w:rPr>
        <w:t>The transport transition should therefore be understood not primarily as a climate mitigation strategy, but as a broader economic development and urban efficiency strategy with major climate co-benefits. Measures that reduce inefficient road transport dependence particularly investments in public transport, rail systems, and non-</w:t>
      </w:r>
      <w:r w:rsidR="106933FD" w:rsidRPr="1012D31F">
        <w:rPr>
          <w:lang w:val="en-US"/>
        </w:rPr>
        <w:t>motorized</w:t>
      </w:r>
      <w:r w:rsidRPr="00790675">
        <w:rPr>
          <w:lang w:val="en-US"/>
        </w:rPr>
        <w:t xml:space="preserve"> mobility simultaneously improve economic productivity, public health, urban </w:t>
      </w:r>
      <w:r w:rsidR="57A26BD2" w:rsidRPr="187F5F0C">
        <w:rPr>
          <w:lang w:val="en-US"/>
        </w:rPr>
        <w:t>livability</w:t>
      </w:r>
      <w:r w:rsidRPr="00790675">
        <w:rPr>
          <w:lang w:val="en-US"/>
        </w:rPr>
        <w:t>, energy security, and emissions outcomes.</w:t>
      </w:r>
    </w:p>
    <w:p w14:paraId="0E59D43A" w14:textId="35586F67" w:rsidR="4B1F419D" w:rsidRDefault="4B1F419D" w:rsidP="4B1F419D">
      <w:pPr>
        <w:jc w:val="both"/>
        <w:rPr>
          <w:lang w:val="en-US"/>
        </w:rPr>
      </w:pPr>
    </w:p>
    <w:p w14:paraId="24603B7D" w14:textId="227B7806" w:rsidR="4401ED9C" w:rsidRDefault="4401ED9C" w:rsidP="1B550B54">
      <w:pPr>
        <w:pStyle w:val="Heading3"/>
        <w:rPr>
          <w:b/>
          <w:bCs/>
          <w:color w:val="auto"/>
        </w:rPr>
      </w:pPr>
      <w:bookmarkStart w:id="136" w:name="_Toc229401355"/>
      <w:r w:rsidRPr="1B550B54">
        <w:rPr>
          <w:b/>
          <w:bCs/>
          <w:color w:val="auto"/>
        </w:rPr>
        <w:t>4.1.5 SISEPUEDE Results</w:t>
      </w:r>
      <w:bookmarkEnd w:id="136"/>
      <w:r w:rsidRPr="1B550B54">
        <w:rPr>
          <w:b/>
          <w:bCs/>
          <w:color w:val="auto"/>
        </w:rPr>
        <w:t xml:space="preserve"> </w:t>
      </w:r>
    </w:p>
    <w:p w14:paraId="475AE509" w14:textId="06CAE45F" w:rsidR="575651EA" w:rsidRDefault="575651EA" w:rsidP="62A1255E">
      <w:pPr>
        <w:pStyle w:val="Heading4"/>
        <w:rPr>
          <w:b/>
          <w:bCs/>
          <w:color w:val="auto"/>
        </w:rPr>
      </w:pPr>
      <w:r w:rsidRPr="62A1255E">
        <w:rPr>
          <w:b/>
          <w:bCs/>
          <w:color w:val="auto"/>
        </w:rPr>
        <w:t>4.1.</w:t>
      </w:r>
      <w:r w:rsidR="4401ED9C" w:rsidRPr="4B1F419D">
        <w:rPr>
          <w:b/>
          <w:bCs/>
          <w:color w:val="auto"/>
        </w:rPr>
        <w:t>5</w:t>
      </w:r>
      <w:r w:rsidRPr="62A1255E">
        <w:rPr>
          <w:b/>
          <w:bCs/>
          <w:color w:val="auto"/>
        </w:rPr>
        <w:t>.1 Energy Industries</w:t>
      </w:r>
    </w:p>
    <w:p w14:paraId="6DA1E356" w14:textId="0BC4F7FF" w:rsidR="4C0AE92A" w:rsidRDefault="4C0AE92A" w:rsidP="4C0AE92A">
      <w:pPr>
        <w:jc w:val="both"/>
        <w:rPr>
          <w:lang w:val="en-US"/>
        </w:rPr>
      </w:pPr>
    </w:p>
    <w:p w14:paraId="1AFFEE81" w14:textId="20551D39" w:rsidR="005A1C12" w:rsidRPr="005A1C12" w:rsidRDefault="5B99DAB5" w:rsidP="005A1C12">
      <w:pPr>
        <w:spacing w:after="160" w:line="276" w:lineRule="auto"/>
        <w:jc w:val="both"/>
        <w:rPr>
          <w:color w:val="000000" w:themeColor="text1"/>
          <w:lang w:val="en-US"/>
        </w:rPr>
      </w:pPr>
      <w:r w:rsidRPr="3D6FDC37">
        <w:rPr>
          <w:color w:val="000000" w:themeColor="text1"/>
          <w:lang w:val="en-US"/>
        </w:rPr>
        <w:t xml:space="preserve">Electricity production in Uganda has historically been provided through renewables, primarily driven by hydropower, which has comprised over 95% of production in recent years. However, the rapid expansion in grid-based electricity access and economic and population growth expected in Vision 2040 will necessitate significant transformation of Uganda’s power generation systems. </w:t>
      </w:r>
    </w:p>
    <w:p w14:paraId="0B5912B4" w14:textId="6A5020AA" w:rsidR="22B02E4B" w:rsidRDefault="22B02E4B" w:rsidP="3D6FDC37">
      <w:pPr>
        <w:spacing w:after="160" w:line="276" w:lineRule="auto"/>
        <w:jc w:val="both"/>
      </w:pPr>
      <w:r>
        <w:t>The drivers of electricity sector outcomes under SISEPUEDE</w:t>
      </w:r>
      <w:r w:rsidRPr="00FC7A2C">
        <w:t xml:space="preserve"> (</w:t>
      </w:r>
      <w:r w:rsidR="00FC7A2C" w:rsidRPr="00FC7A2C">
        <w:fldChar w:fldCharType="begin"/>
      </w:r>
      <w:r w:rsidR="00FC7A2C" w:rsidRPr="00FC7A2C">
        <w:instrText xml:space="preserve"> REF _Ref229387029 \h  \* MERGEFORMAT </w:instrText>
      </w:r>
      <w:r w:rsidR="00FC7A2C" w:rsidRPr="00FC7A2C">
        <w:fldChar w:fldCharType="separate"/>
      </w:r>
      <w:r w:rsidR="00FC7A2C" w:rsidRPr="00FC7A2C">
        <w:t xml:space="preserve">Figure </w:t>
      </w:r>
      <w:r w:rsidR="00FC7A2C" w:rsidRPr="00FC7A2C">
        <w:rPr>
          <w:noProof/>
        </w:rPr>
        <w:t>19</w:t>
      </w:r>
      <w:r w:rsidR="00FC7A2C" w:rsidRPr="00FC7A2C">
        <w:fldChar w:fldCharType="end"/>
      </w:r>
      <w:r w:rsidRPr="00FC7A2C">
        <w:t xml:space="preserve">) </w:t>
      </w:r>
      <w:r>
        <w:t>reflect the combined effect of demand-side assumptions and the mitigating actions applied to each pathway. Under the Reference pathway, the rapid expansion of total generation is driven by the underlying socioeconomic trajectory aligned with Vision 2040, including a baseline transition from traditional biomass toward modern fuels in buildings, growth in vehicle stock and freight activity in transport, and expanded industrial output. Without additional efficiency or electrification measures beyond those already implicit in the baseline, total generation rises to approximately 865 PJ by 2050. The NDC 2.0 measures applied to end-use sectors, including the 75% improvement in lighting efficiency, residential cooling efficiency improvements, accelerated clean cooking transitions, and the 10% reduction in industrial energy use by 2025, moderate this demand expansion. The cumulative effect of these measures reduces total generation requirements to approximately 740 PJ by 2050, even as electrification displaces a larger share of biomass and petroleum use in end-use sectors. Under NDC 3.0, the further tightening of efficiency targets, including the long-term 60% improvement in electricity end-use efficiency by 2070 and the deeper electrification of cooking and transport, reduces total generation requirements further to approximately 578 PJ by 2050.</w:t>
      </w:r>
    </w:p>
    <w:p w14:paraId="2F06AE0A" w14:textId="7FB5E7FE" w:rsidR="3D6FDC37" w:rsidRPr="00FC7A2C" w:rsidRDefault="22B02E4B" w:rsidP="00FC7A2C">
      <w:pPr>
        <w:spacing w:after="160" w:line="276" w:lineRule="auto"/>
        <w:jc w:val="both"/>
        <w:rPr>
          <w:color w:val="000000" w:themeColor="text1"/>
          <w:lang w:val="en-US"/>
        </w:rPr>
      </w:pPr>
      <w:r>
        <w:t xml:space="preserve">On the supply side, the composition of generation is shaped by the mitigating actions specified in Section 4.1.3. Under the Reference pathway, the generation mix evolves in line with the 2040 capacity shares specified in the LCGTP, with gas progressively integrated into the system to complement hydropower, nuclear, and solar. The NDC 2.0 measures introduce additional low-carbon generation sources through investment in landfill gas and geothermal capacity, modestly altering the composition of the mix without fundamentally displacing gas. Under NDC 3.0, the binding capacity targets for solar, wind, geothermal, and hydropower progressively reshape the supply mix, with the share of gas declining as the cumulative effect of the targets materializes after 2040. </w:t>
      </w:r>
      <w:r w:rsidRPr="3D6FDC37">
        <w:rPr>
          <w:color w:val="000000" w:themeColor="text1"/>
          <w:lang w:val="en-US"/>
        </w:rPr>
        <w:t>The generation mix and production targets in SISEPUEDE have been aligned with 2040 generation targets produced in the 2023 Least Cost Generation Transmission Plan (LCGTP), with hydropower (25.9%), nuclear (41.0%), solar (10.9%), geothermal (9%), and gas (9%) making up the primary sources of generation by 2040.</w:t>
      </w:r>
    </w:p>
    <w:p w14:paraId="13B213E1" w14:textId="058C25B5" w:rsidR="3D6FDC37" w:rsidRPr="00FC7A2C" w:rsidRDefault="5B99DAB5" w:rsidP="00FC7A2C">
      <w:pPr>
        <w:spacing w:after="160" w:line="276" w:lineRule="auto"/>
        <w:jc w:val="both"/>
        <w:rPr>
          <w:color w:val="000000" w:themeColor="text1"/>
          <w:sz w:val="18"/>
          <w:szCs w:val="18"/>
          <w:lang w:val="en-US"/>
        </w:rPr>
      </w:pPr>
      <w:bookmarkStart w:id="137" w:name="_Toc229342656"/>
      <w:bookmarkStart w:id="138" w:name="_Toc229386403"/>
      <w:bookmarkStart w:id="139" w:name="_Ref229387029"/>
      <w:bookmarkStart w:id="140" w:name="_Toc229388988"/>
      <w:bookmarkStart w:id="141" w:name="_Toc229401409"/>
      <w:r>
        <w:rPr>
          <w:noProof/>
        </w:rPr>
        <w:drawing>
          <wp:inline distT="0" distB="0" distL="0" distR="0" wp14:anchorId="719CA249" wp14:editId="21CD0638">
            <wp:extent cx="5815710" cy="3044549"/>
            <wp:effectExtent l="19050" t="19050" r="13970" b="22860"/>
            <wp:docPr id="178094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7229" name="Picture 1780947229"/>
                    <pic:cNvPicPr/>
                  </pic:nvPicPr>
                  <pic:blipFill>
                    <a:blip r:embed="rId26">
                      <a:extLst>
                        <a:ext uri="{28A0092B-C50C-407E-A947-70E740481C1C}">
                          <a14:useLocalDpi xmlns:a14="http://schemas.microsoft.com/office/drawing/2010/main"/>
                        </a:ext>
                      </a:extLst>
                    </a:blip>
                    <a:stretch>
                      <a:fillRect/>
                    </a:stretch>
                  </pic:blipFill>
                  <pic:spPr>
                    <a:xfrm>
                      <a:off x="0" y="0"/>
                      <a:ext cx="5815710" cy="3044549"/>
                    </a:xfrm>
                    <a:prstGeom prst="rect">
                      <a:avLst/>
                    </a:prstGeom>
                    <a:ln>
                      <a:solidFill>
                        <a:schemeClr val="tx1"/>
                      </a:solidFill>
                    </a:ln>
                  </pic:spPr>
                </pic:pic>
              </a:graphicData>
            </a:graphic>
          </wp:inline>
        </w:drawing>
      </w:r>
      <w:r w:rsidR="4C660961" w:rsidRPr="001F1E4A">
        <w:rPr>
          <w:b/>
          <w:i/>
          <w:sz w:val="18"/>
          <w:szCs w:val="18"/>
        </w:rPr>
        <w:t xml:space="preserve">Figure </w:t>
      </w:r>
      <w:r w:rsidRPr="001F1E4A">
        <w:rPr>
          <w:b/>
          <w:i/>
          <w:sz w:val="18"/>
          <w:szCs w:val="18"/>
        </w:rPr>
        <w:fldChar w:fldCharType="begin"/>
      </w:r>
      <w:r w:rsidRPr="001F1E4A">
        <w:rPr>
          <w:b/>
          <w:i/>
          <w:sz w:val="18"/>
          <w:szCs w:val="18"/>
        </w:rPr>
        <w:instrText xml:space="preserve"> SEQ Figure \* ARABIC </w:instrText>
      </w:r>
      <w:r w:rsidRPr="001F1E4A">
        <w:rPr>
          <w:b/>
          <w:i/>
          <w:sz w:val="18"/>
          <w:szCs w:val="18"/>
        </w:rPr>
        <w:fldChar w:fldCharType="separate"/>
      </w:r>
      <w:r w:rsidR="00AE4FCF" w:rsidRPr="001F1E4A">
        <w:rPr>
          <w:b/>
          <w:i/>
          <w:sz w:val="18"/>
          <w:szCs w:val="18"/>
        </w:rPr>
        <w:t>19</w:t>
      </w:r>
      <w:r w:rsidRPr="001F1E4A">
        <w:rPr>
          <w:b/>
          <w:i/>
          <w:sz w:val="18"/>
          <w:szCs w:val="18"/>
        </w:rPr>
        <w:fldChar w:fldCharType="end"/>
      </w:r>
      <w:r w:rsidR="4C660961" w:rsidRPr="001F1E4A">
        <w:rPr>
          <w:b/>
          <w:i/>
          <w:sz w:val="18"/>
          <w:szCs w:val="18"/>
        </w:rPr>
        <w:t>.</w:t>
      </w:r>
      <w:r w:rsidR="4C660961" w:rsidRPr="001F1E4A">
        <w:rPr>
          <w:i/>
          <w:sz w:val="18"/>
          <w:szCs w:val="18"/>
        </w:rPr>
        <w:t xml:space="preserve"> </w:t>
      </w:r>
      <w:r w:rsidR="4C660961" w:rsidRPr="001F1E4A">
        <w:rPr>
          <w:i/>
          <w:color w:val="000000" w:themeColor="text1"/>
          <w:sz w:val="18"/>
          <w:szCs w:val="18"/>
          <w:lang w:val="en-US"/>
        </w:rPr>
        <w:t>Electricity production under BAU (left), NDC 2.0 (center), and NDC 3.0 (right) in electricity and heat generation (PJ).</w:t>
      </w:r>
      <w:bookmarkEnd w:id="137"/>
      <w:bookmarkEnd w:id="138"/>
      <w:bookmarkEnd w:id="139"/>
      <w:bookmarkEnd w:id="140"/>
      <w:bookmarkEnd w:id="141"/>
    </w:p>
    <w:p w14:paraId="48EAE452" w14:textId="271AE0ED" w:rsidR="4C0AE92A" w:rsidRDefault="580E0360" w:rsidP="4C0AE92A">
      <w:pPr>
        <w:jc w:val="both"/>
        <w:rPr>
          <w:lang w:val="en-US"/>
        </w:rPr>
      </w:pPr>
      <w:r w:rsidRPr="3D6FDC37">
        <w:rPr>
          <w:lang w:val="en-US"/>
        </w:rPr>
        <w:t xml:space="preserve">The emissions </w:t>
      </w:r>
      <w:r w:rsidRPr="00F74405">
        <w:rPr>
          <w:lang w:val="en-US"/>
        </w:rPr>
        <w:t>trajectories</w:t>
      </w:r>
      <w:r w:rsidR="54BE8851" w:rsidRPr="00F74405">
        <w:rPr>
          <w:lang w:val="en-US"/>
        </w:rPr>
        <w:t xml:space="preserve"> (</w:t>
      </w:r>
      <w:r w:rsidR="00FC7A2C" w:rsidRPr="00F74405">
        <w:rPr>
          <w:lang w:val="en-US"/>
        </w:rPr>
        <w:fldChar w:fldCharType="begin"/>
      </w:r>
      <w:r w:rsidR="00FC7A2C" w:rsidRPr="00F74405">
        <w:rPr>
          <w:lang w:val="en-US"/>
        </w:rPr>
        <w:instrText xml:space="preserve"> REF _Ref229387094 \h </w:instrText>
      </w:r>
      <w:r w:rsidR="0023626D" w:rsidRPr="00F74405">
        <w:rPr>
          <w:lang w:val="en-US"/>
        </w:rPr>
        <w:instrText xml:space="preserve"> \* MERGEFORMAT </w:instrText>
      </w:r>
      <w:r w:rsidR="00FC7A2C" w:rsidRPr="00F74405">
        <w:rPr>
          <w:lang w:val="en-US"/>
        </w:rPr>
      </w:r>
      <w:r w:rsidR="00FC7A2C" w:rsidRPr="00F74405">
        <w:rPr>
          <w:lang w:val="en-US"/>
        </w:rPr>
        <w:fldChar w:fldCharType="separate"/>
      </w:r>
      <w:r w:rsidR="00FC7A2C" w:rsidRPr="00F74405">
        <w:t xml:space="preserve">Figure </w:t>
      </w:r>
      <w:r w:rsidR="00FC7A2C" w:rsidRPr="00F74405">
        <w:rPr>
          <w:noProof/>
        </w:rPr>
        <w:t>20</w:t>
      </w:r>
      <w:r w:rsidR="00FC7A2C" w:rsidRPr="00F74405">
        <w:rPr>
          <w:lang w:val="en-US"/>
        </w:rPr>
        <w:fldChar w:fldCharType="end"/>
      </w:r>
      <w:r w:rsidR="54BE8851" w:rsidRPr="00F74405">
        <w:rPr>
          <w:lang w:val="en-US"/>
        </w:rPr>
        <w:t>)</w:t>
      </w:r>
      <w:r w:rsidR="54BE8851" w:rsidRPr="0023626D">
        <w:rPr>
          <w:lang w:val="en-US"/>
        </w:rPr>
        <w:t xml:space="preserve"> </w:t>
      </w:r>
      <w:r w:rsidRPr="3D6FDC37">
        <w:rPr>
          <w:lang w:val="en-US"/>
        </w:rPr>
        <w:t>reflect the interaction of these demand- and supply-side dynamics. Under the Reference pathway, emissions remain negligible through the late 2020s, when the generation mix is still dominated by hydropower, and rise progressively from the early 2030s onward as gas capacity expands to meet growing demand. The acceleration around 2040 coincides with the full integration of gas into the system. Under NDC 2.0, lower aggregate demand combined with the introduction of geothermal and landfill gas substantially reduces emissions relative to the Reference, although the underlying role of gas in the supply mix limits the depth of these reductions. Under NDC 3.0, emissions follow a trajectory broadly similar to NDC 2.0 through the early 2040s, when both pathways are shaped primarily by the same baseline expansion of low-carbon capacity and the moderating effect of end-use efficiency on demand. The divergence emerges in the second half of the 2040s, when the binding renewable and low-carbon capacity targets progressively displace gas from the supply mix. Emissions peak in the mid-2040s before declining through the end of the modeling horizon.</w:t>
      </w:r>
    </w:p>
    <w:p w14:paraId="535B4542" w14:textId="77777777" w:rsidR="0023626D" w:rsidRDefault="0023626D" w:rsidP="4C0AE92A">
      <w:pPr>
        <w:jc w:val="both"/>
        <w:rPr>
          <w:lang w:val="en-US"/>
        </w:rPr>
      </w:pPr>
    </w:p>
    <w:p w14:paraId="6F09648B" w14:textId="0695A2D2" w:rsidR="5BD8B72A" w:rsidRDefault="1FA8CFB3" w:rsidP="00FC7A2C">
      <w:pPr>
        <w:keepNext/>
        <w:spacing w:after="160" w:line="276" w:lineRule="auto"/>
        <w:jc w:val="both"/>
      </w:pPr>
      <w:bookmarkStart w:id="142" w:name="_Ref229387094"/>
      <w:bookmarkStart w:id="143" w:name="_Toc229388989"/>
      <w:bookmarkStart w:id="144" w:name="_Toc229401410"/>
      <w:r>
        <w:rPr>
          <w:noProof/>
        </w:rPr>
        <w:drawing>
          <wp:inline distT="0" distB="0" distL="0" distR="0" wp14:anchorId="6C1F5B24" wp14:editId="66CB218F">
            <wp:extent cx="5724525" cy="2543175"/>
            <wp:effectExtent l="19050" t="19050" r="28575" b="28575"/>
            <wp:docPr id="81644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4376" name="Picture 81644376"/>
                    <pic:cNvPicPr/>
                  </pic:nvPicPr>
                  <pic:blipFill>
                    <a:blip r:embed="rId27">
                      <a:extLst>
                        <a:ext uri="{28A0092B-C50C-407E-A947-70E740481C1C}">
                          <a14:useLocalDpi xmlns:a14="http://schemas.microsoft.com/office/drawing/2010/main"/>
                        </a:ext>
                      </a:extLst>
                    </a:blip>
                    <a:stretch>
                      <a:fillRect/>
                    </a:stretch>
                  </pic:blipFill>
                  <pic:spPr>
                    <a:xfrm>
                      <a:off x="0" y="0"/>
                      <a:ext cx="5724525" cy="2543175"/>
                    </a:xfrm>
                    <a:prstGeom prst="rect">
                      <a:avLst/>
                    </a:prstGeom>
                    <a:ln>
                      <a:solidFill>
                        <a:schemeClr val="tx1"/>
                      </a:solidFill>
                    </a:ln>
                  </pic:spPr>
                </pic:pic>
              </a:graphicData>
            </a:graphic>
          </wp:inline>
        </w:drawing>
      </w:r>
      <w:r w:rsidR="00FC7A2C" w:rsidRPr="00FC7A2C">
        <w:rPr>
          <w:b/>
          <w:i/>
          <w:sz w:val="18"/>
          <w:szCs w:val="18"/>
        </w:rPr>
        <w:t xml:space="preserve">Figure </w:t>
      </w:r>
      <w:r w:rsidR="00FC7A2C" w:rsidRPr="00FC7A2C">
        <w:rPr>
          <w:b/>
          <w:bCs/>
          <w:i/>
          <w:iCs/>
          <w:sz w:val="18"/>
          <w:szCs w:val="18"/>
        </w:rPr>
        <w:fldChar w:fldCharType="begin"/>
      </w:r>
      <w:r w:rsidR="00FC7A2C" w:rsidRPr="00FC7A2C">
        <w:rPr>
          <w:b/>
          <w:bCs/>
          <w:i/>
          <w:iCs/>
          <w:sz w:val="18"/>
          <w:szCs w:val="18"/>
        </w:rPr>
        <w:instrText xml:space="preserve"> SEQ Figure \* ARABIC </w:instrText>
      </w:r>
      <w:r w:rsidR="00FC7A2C" w:rsidRPr="00FC7A2C">
        <w:rPr>
          <w:b/>
          <w:bCs/>
          <w:i/>
          <w:iCs/>
          <w:sz w:val="18"/>
          <w:szCs w:val="18"/>
        </w:rPr>
        <w:fldChar w:fldCharType="separate"/>
      </w:r>
      <w:r w:rsidR="00AE4FCF">
        <w:rPr>
          <w:b/>
          <w:bCs/>
          <w:i/>
          <w:iCs/>
          <w:noProof/>
          <w:sz w:val="18"/>
          <w:szCs w:val="18"/>
        </w:rPr>
        <w:t>20</w:t>
      </w:r>
      <w:r w:rsidR="00FC7A2C" w:rsidRPr="00FC7A2C">
        <w:rPr>
          <w:b/>
          <w:bCs/>
          <w:i/>
          <w:iCs/>
          <w:sz w:val="18"/>
          <w:szCs w:val="18"/>
        </w:rPr>
        <w:fldChar w:fldCharType="end"/>
      </w:r>
      <w:r w:rsidR="00FC7A2C" w:rsidRPr="00FC7A2C">
        <w:rPr>
          <w:b/>
          <w:bCs/>
          <w:i/>
          <w:iCs/>
          <w:sz w:val="18"/>
          <w:szCs w:val="18"/>
        </w:rPr>
        <w:t>.</w:t>
      </w:r>
      <w:r w:rsidR="00FC7A2C" w:rsidRPr="00FC7A2C">
        <w:rPr>
          <w:i/>
          <w:sz w:val="18"/>
          <w:szCs w:val="18"/>
        </w:rPr>
        <w:t xml:space="preserve"> Emissions for BAU (gray), NDC 2.0 (yellow), and NDC 3.0 (green) in electricity and heat generation.</w:t>
      </w:r>
      <w:bookmarkEnd w:id="142"/>
      <w:bookmarkEnd w:id="143"/>
      <w:bookmarkEnd w:id="144"/>
    </w:p>
    <w:p w14:paraId="0D2A7497" w14:textId="36A71382" w:rsidR="25FAC297" w:rsidRDefault="25FAC297" w:rsidP="3D6FDC37">
      <w:pPr>
        <w:pStyle w:val="Heading4"/>
        <w:rPr>
          <w:b/>
          <w:bCs/>
          <w:color w:val="auto"/>
        </w:rPr>
      </w:pPr>
      <w:r w:rsidRPr="3D6FDC37">
        <w:rPr>
          <w:b/>
          <w:bCs/>
          <w:color w:val="auto"/>
        </w:rPr>
        <w:t>4.1.5.2 Commercial and Residential</w:t>
      </w:r>
    </w:p>
    <w:p w14:paraId="5AA8963F" w14:textId="3270AC79" w:rsidR="3D6FDC37" w:rsidRDefault="3D6FDC37" w:rsidP="3D6FDC37"/>
    <w:p w14:paraId="6502AC39" w14:textId="3FC94CE4" w:rsidR="3D6FDC37" w:rsidRDefault="3A67E29E" w:rsidP="0023626D">
      <w:pPr>
        <w:jc w:val="both"/>
      </w:pPr>
      <w:r>
        <w:t xml:space="preserve">The drivers of energy demand in the commercial and residential subsectors reflect the combined effect of underlying socioeconomic growth and the mitigating actions applied to each pathway. Under the Reference pathway, the baseline transition from traditional biomass and charcoal toward modern fuels, aligned with Vision 2040 and the LCGTP, is already incorporated through gradual fuel switching and expanded electricity access in households and businesses. Even without additional mitigation measures, biomass and charcoal consumption declines progressively, with electricity surpassing biomass as the largest single source of final energy in 2040, when total electricity consumption reaches 285.4 PJ and biomass consumption falls to 283.0 PJ. Total energy demand continues to grow, however, reaching approximately 820 PJ by 2050 as population growth, rising incomes, and expanded commercial activity drive aggregate demand higher despite the underlying fuel transition </w:t>
      </w:r>
      <w:r w:rsidR="0023626D" w:rsidRPr="0023626D">
        <w:t>(</w:t>
      </w:r>
      <w:r w:rsidR="0023626D">
        <w:fldChar w:fldCharType="begin"/>
      </w:r>
      <w:r w:rsidR="0023626D" w:rsidRPr="0023626D">
        <w:instrText xml:space="preserve"> REF _Ref229387202 \h  \* MERGEFORMAT </w:instrText>
      </w:r>
      <w:r w:rsidR="0023626D">
        <w:fldChar w:fldCharType="separate"/>
      </w:r>
      <w:r w:rsidR="0023626D" w:rsidRPr="0023626D">
        <w:t xml:space="preserve">Figure </w:t>
      </w:r>
      <w:r w:rsidR="0023626D" w:rsidRPr="0023626D">
        <w:rPr>
          <w:noProof/>
        </w:rPr>
        <w:t>21</w:t>
      </w:r>
      <w:r w:rsidR="0023626D" w:rsidRPr="0023626D">
        <w:t>)</w:t>
      </w:r>
      <w:r w:rsidR="0023626D" w:rsidRPr="0023626D">
        <w:rPr>
          <w:i/>
          <w:iCs/>
          <w:sz w:val="18"/>
          <w:szCs w:val="18"/>
        </w:rPr>
        <w:t xml:space="preserve"> </w:t>
      </w:r>
      <w:r w:rsidR="0023626D">
        <w:fldChar w:fldCharType="end"/>
      </w:r>
      <w:r w:rsidR="00F74405">
        <w:t>.</w:t>
      </w:r>
    </w:p>
    <w:p w14:paraId="6A9D230B" w14:textId="2287148F" w:rsidR="3D6FDC37" w:rsidRPr="0023626D" w:rsidRDefault="6EB2A19B" w:rsidP="0023626D">
      <w:pPr>
        <w:keepNext/>
        <w:spacing w:after="160" w:line="276" w:lineRule="auto"/>
        <w:jc w:val="both"/>
      </w:pPr>
      <w:bookmarkStart w:id="145" w:name="_Ref229387202"/>
      <w:bookmarkStart w:id="146" w:name="_Toc229388990"/>
      <w:bookmarkStart w:id="147" w:name="_Toc229401411"/>
      <w:r>
        <w:rPr>
          <w:noProof/>
        </w:rPr>
        <w:drawing>
          <wp:inline distT="0" distB="0" distL="0" distR="0" wp14:anchorId="2CDF9A50" wp14:editId="7EA1CCFC">
            <wp:extent cx="5724525" cy="2724150"/>
            <wp:effectExtent l="19050" t="19050" r="28575" b="19050"/>
            <wp:docPr id="1682834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4961" name="Picture 1682834961"/>
                    <pic:cNvPicPr/>
                  </pic:nvPicPr>
                  <pic:blipFill>
                    <a:blip r:embed="rId28">
                      <a:extLst>
                        <a:ext uri="{28A0092B-C50C-407E-A947-70E740481C1C}">
                          <a14:useLocalDpi xmlns:a14="http://schemas.microsoft.com/office/drawing/2010/main"/>
                        </a:ext>
                      </a:extLst>
                    </a:blip>
                    <a:stretch>
                      <a:fillRect/>
                    </a:stretch>
                  </pic:blipFill>
                  <pic:spPr>
                    <a:xfrm>
                      <a:off x="0" y="0"/>
                      <a:ext cx="5724525" cy="2724150"/>
                    </a:xfrm>
                    <a:prstGeom prst="rect">
                      <a:avLst/>
                    </a:prstGeom>
                    <a:ln>
                      <a:solidFill>
                        <a:schemeClr val="tx1"/>
                      </a:solidFill>
                    </a:ln>
                  </pic:spPr>
                </pic:pic>
              </a:graphicData>
            </a:graphic>
          </wp:inline>
        </w:drawing>
      </w:r>
      <w:r w:rsidR="0023626D" w:rsidRPr="0023626D">
        <w:rPr>
          <w:b/>
          <w:i/>
          <w:sz w:val="18"/>
          <w:szCs w:val="18"/>
        </w:rPr>
        <w:t xml:space="preserve">Figure </w:t>
      </w:r>
      <w:r w:rsidR="0023626D" w:rsidRPr="0023626D">
        <w:rPr>
          <w:b/>
          <w:bCs/>
          <w:i/>
          <w:iCs/>
          <w:sz w:val="18"/>
          <w:szCs w:val="18"/>
        </w:rPr>
        <w:fldChar w:fldCharType="begin"/>
      </w:r>
      <w:r w:rsidR="0023626D" w:rsidRPr="0023626D">
        <w:rPr>
          <w:b/>
          <w:bCs/>
          <w:i/>
          <w:iCs/>
          <w:sz w:val="18"/>
          <w:szCs w:val="18"/>
        </w:rPr>
        <w:instrText xml:space="preserve"> SEQ Figure \* ARABIC </w:instrText>
      </w:r>
      <w:r w:rsidR="0023626D" w:rsidRPr="0023626D">
        <w:rPr>
          <w:b/>
          <w:bCs/>
          <w:i/>
          <w:iCs/>
          <w:sz w:val="18"/>
          <w:szCs w:val="18"/>
        </w:rPr>
        <w:fldChar w:fldCharType="separate"/>
      </w:r>
      <w:r w:rsidR="00AE4FCF">
        <w:rPr>
          <w:b/>
          <w:bCs/>
          <w:i/>
          <w:iCs/>
          <w:noProof/>
          <w:sz w:val="18"/>
          <w:szCs w:val="18"/>
        </w:rPr>
        <w:t>21</w:t>
      </w:r>
      <w:r w:rsidR="0023626D" w:rsidRPr="0023626D">
        <w:rPr>
          <w:b/>
          <w:bCs/>
          <w:i/>
          <w:iCs/>
          <w:sz w:val="18"/>
          <w:szCs w:val="18"/>
        </w:rPr>
        <w:fldChar w:fldCharType="end"/>
      </w:r>
      <w:r w:rsidR="0023626D" w:rsidRPr="0023626D">
        <w:rPr>
          <w:b/>
          <w:bCs/>
          <w:i/>
          <w:iCs/>
          <w:sz w:val="18"/>
          <w:szCs w:val="18"/>
        </w:rPr>
        <w:t>.</w:t>
      </w:r>
      <w:r w:rsidR="0023626D" w:rsidRPr="0023626D">
        <w:rPr>
          <w:i/>
          <w:sz w:val="18"/>
          <w:szCs w:val="18"/>
        </w:rPr>
        <w:t xml:space="preserve"> Total energy demands in commercial and residential subsectors in the Reference (left), NDC 2.0 (center), and NDC 3.0 (right) pathways (PJ)</w:t>
      </w:r>
      <w:bookmarkEnd w:id="145"/>
      <w:bookmarkEnd w:id="146"/>
      <w:bookmarkEnd w:id="147"/>
    </w:p>
    <w:p w14:paraId="427CB03C" w14:textId="46DADD29" w:rsidR="1D0E8894" w:rsidRDefault="1D0E8894" w:rsidP="3D6FDC37">
      <w:pPr>
        <w:spacing w:after="160" w:line="276" w:lineRule="auto"/>
        <w:jc w:val="both"/>
        <w:rPr>
          <w:color w:val="000000" w:themeColor="text1"/>
          <w:lang w:val="en-US"/>
        </w:rPr>
      </w:pPr>
      <w:r w:rsidRPr="3D6FDC37">
        <w:rPr>
          <w:color w:val="000000" w:themeColor="text1"/>
          <w:lang w:val="en-US"/>
        </w:rPr>
        <w:t>The NDC 2.0 measures accelerate this transition and reduce overall demand through a combination of end-use efficiency improvements and faster fuel switching. The 75% improvement in lighting efficiency, enhanced residential cooling efficiency, the residential clean cooking target of 50% electric cooking penetration by 2025, the commercial cooking transition toward improved stoves, LPG, and electric cooking, the improved biomass cookstoves measure, and the deployment of advanced charcoal production kilns reduce per-unit energy demand indicators, measured on a household basis in the residential sector and relative to GDP in the commercial and municipal sectors, more rapidly than the underlying socioeconomic drivers expand them. The result is the characteristic saddle-shaped trajectory visible in the demand profile between 2030 and 2045, with total demand declining through the late 2030s before resuming a more moderate upward trend as electrification of cooking displaces the remaining biomass and LPG use. Under this pathway, electricity becomes the dominant final energy source by 2039, one year earlier than in the Reference. The NDC 3.0 measures extend these effects through sustained long-term investments and policy measures focused on electrification, alongside improvements in appliance, lighting, and broader electrical system efficiencies through 2050 and 2070, including the 60% improvement in overall electricity end-use efficiency by 2070. These measures further suppress aggregate demand and accelerate the displacement of biomass and LPG-based cooking technologies with electric cooking systems, with electricity becoming dominant by 2038 and total demand stabilizing at approximately 405 PJ by 2050</w:t>
      </w:r>
      <w:r w:rsidR="4554F2D4" w:rsidRPr="3D6FDC37">
        <w:rPr>
          <w:color w:val="000000" w:themeColor="text1"/>
          <w:lang w:val="en-US"/>
        </w:rPr>
        <w:t>. In the Reference pathway, biomass remains the largest single source of energy until 2040, when total electricity consumption reaches 285.4 PJ, surpassing biomass consumption at 283.0 PJ</w:t>
      </w:r>
      <w:r w:rsidR="000B2193">
        <w:rPr>
          <w:color w:val="000000" w:themeColor="text1"/>
          <w:lang w:val="en-US"/>
        </w:rPr>
        <w:t xml:space="preserve"> </w:t>
      </w:r>
      <w:r w:rsidRPr="3D6FDC37">
        <w:rPr>
          <w:color w:val="000000" w:themeColor="text1"/>
          <w:lang w:val="en-US"/>
        </w:rPr>
        <w:t>(</w:t>
      </w:r>
      <w:r w:rsidR="000B2193" w:rsidRPr="000B2193">
        <w:rPr>
          <w:color w:val="000000" w:themeColor="text1"/>
          <w:lang w:val="en-US"/>
        </w:rPr>
        <w:fldChar w:fldCharType="begin"/>
      </w:r>
      <w:r w:rsidR="000B2193" w:rsidRPr="000B2193">
        <w:rPr>
          <w:color w:val="000000" w:themeColor="text1"/>
          <w:lang w:val="en-US"/>
        </w:rPr>
        <w:instrText xml:space="preserve"> REF _Ref229387285 \h  \* MERGEFORMAT </w:instrText>
      </w:r>
      <w:r w:rsidR="000B2193" w:rsidRPr="000B2193">
        <w:rPr>
          <w:color w:val="000000" w:themeColor="text1"/>
          <w:lang w:val="en-US"/>
        </w:rPr>
      </w:r>
      <w:r w:rsidR="000B2193" w:rsidRPr="000B2193">
        <w:rPr>
          <w:color w:val="000000" w:themeColor="text1"/>
          <w:lang w:val="en-US"/>
        </w:rPr>
        <w:fldChar w:fldCharType="separate"/>
      </w:r>
      <w:r w:rsidR="000B2193" w:rsidRPr="000B2193">
        <w:t xml:space="preserve">Figure </w:t>
      </w:r>
      <w:r w:rsidR="000B2193" w:rsidRPr="000B2193">
        <w:rPr>
          <w:noProof/>
        </w:rPr>
        <w:t>22</w:t>
      </w:r>
      <w:r w:rsidR="000B2193" w:rsidRPr="000B2193">
        <w:rPr>
          <w:color w:val="000000" w:themeColor="text1"/>
          <w:lang w:val="en-US"/>
        </w:rPr>
        <w:fldChar w:fldCharType="end"/>
      </w:r>
      <w:r w:rsidRPr="000B2193">
        <w:rPr>
          <w:color w:val="000000" w:themeColor="text1"/>
          <w:lang w:val="en-US"/>
        </w:rPr>
        <w:t>).</w:t>
      </w:r>
    </w:p>
    <w:p w14:paraId="0A0364D9" w14:textId="1B80946C" w:rsidR="3D6FDC37" w:rsidRDefault="3D6FDC37" w:rsidP="3D6FDC37">
      <w:pPr>
        <w:spacing w:after="160" w:line="276" w:lineRule="auto"/>
        <w:jc w:val="both"/>
        <w:rPr>
          <w:color w:val="000000" w:themeColor="text1"/>
          <w:lang w:val="en-US"/>
        </w:rPr>
      </w:pPr>
    </w:p>
    <w:p w14:paraId="7B76B7EA" w14:textId="77777777" w:rsidR="000B2193" w:rsidRDefault="0E04CEA5" w:rsidP="000B2193">
      <w:pPr>
        <w:keepNext/>
        <w:spacing w:line="276" w:lineRule="auto"/>
        <w:jc w:val="both"/>
      </w:pPr>
      <w:r>
        <w:rPr>
          <w:noProof/>
        </w:rPr>
        <w:drawing>
          <wp:inline distT="0" distB="0" distL="0" distR="0" wp14:anchorId="1F14F412" wp14:editId="2749E82C">
            <wp:extent cx="5724525" cy="3476625"/>
            <wp:effectExtent l="19050" t="19050" r="28575" b="28575"/>
            <wp:docPr id="1921010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10122" name="Picture 1921010122"/>
                    <pic:cNvPicPr/>
                  </pic:nvPicPr>
                  <pic:blipFill>
                    <a:blip r:embed="rId29">
                      <a:extLst>
                        <a:ext uri="{28A0092B-C50C-407E-A947-70E740481C1C}">
                          <a14:useLocalDpi xmlns:a14="http://schemas.microsoft.com/office/drawing/2010/main"/>
                        </a:ext>
                      </a:extLst>
                    </a:blip>
                    <a:stretch>
                      <a:fillRect/>
                    </a:stretch>
                  </pic:blipFill>
                  <pic:spPr>
                    <a:xfrm>
                      <a:off x="0" y="0"/>
                      <a:ext cx="5724525" cy="3476625"/>
                    </a:xfrm>
                    <a:prstGeom prst="rect">
                      <a:avLst/>
                    </a:prstGeom>
                    <a:ln>
                      <a:solidFill>
                        <a:schemeClr val="tx1"/>
                      </a:solidFill>
                    </a:ln>
                  </pic:spPr>
                </pic:pic>
              </a:graphicData>
            </a:graphic>
          </wp:inline>
        </w:drawing>
      </w:r>
    </w:p>
    <w:p w14:paraId="67EA67B6" w14:textId="794656EA" w:rsidR="3E7F0E5A" w:rsidRDefault="000B2193" w:rsidP="000B2193">
      <w:pPr>
        <w:pStyle w:val="Caption"/>
        <w:spacing w:after="0"/>
        <w:jc w:val="both"/>
        <w:rPr>
          <w:color w:val="auto"/>
        </w:rPr>
      </w:pPr>
      <w:bookmarkStart w:id="148" w:name="_Ref229387285"/>
      <w:bookmarkStart w:id="149" w:name="_Toc229388991"/>
      <w:bookmarkStart w:id="150" w:name="_Toc229401412"/>
      <w:r w:rsidRPr="000B2193">
        <w:rPr>
          <w:b/>
          <w:color w:val="auto"/>
        </w:rPr>
        <w:t xml:space="preserve">Figure </w:t>
      </w:r>
      <w:r w:rsidRPr="000B2193">
        <w:rPr>
          <w:b/>
          <w:bCs/>
          <w:color w:val="auto"/>
        </w:rPr>
        <w:fldChar w:fldCharType="begin"/>
      </w:r>
      <w:r w:rsidRPr="000B2193">
        <w:rPr>
          <w:b/>
          <w:bCs/>
          <w:color w:val="auto"/>
        </w:rPr>
        <w:instrText xml:space="preserve"> SEQ Figure \* ARABIC </w:instrText>
      </w:r>
      <w:r w:rsidRPr="000B2193">
        <w:rPr>
          <w:b/>
          <w:bCs/>
          <w:color w:val="auto"/>
        </w:rPr>
        <w:fldChar w:fldCharType="separate"/>
      </w:r>
      <w:r w:rsidR="00AE4FCF">
        <w:rPr>
          <w:b/>
          <w:bCs/>
          <w:noProof/>
          <w:color w:val="auto"/>
        </w:rPr>
        <w:t>22</w:t>
      </w:r>
      <w:r w:rsidRPr="000B2193">
        <w:rPr>
          <w:b/>
          <w:bCs/>
          <w:color w:val="auto"/>
        </w:rPr>
        <w:fldChar w:fldCharType="end"/>
      </w:r>
      <w:r w:rsidRPr="000B2193">
        <w:rPr>
          <w:b/>
          <w:bCs/>
          <w:color w:val="auto"/>
        </w:rPr>
        <w:t>.</w:t>
      </w:r>
      <w:r w:rsidRPr="000B2193">
        <w:rPr>
          <w:color w:val="auto"/>
        </w:rPr>
        <w:t xml:space="preserve"> Total fuel consumption in demands in commercial and residential subsectors in in the Reference (left), NDC 2.0 (center), and NDC 3.0 (right) pathways (PJ)</w:t>
      </w:r>
      <w:bookmarkEnd w:id="148"/>
      <w:bookmarkEnd w:id="149"/>
      <w:bookmarkEnd w:id="150"/>
    </w:p>
    <w:p w14:paraId="1B6C4B50" w14:textId="77777777" w:rsidR="000B2193" w:rsidRPr="000B2193" w:rsidRDefault="000B2193" w:rsidP="000B2193">
      <w:pPr>
        <w:rPr>
          <w:lang w:val="en-US"/>
        </w:rPr>
      </w:pPr>
    </w:p>
    <w:p w14:paraId="623DDD4E" w14:textId="30B574CA" w:rsidR="3E7F0E5A" w:rsidRDefault="42E28DFE" w:rsidP="3D6FDC37">
      <w:pPr>
        <w:spacing w:after="160" w:line="276" w:lineRule="auto"/>
        <w:jc w:val="both"/>
        <w:rPr>
          <w:color w:val="000000" w:themeColor="text1"/>
          <w:lang w:val="en-US"/>
        </w:rPr>
      </w:pPr>
      <w:r w:rsidRPr="3D6FDC37">
        <w:rPr>
          <w:lang w:val="en-US"/>
        </w:rPr>
        <w:t>The emissions trajectories reflect the interaction between these demand- and fuel-mix dynamics, with one important accounting distinction (</w:t>
      </w:r>
      <w:r w:rsidR="000B2193">
        <w:rPr>
          <w:lang w:val="en-US"/>
        </w:rPr>
        <w:fldChar w:fldCharType="begin"/>
      </w:r>
      <w:r w:rsidR="000B2193">
        <w:rPr>
          <w:lang w:val="en-US"/>
        </w:rPr>
        <w:instrText xml:space="preserve"> REF _Ref229387336 \h </w:instrText>
      </w:r>
      <w:r w:rsidR="000B2193">
        <w:rPr>
          <w:lang w:val="en-US"/>
        </w:rPr>
      </w:r>
      <w:r w:rsidR="000B2193">
        <w:rPr>
          <w:lang w:val="en-US"/>
        </w:rPr>
        <w:fldChar w:fldCharType="separate"/>
      </w:r>
      <w:r w:rsidR="000B2193">
        <w:t xml:space="preserve">Figure </w:t>
      </w:r>
      <w:r w:rsidR="000B2193">
        <w:rPr>
          <w:noProof/>
        </w:rPr>
        <w:t>23</w:t>
      </w:r>
      <w:r w:rsidR="000B2193">
        <w:rPr>
          <w:lang w:val="en-US"/>
        </w:rPr>
        <w:fldChar w:fldCharType="end"/>
      </w:r>
      <w:r w:rsidRPr="3D6FDC37">
        <w:rPr>
          <w:lang w:val="en-US"/>
        </w:rPr>
        <w:t>). Direct emissions from the commercial and residential subsectors in SISEPUEDE are driven primarily by kerosene and LPG combustion, while emissions associated with biomass fuelwood consumption are accounted for under the AFOLU sector through the Forest Land (i.e. Removals category). Although biomass continues to be used in the Reference pathway, generating approximately 56.9 MtCO₂eq in 2035 and 12.5 MtCO₂eq in 2050 within the AFOLU accounting framework these emissions are addressed within the forestry and land-use analysis rather than the buildings sector. Direct emissions under the Reference pathway remain at historical levels through the late 2020s and decline progressively thereafter as kerosene is largely phased out and biomass is displaced by electricity, reaching 4.4 MtCO₂eq in 2035 and 0.98 MtCO₂eq by 2050. Under NDC 2.0, the faster transition to electric cooking and the broader efficiency package accelerate this decline, with emissions falling to 2.9 MtCO₂eq in 2035 and 0.52 MtCO₂eq by 2050. Under NDC 3.0, the deeper electrification of cooking displaces both biomass and LPG more rapidly, reducing emissions to 2.4 MtCO₂eq in 2035 and 0.11 MtCO₂eq by 2050. The differences between the NDC pathways and the Reference emerge most clearly between 2030 and 2040, when the faster fuel switching under the mitigation pathways drives the steeper declines visible in the trajectory, before all three pathways converge toward low residual emissions as the transition away from kerosene and LPG approaches completion.</w:t>
      </w:r>
    </w:p>
    <w:p w14:paraId="7844DDC8" w14:textId="77777777" w:rsidR="000B2193" w:rsidRDefault="443B9E1E" w:rsidP="000B2193">
      <w:pPr>
        <w:keepNext/>
        <w:spacing w:line="276" w:lineRule="auto"/>
        <w:jc w:val="both"/>
      </w:pPr>
      <w:r>
        <w:rPr>
          <w:noProof/>
        </w:rPr>
        <w:drawing>
          <wp:inline distT="0" distB="0" distL="0" distR="0" wp14:anchorId="6FE7EAD6" wp14:editId="03024A21">
            <wp:extent cx="5724525" cy="2038350"/>
            <wp:effectExtent l="19050" t="19050" r="28575" b="19050"/>
            <wp:docPr id="1779239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39641" name="Picture 1779239641"/>
                    <pic:cNvPicPr/>
                  </pic:nvPicPr>
                  <pic:blipFill>
                    <a:blip r:embed="rId30">
                      <a:extLst>
                        <a:ext uri="{28A0092B-C50C-407E-A947-70E740481C1C}">
                          <a14:useLocalDpi xmlns:a14="http://schemas.microsoft.com/office/drawing/2010/main"/>
                        </a:ext>
                      </a:extLst>
                    </a:blip>
                    <a:stretch>
                      <a:fillRect/>
                    </a:stretch>
                  </pic:blipFill>
                  <pic:spPr>
                    <a:xfrm>
                      <a:off x="0" y="0"/>
                      <a:ext cx="5724525" cy="2038350"/>
                    </a:xfrm>
                    <a:prstGeom prst="rect">
                      <a:avLst/>
                    </a:prstGeom>
                    <a:ln>
                      <a:solidFill>
                        <a:schemeClr val="tx1"/>
                      </a:solidFill>
                    </a:ln>
                  </pic:spPr>
                </pic:pic>
              </a:graphicData>
            </a:graphic>
          </wp:inline>
        </w:drawing>
      </w:r>
    </w:p>
    <w:p w14:paraId="4B362699" w14:textId="0F4098C7" w:rsidR="3E7F0E5A" w:rsidRDefault="000B2193" w:rsidP="000B2193">
      <w:pPr>
        <w:pStyle w:val="Caption"/>
        <w:spacing w:after="0"/>
        <w:jc w:val="both"/>
        <w:rPr>
          <w:color w:val="auto"/>
        </w:rPr>
      </w:pPr>
      <w:bookmarkStart w:id="151" w:name="_Ref229387336"/>
      <w:bookmarkStart w:id="152" w:name="_Toc229388992"/>
      <w:bookmarkStart w:id="153" w:name="_Toc229401413"/>
      <w:r w:rsidRPr="000B2193">
        <w:rPr>
          <w:b/>
          <w:color w:val="auto"/>
        </w:rPr>
        <w:t xml:space="preserve">Figure </w:t>
      </w:r>
      <w:r w:rsidRPr="000B2193">
        <w:rPr>
          <w:b/>
          <w:bCs/>
          <w:color w:val="auto"/>
        </w:rPr>
        <w:fldChar w:fldCharType="begin"/>
      </w:r>
      <w:r w:rsidRPr="000B2193">
        <w:rPr>
          <w:b/>
          <w:bCs/>
          <w:color w:val="auto"/>
        </w:rPr>
        <w:instrText xml:space="preserve"> SEQ Figure \* ARABIC </w:instrText>
      </w:r>
      <w:r w:rsidRPr="000B2193">
        <w:rPr>
          <w:b/>
          <w:bCs/>
          <w:color w:val="auto"/>
        </w:rPr>
        <w:fldChar w:fldCharType="separate"/>
      </w:r>
      <w:r w:rsidR="00AE4FCF">
        <w:rPr>
          <w:b/>
          <w:bCs/>
          <w:noProof/>
          <w:color w:val="auto"/>
        </w:rPr>
        <w:t>23</w:t>
      </w:r>
      <w:r w:rsidRPr="000B2193">
        <w:rPr>
          <w:b/>
          <w:bCs/>
          <w:color w:val="auto"/>
        </w:rPr>
        <w:fldChar w:fldCharType="end"/>
      </w:r>
      <w:r w:rsidRPr="000B2193">
        <w:rPr>
          <w:b/>
          <w:bCs/>
          <w:color w:val="auto"/>
        </w:rPr>
        <w:t>.</w:t>
      </w:r>
      <w:r w:rsidRPr="000B2193">
        <w:rPr>
          <w:color w:val="auto"/>
        </w:rPr>
        <w:t xml:space="preserve"> Emissions for Reference (gray), NDC 2.0 (yellow), and NDC 3.0 (green) in commercial and residential buildings (MtCO2e).</w:t>
      </w:r>
      <w:bookmarkEnd w:id="151"/>
      <w:bookmarkEnd w:id="152"/>
      <w:bookmarkEnd w:id="153"/>
    </w:p>
    <w:p w14:paraId="29655AC5" w14:textId="77777777" w:rsidR="000B2193" w:rsidRPr="000B2193" w:rsidRDefault="000B2193" w:rsidP="000B2193">
      <w:pPr>
        <w:rPr>
          <w:lang w:val="en-US"/>
        </w:rPr>
      </w:pPr>
    </w:p>
    <w:p w14:paraId="2C7AD456" w14:textId="25B0893A" w:rsidR="25FAC297" w:rsidRDefault="25FAC297" w:rsidP="3D6FDC37">
      <w:pPr>
        <w:pStyle w:val="Heading4"/>
        <w:spacing w:after="160" w:line="276" w:lineRule="auto"/>
        <w:jc w:val="both"/>
        <w:rPr>
          <w:b/>
          <w:bCs/>
          <w:color w:val="auto"/>
        </w:rPr>
      </w:pPr>
      <w:r w:rsidRPr="3D6FDC37">
        <w:rPr>
          <w:b/>
          <w:bCs/>
          <w:color w:val="auto"/>
        </w:rPr>
        <w:t>4.1.5.3 Transport</w:t>
      </w:r>
    </w:p>
    <w:p w14:paraId="4C168E15" w14:textId="00154BE7" w:rsidR="5BD8B72A" w:rsidRDefault="63C26E21" w:rsidP="000B2193">
      <w:pPr>
        <w:spacing w:after="160" w:line="276" w:lineRule="auto"/>
        <w:jc w:val="both"/>
        <w:rPr>
          <w:color w:val="000000" w:themeColor="text1"/>
          <w:lang w:val="en-US"/>
        </w:rPr>
      </w:pPr>
      <w:r w:rsidRPr="3D6FDC37">
        <w:rPr>
          <w:color w:val="000000" w:themeColor="text1"/>
          <w:lang w:val="en-US"/>
        </w:rPr>
        <w:t>The drivers of transport activity reflect the combined effect of underlying socioeconomic growth and the mitigating actions applied to each pathway. Under the Reference pathway, passenger transport demand grows in line with population, income, and urbanization, increasing by approximately 482% from 115.7 billion passenger-kilometers (pkm) in 2023 to 673.3 billion pkm by 2050. This growth is accompanied by a substantial modal shift away from human-powered transport modes, such as walking and cycling, which accounted for roughly half of total passenger travel activity in 2023, toward light-duty road vehicles and public transit as incomes rise and motorization expands. The NDC 2.0 measures applied to passenger transport, including the deployment of at least 200 electric buses in the Greater Kampala Metropolitan Area by 2030, the development of 100 km of non-motorized transport corridors, the deployment of approximately 1,000 high-capacity buses with intelligent transport systems, transit-oriented development reducing motorized travel demand by approximately 5% by 2050, and the development of 61 km of passenger rail services in GKMA, encourage modal shifts toward buses and rail-based transport and reduce dependence on light-duty vehicles. The NDC 3.0 measures extend these interventions through long-term urban planning strategies centered on transit-oriented development and walkable cities, substantially reducing reliance on light-duty vehicles and lowering aggregate passenger demand. As a result, total passenger transport demand in 2050 under NDC 3.0 is projected to be approximately 29% lower than in the Reference pathway (</w:t>
      </w:r>
      <w:r w:rsidR="000B2193" w:rsidRPr="000B2193">
        <w:rPr>
          <w:color w:val="000000" w:themeColor="text1"/>
          <w:lang w:val="en-US"/>
        </w:rPr>
        <w:fldChar w:fldCharType="begin"/>
      </w:r>
      <w:r w:rsidR="000B2193" w:rsidRPr="000B2193">
        <w:rPr>
          <w:color w:val="000000" w:themeColor="text1"/>
          <w:lang w:val="en-US"/>
        </w:rPr>
        <w:instrText xml:space="preserve"> REF _Ref229387437 \h  \* MERGEFORMAT </w:instrText>
      </w:r>
      <w:r w:rsidR="000B2193" w:rsidRPr="000B2193">
        <w:rPr>
          <w:color w:val="000000" w:themeColor="text1"/>
          <w:lang w:val="en-US"/>
        </w:rPr>
      </w:r>
      <w:r w:rsidR="000B2193" w:rsidRPr="000B2193">
        <w:rPr>
          <w:color w:val="000000" w:themeColor="text1"/>
          <w:lang w:val="en-US"/>
        </w:rPr>
        <w:fldChar w:fldCharType="separate"/>
      </w:r>
      <w:r w:rsidR="000B2193" w:rsidRPr="000B2193">
        <w:t xml:space="preserve">Figure </w:t>
      </w:r>
      <w:r w:rsidR="000B2193" w:rsidRPr="000B2193">
        <w:rPr>
          <w:noProof/>
        </w:rPr>
        <w:t>24</w:t>
      </w:r>
      <w:r w:rsidR="000B2193" w:rsidRPr="000B2193">
        <w:rPr>
          <w:color w:val="000000" w:themeColor="text1"/>
          <w:lang w:val="en-US"/>
        </w:rPr>
        <w:fldChar w:fldCharType="end"/>
      </w:r>
      <w:r w:rsidRPr="000B2193">
        <w:rPr>
          <w:color w:val="000000" w:themeColor="text1"/>
          <w:lang w:val="en-US"/>
        </w:rPr>
        <w:t>).</w:t>
      </w:r>
    </w:p>
    <w:p w14:paraId="1B83FB25" w14:textId="77777777" w:rsidR="000B2193" w:rsidRDefault="4D7EF5B7" w:rsidP="000B2193">
      <w:pPr>
        <w:keepNext/>
        <w:spacing w:line="276" w:lineRule="auto"/>
        <w:jc w:val="both"/>
      </w:pPr>
      <w:r>
        <w:rPr>
          <w:noProof/>
        </w:rPr>
        <w:drawing>
          <wp:inline distT="0" distB="0" distL="0" distR="0" wp14:anchorId="3F96BC94" wp14:editId="31FDCF87">
            <wp:extent cx="5724525" cy="2152650"/>
            <wp:effectExtent l="19050" t="19050" r="28575" b="19050"/>
            <wp:docPr id="1189600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6968" name="Picture 2064696968"/>
                    <pic:cNvPicPr/>
                  </pic:nvPicPr>
                  <pic:blipFill>
                    <a:blip r:embed="rId31">
                      <a:extLst>
                        <a:ext uri="{28A0092B-C50C-407E-A947-70E740481C1C}">
                          <a14:useLocalDpi xmlns:a14="http://schemas.microsoft.com/office/drawing/2010/main"/>
                        </a:ext>
                      </a:extLst>
                    </a:blip>
                    <a:stretch>
                      <a:fillRect/>
                    </a:stretch>
                  </pic:blipFill>
                  <pic:spPr>
                    <a:xfrm>
                      <a:off x="0" y="0"/>
                      <a:ext cx="5724525" cy="2152650"/>
                    </a:xfrm>
                    <a:prstGeom prst="rect">
                      <a:avLst/>
                    </a:prstGeom>
                    <a:ln>
                      <a:solidFill>
                        <a:schemeClr val="tx1"/>
                      </a:solidFill>
                    </a:ln>
                  </pic:spPr>
                </pic:pic>
              </a:graphicData>
            </a:graphic>
          </wp:inline>
        </w:drawing>
      </w:r>
    </w:p>
    <w:p w14:paraId="1F9EAB00" w14:textId="50A20D1C" w:rsidR="4D7EF5B7" w:rsidRPr="000B2193" w:rsidRDefault="000B2193" w:rsidP="000B2193">
      <w:pPr>
        <w:pStyle w:val="Caption"/>
        <w:spacing w:after="0"/>
        <w:jc w:val="both"/>
        <w:rPr>
          <w:color w:val="auto"/>
          <w:lang w:val="en-US"/>
        </w:rPr>
      </w:pPr>
      <w:bookmarkStart w:id="154" w:name="_Ref229387437"/>
      <w:bookmarkStart w:id="155" w:name="_Toc229388993"/>
      <w:bookmarkStart w:id="156" w:name="_Toc229401414"/>
      <w:r w:rsidRPr="000B2193">
        <w:rPr>
          <w:b/>
          <w:color w:val="auto"/>
        </w:rPr>
        <w:t xml:space="preserve">Figure </w:t>
      </w:r>
      <w:r w:rsidRPr="000B2193">
        <w:rPr>
          <w:b/>
          <w:bCs/>
          <w:color w:val="auto"/>
        </w:rPr>
        <w:fldChar w:fldCharType="begin"/>
      </w:r>
      <w:r w:rsidRPr="000B2193">
        <w:rPr>
          <w:b/>
          <w:bCs/>
          <w:color w:val="auto"/>
        </w:rPr>
        <w:instrText xml:space="preserve"> SEQ Figure \* ARABIC </w:instrText>
      </w:r>
      <w:r w:rsidRPr="000B2193">
        <w:rPr>
          <w:b/>
          <w:bCs/>
          <w:color w:val="auto"/>
        </w:rPr>
        <w:fldChar w:fldCharType="separate"/>
      </w:r>
      <w:r w:rsidR="00AE4FCF">
        <w:rPr>
          <w:b/>
          <w:bCs/>
          <w:noProof/>
          <w:color w:val="auto"/>
        </w:rPr>
        <w:t>24</w:t>
      </w:r>
      <w:r w:rsidRPr="000B2193">
        <w:rPr>
          <w:b/>
          <w:bCs/>
          <w:color w:val="auto"/>
        </w:rPr>
        <w:fldChar w:fldCharType="end"/>
      </w:r>
      <w:r w:rsidRPr="000B2193">
        <w:rPr>
          <w:b/>
          <w:bCs/>
          <w:color w:val="auto"/>
        </w:rPr>
        <w:t>.</w:t>
      </w:r>
      <w:r w:rsidRPr="000B2193">
        <w:rPr>
          <w:color w:val="auto"/>
        </w:rPr>
        <w:t xml:space="preserve"> Passenger-kilometer demand (pkm) by transportation type for Reference (left), NDC 2.0 (center), and NDC 3.0 (right)</w:t>
      </w:r>
      <w:bookmarkEnd w:id="154"/>
      <w:bookmarkEnd w:id="155"/>
      <w:bookmarkEnd w:id="156"/>
    </w:p>
    <w:p w14:paraId="320C3DB9" w14:textId="5B6577D7" w:rsidR="5F94FC17" w:rsidRDefault="5F94FC17" w:rsidP="5F94FC17">
      <w:pPr>
        <w:jc w:val="both"/>
        <w:rPr>
          <w:lang w:val="en-US"/>
        </w:rPr>
      </w:pPr>
    </w:p>
    <w:p w14:paraId="42E799B6" w14:textId="54A50025" w:rsidR="09EB91EB" w:rsidRDefault="09EB91EB" w:rsidP="3D6FDC37">
      <w:pPr>
        <w:jc w:val="both"/>
        <w:rPr>
          <w:lang w:val="en-US"/>
        </w:rPr>
      </w:pPr>
      <w:r w:rsidRPr="3D6FDC37">
        <w:rPr>
          <w:lang w:val="en-US"/>
        </w:rPr>
        <w:t>Freight demand follows a parallel set of dynamics, shaped by GDP growth and the freight-specific mitigating actions specified in Section 4.1.3. Under the Reference pathway, freight demand increases in line with GDP growth, rising from 42.2 megatonne-kilometers (mt-km) in 2023 to 252.4 mt-km by 2050. The NDC 2.0 measures, including the rehabilitation of 634 km of metre-gauge railway by 2026 and freight efficiency improvements through better load factors, shift a portion of freight transport from road to rail while maintaining overall domestic freight demand. The NDC 3.0 measures aim to reduce total freight transport demand through denser urban development, thereby decreasing the distances goods must travel within cities and between distribution hubs (</w:t>
      </w:r>
      <w:r w:rsidR="000B2193" w:rsidRPr="000B2193">
        <w:rPr>
          <w:lang w:val="en-US"/>
        </w:rPr>
        <w:fldChar w:fldCharType="begin"/>
      </w:r>
      <w:r w:rsidR="000B2193" w:rsidRPr="000B2193">
        <w:rPr>
          <w:lang w:val="en-US"/>
        </w:rPr>
        <w:instrText xml:space="preserve"> REF _Ref229387454 \h  \* MERGEFORMAT </w:instrText>
      </w:r>
      <w:r w:rsidR="000B2193" w:rsidRPr="000B2193">
        <w:rPr>
          <w:lang w:val="en-US"/>
        </w:rPr>
      </w:r>
      <w:r w:rsidR="000B2193" w:rsidRPr="000B2193">
        <w:rPr>
          <w:lang w:val="en-US"/>
        </w:rPr>
        <w:fldChar w:fldCharType="separate"/>
      </w:r>
      <w:r w:rsidR="000B2193" w:rsidRPr="000B2193">
        <w:t xml:space="preserve">Figure </w:t>
      </w:r>
      <w:r w:rsidR="000B2193" w:rsidRPr="000B2193">
        <w:rPr>
          <w:noProof/>
        </w:rPr>
        <w:t>25</w:t>
      </w:r>
      <w:r w:rsidR="000B2193" w:rsidRPr="000B2193">
        <w:rPr>
          <w:lang w:val="en-US"/>
        </w:rPr>
        <w:fldChar w:fldCharType="end"/>
      </w:r>
      <w:r w:rsidRPr="000B2193">
        <w:rPr>
          <w:lang w:val="en-US"/>
        </w:rPr>
        <w:t>).</w:t>
      </w:r>
    </w:p>
    <w:p w14:paraId="5E93F66F" w14:textId="77A6E162" w:rsidR="3D6FDC37" w:rsidRDefault="3D6FDC37" w:rsidP="3D6FDC37">
      <w:pPr>
        <w:jc w:val="both"/>
        <w:rPr>
          <w:lang w:val="en-US"/>
        </w:rPr>
      </w:pPr>
    </w:p>
    <w:p w14:paraId="15C648B1" w14:textId="1A4EB69B" w:rsidR="000B2193" w:rsidRDefault="4D7EF5B7" w:rsidP="000B2193">
      <w:pPr>
        <w:keepNext/>
        <w:jc w:val="both"/>
      </w:pPr>
      <w:r>
        <w:rPr>
          <w:noProof/>
        </w:rPr>
        <w:drawing>
          <wp:inline distT="0" distB="0" distL="0" distR="0" wp14:anchorId="7BDB603E" wp14:editId="44EBD785">
            <wp:extent cx="5724525" cy="2209800"/>
            <wp:effectExtent l="19050" t="19050" r="28575" b="19050"/>
            <wp:docPr id="418124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2546" name="Picture 1370392546"/>
                    <pic:cNvPicPr/>
                  </pic:nvPicPr>
                  <pic:blipFill>
                    <a:blip r:embed="rId32">
                      <a:extLst>
                        <a:ext uri="{28A0092B-C50C-407E-A947-70E740481C1C}">
                          <a14:useLocalDpi xmlns:a14="http://schemas.microsoft.com/office/drawing/2010/main"/>
                        </a:ext>
                      </a:extLst>
                    </a:blip>
                    <a:stretch>
                      <a:fillRect/>
                    </a:stretch>
                  </pic:blipFill>
                  <pic:spPr>
                    <a:xfrm>
                      <a:off x="0" y="0"/>
                      <a:ext cx="5724525" cy="2209800"/>
                    </a:xfrm>
                    <a:prstGeom prst="rect">
                      <a:avLst/>
                    </a:prstGeom>
                    <a:ln>
                      <a:solidFill>
                        <a:schemeClr val="tx1"/>
                      </a:solidFill>
                    </a:ln>
                  </pic:spPr>
                </pic:pic>
              </a:graphicData>
            </a:graphic>
          </wp:inline>
        </w:drawing>
      </w:r>
    </w:p>
    <w:p w14:paraId="0F8CF441" w14:textId="517FF2AB" w:rsidR="1BF2CEB4" w:rsidRPr="000B2193" w:rsidRDefault="000B2193" w:rsidP="000B2193">
      <w:pPr>
        <w:pStyle w:val="Caption"/>
        <w:jc w:val="both"/>
        <w:rPr>
          <w:color w:val="auto"/>
          <w:lang w:val="en-US"/>
        </w:rPr>
      </w:pPr>
      <w:bookmarkStart w:id="157" w:name="_Ref229387454"/>
      <w:bookmarkStart w:id="158" w:name="_Toc229388994"/>
      <w:bookmarkStart w:id="159" w:name="_Toc229401415"/>
      <w:r w:rsidRPr="000B2193">
        <w:rPr>
          <w:b/>
          <w:bCs/>
          <w:color w:val="auto"/>
        </w:rPr>
        <w:t xml:space="preserve">Figure </w:t>
      </w:r>
      <w:r w:rsidRPr="000B2193">
        <w:rPr>
          <w:b/>
          <w:bCs/>
          <w:color w:val="auto"/>
        </w:rPr>
        <w:fldChar w:fldCharType="begin"/>
      </w:r>
      <w:r w:rsidRPr="000B2193">
        <w:rPr>
          <w:b/>
          <w:bCs/>
          <w:color w:val="auto"/>
        </w:rPr>
        <w:instrText xml:space="preserve"> SEQ Figure \* ARABIC </w:instrText>
      </w:r>
      <w:r w:rsidRPr="000B2193">
        <w:rPr>
          <w:b/>
          <w:bCs/>
          <w:color w:val="auto"/>
        </w:rPr>
        <w:fldChar w:fldCharType="separate"/>
      </w:r>
      <w:r w:rsidR="00AE4FCF">
        <w:rPr>
          <w:b/>
          <w:bCs/>
          <w:noProof/>
          <w:color w:val="auto"/>
        </w:rPr>
        <w:t>25</w:t>
      </w:r>
      <w:r w:rsidRPr="000B2193">
        <w:rPr>
          <w:b/>
          <w:bCs/>
          <w:color w:val="auto"/>
        </w:rPr>
        <w:fldChar w:fldCharType="end"/>
      </w:r>
      <w:r w:rsidRPr="000B2193">
        <w:rPr>
          <w:b/>
          <w:bCs/>
          <w:color w:val="auto"/>
        </w:rPr>
        <w:t>.</w:t>
      </w:r>
      <w:r w:rsidRPr="000B2193">
        <w:rPr>
          <w:color w:val="auto"/>
        </w:rPr>
        <w:t xml:space="preserve"> Freight megatonne-kilometer (mt-km) demand by transportation type for Reference (left), NDC 2.0 (center), and NDC 3.0 (right).</w:t>
      </w:r>
      <w:bookmarkEnd w:id="157"/>
      <w:bookmarkEnd w:id="158"/>
      <w:bookmarkEnd w:id="159"/>
    </w:p>
    <w:p w14:paraId="718E30C8" w14:textId="25B3E28C" w:rsidR="3D74A6F7" w:rsidRDefault="3D74A6F7" w:rsidP="32F8CB90">
      <w:pPr>
        <w:spacing w:line="259" w:lineRule="auto"/>
        <w:jc w:val="both"/>
        <w:rPr>
          <w:color w:val="000000" w:themeColor="text1"/>
          <w:lang w:val="en-US"/>
        </w:rPr>
      </w:pPr>
      <w:r w:rsidRPr="32F8CB90">
        <w:rPr>
          <w:color w:val="000000" w:themeColor="text1"/>
          <w:lang w:val="en-US"/>
        </w:rPr>
        <w:t xml:space="preserve">The emissions trajectories reflect the interaction of these demand-side dynamics with the vehicle efficiency and fuel-switching measures applied across pathways. The extensive growth in transport activity associated with Vision 2040 is expected to increase emissions significantly relative to historical levels. Under the Reference pathway, emissions grow from 4.45 MtCO₂e in 2025 to 21.86 MtCO₂e by 2050, driven by (a) shifts into powered vehicles arising from income growth, (b) growth in population and economic activity, and (c) increases in per-person travel demands commensurate with socioeconomic growth. The actions included in NDC 2.0 and NDC 3.0 have a significant impact on emissions when compared to the Reference case. </w:t>
      </w:r>
    </w:p>
    <w:p w14:paraId="7203B051" w14:textId="77777777" w:rsidR="000B2193" w:rsidRDefault="000B2193" w:rsidP="32F8CB90">
      <w:pPr>
        <w:spacing w:line="259" w:lineRule="auto"/>
        <w:jc w:val="both"/>
        <w:rPr>
          <w:color w:val="000000" w:themeColor="text1"/>
          <w:lang w:val="en-US"/>
        </w:rPr>
      </w:pPr>
    </w:p>
    <w:p w14:paraId="7E123E32" w14:textId="5B285978" w:rsidR="3D74A6F7" w:rsidRDefault="3D74A6F7" w:rsidP="32F8CB90">
      <w:pPr>
        <w:spacing w:line="259" w:lineRule="auto"/>
        <w:jc w:val="both"/>
        <w:rPr>
          <w:color w:val="000000" w:themeColor="text1"/>
          <w:lang w:val="en-US"/>
        </w:rPr>
      </w:pPr>
      <w:r w:rsidRPr="32F8CB90">
        <w:rPr>
          <w:color w:val="000000" w:themeColor="text1"/>
          <w:lang w:val="en-US"/>
        </w:rPr>
        <w:t xml:space="preserve">The NDC 2.0 measures, </w:t>
      </w:r>
      <w:r w:rsidR="6F335A33" w:rsidRPr="32F8CB90">
        <w:rPr>
          <w:color w:val="000000" w:themeColor="text1"/>
          <w:lang w:val="en-US"/>
        </w:rPr>
        <w:t>i</w:t>
      </w:r>
      <w:r w:rsidRPr="32F8CB90">
        <w:rPr>
          <w:color w:val="000000" w:themeColor="text1"/>
          <w:lang w:val="en-US"/>
        </w:rPr>
        <w:t xml:space="preserve">ncluding the GFEI 50×50 vehicle fuel efficiency improvements, the deployment of alternative fuels such as LNG, ethanol, and biodiesel at approximately 1% annual growth, the modal shifts described above, and the rehabilitation and expansion of rail services, reduce emissions to 8.34 MtCO₂e by 2035 and 12.2 MtCO₂e by 2050, compared to 10.44 MtCO₂e and 21.86 MtCO₂e under the Reference at the same points. </w:t>
      </w:r>
    </w:p>
    <w:p w14:paraId="3BAA00AF" w14:textId="77777777" w:rsidR="000B2193" w:rsidRDefault="000B2193" w:rsidP="32F8CB90">
      <w:pPr>
        <w:spacing w:line="259" w:lineRule="auto"/>
        <w:jc w:val="both"/>
        <w:rPr>
          <w:color w:val="000000" w:themeColor="text1"/>
          <w:lang w:val="en-US"/>
        </w:rPr>
      </w:pPr>
    </w:p>
    <w:p w14:paraId="687F9820" w14:textId="0D8577CA" w:rsidR="3D74A6F7" w:rsidRDefault="3D74A6F7" w:rsidP="36F545F2">
      <w:pPr>
        <w:spacing w:line="259" w:lineRule="auto"/>
        <w:jc w:val="both"/>
        <w:rPr>
          <w:color w:val="000000" w:themeColor="text1"/>
          <w:lang w:val="en-US"/>
        </w:rPr>
      </w:pPr>
      <w:r w:rsidRPr="32F8CB90">
        <w:rPr>
          <w:color w:val="000000" w:themeColor="text1"/>
          <w:lang w:val="en-US"/>
        </w:rPr>
        <w:t>The NDC 3.0 measures further compound these reductions through the unconstrained electric vehicle adoption that removes upper-bound constraints on EV penetration, alongside the deeper modal shifts and demand reductions arising from transit-oriented development. Emissions decline to 6.7 MtCO₂e by 2035 and 6.08 MtCO₂e by 2050, approximately 72% below the Reference trajectory at mid-century. The NDC 3.0 trajectory also exhibits a distinct plateau-and-decline pattern, with emissions peaking in the mid-2040s before declining as the cumulative effect of vehicle electrification and demand-side measures progressively outweighs the residual growth in transport activity (</w:t>
      </w:r>
      <w:r w:rsidR="000B2193" w:rsidRPr="00C436C9">
        <w:rPr>
          <w:color w:val="000000" w:themeColor="text1"/>
          <w:lang w:val="en-US"/>
        </w:rPr>
        <w:fldChar w:fldCharType="begin"/>
      </w:r>
      <w:r w:rsidR="000B2193" w:rsidRPr="00C436C9">
        <w:rPr>
          <w:color w:val="000000" w:themeColor="text1"/>
          <w:lang w:val="en-US"/>
        </w:rPr>
        <w:instrText xml:space="preserve"> REF _Ref229387513 \h </w:instrText>
      </w:r>
      <w:r w:rsidR="00C436C9" w:rsidRPr="00C436C9">
        <w:rPr>
          <w:color w:val="000000" w:themeColor="text1"/>
          <w:lang w:val="en-US"/>
        </w:rPr>
        <w:instrText xml:space="preserve"> \* MERGEFORMAT </w:instrText>
      </w:r>
      <w:r w:rsidR="000B2193" w:rsidRPr="00C436C9">
        <w:rPr>
          <w:color w:val="000000" w:themeColor="text1"/>
          <w:lang w:val="en-US"/>
        </w:rPr>
      </w:r>
      <w:r w:rsidR="000B2193" w:rsidRPr="00C436C9">
        <w:rPr>
          <w:color w:val="000000" w:themeColor="text1"/>
          <w:lang w:val="en-US"/>
        </w:rPr>
        <w:fldChar w:fldCharType="separate"/>
      </w:r>
      <w:r w:rsidR="000B2193" w:rsidRPr="00C436C9">
        <w:t xml:space="preserve">Figure </w:t>
      </w:r>
      <w:r w:rsidR="000B2193" w:rsidRPr="00C436C9">
        <w:rPr>
          <w:noProof/>
        </w:rPr>
        <w:t>26</w:t>
      </w:r>
      <w:r w:rsidR="000B2193" w:rsidRPr="00C436C9">
        <w:rPr>
          <w:color w:val="000000" w:themeColor="text1"/>
          <w:lang w:val="en-US"/>
        </w:rPr>
        <w:fldChar w:fldCharType="end"/>
      </w:r>
      <w:r w:rsidRPr="00C436C9">
        <w:rPr>
          <w:color w:val="000000" w:themeColor="text1"/>
          <w:lang w:val="en-US"/>
        </w:rPr>
        <w:t>).</w:t>
      </w:r>
    </w:p>
    <w:p w14:paraId="4EE3F8F2" w14:textId="2045BC21" w:rsidR="159E2B45" w:rsidRDefault="159E2B45" w:rsidP="159E2B45">
      <w:pPr>
        <w:jc w:val="both"/>
        <w:rPr>
          <w:lang w:val="en-US"/>
        </w:rPr>
      </w:pPr>
    </w:p>
    <w:p w14:paraId="021E5B44" w14:textId="3B650E58" w:rsidR="000B2193" w:rsidRDefault="2D9F98E3" w:rsidP="000B2193">
      <w:pPr>
        <w:keepNext/>
        <w:jc w:val="both"/>
      </w:pPr>
      <w:r>
        <w:rPr>
          <w:noProof/>
        </w:rPr>
        <w:drawing>
          <wp:inline distT="0" distB="0" distL="0" distR="0" wp14:anchorId="10F9B5D2" wp14:editId="1C955DF9">
            <wp:extent cx="5724525" cy="2066925"/>
            <wp:effectExtent l="19050" t="19050" r="28575" b="28575"/>
            <wp:docPr id="1644671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1881" name="Picture 1644671881"/>
                    <pic:cNvPicPr/>
                  </pic:nvPicPr>
                  <pic:blipFill>
                    <a:blip r:embed="rId33">
                      <a:extLst>
                        <a:ext uri="{28A0092B-C50C-407E-A947-70E740481C1C}">
                          <a14:useLocalDpi xmlns:a14="http://schemas.microsoft.com/office/drawing/2010/main"/>
                        </a:ext>
                      </a:extLst>
                    </a:blip>
                    <a:stretch>
                      <a:fillRect/>
                    </a:stretch>
                  </pic:blipFill>
                  <pic:spPr>
                    <a:xfrm>
                      <a:off x="0" y="0"/>
                      <a:ext cx="5724525" cy="2066925"/>
                    </a:xfrm>
                    <a:prstGeom prst="rect">
                      <a:avLst/>
                    </a:prstGeom>
                    <a:ln>
                      <a:solidFill>
                        <a:schemeClr val="tx1"/>
                      </a:solidFill>
                    </a:ln>
                  </pic:spPr>
                </pic:pic>
              </a:graphicData>
            </a:graphic>
          </wp:inline>
        </w:drawing>
      </w:r>
    </w:p>
    <w:p w14:paraId="0D2E3D2E" w14:textId="1FA998FC" w:rsidR="4253A7C6" w:rsidRPr="00AE4FCF" w:rsidRDefault="6AB5188F" w:rsidP="00AE4FCF">
      <w:pPr>
        <w:pStyle w:val="Caption"/>
        <w:jc w:val="both"/>
        <w:rPr>
          <w:color w:val="auto"/>
        </w:rPr>
      </w:pPr>
      <w:bookmarkStart w:id="160" w:name="_Ref229387513"/>
      <w:bookmarkStart w:id="161" w:name="_Toc229388995"/>
      <w:bookmarkStart w:id="162" w:name="_Toc229401416"/>
      <w:r w:rsidRPr="6AB5188F">
        <w:rPr>
          <w:b/>
          <w:bCs/>
          <w:color w:val="auto"/>
        </w:rPr>
        <w:t xml:space="preserve">Figure </w:t>
      </w:r>
      <w:r w:rsidR="000B2193" w:rsidRPr="6AB5188F">
        <w:rPr>
          <w:b/>
          <w:bCs/>
          <w:color w:val="auto"/>
        </w:rPr>
        <w:fldChar w:fldCharType="begin"/>
      </w:r>
      <w:r w:rsidR="000B2193" w:rsidRPr="6AB5188F">
        <w:rPr>
          <w:b/>
          <w:bCs/>
          <w:color w:val="auto"/>
        </w:rPr>
        <w:instrText xml:space="preserve"> SEQ Figure \* ARABIC </w:instrText>
      </w:r>
      <w:r w:rsidR="000B2193" w:rsidRPr="6AB5188F">
        <w:rPr>
          <w:b/>
          <w:bCs/>
          <w:color w:val="auto"/>
        </w:rPr>
        <w:fldChar w:fldCharType="separate"/>
      </w:r>
      <w:r w:rsidRPr="6AB5188F">
        <w:rPr>
          <w:b/>
          <w:bCs/>
          <w:noProof/>
          <w:color w:val="auto"/>
        </w:rPr>
        <w:t>26</w:t>
      </w:r>
      <w:r w:rsidR="000B2193" w:rsidRPr="6AB5188F">
        <w:rPr>
          <w:b/>
          <w:bCs/>
          <w:color w:val="auto"/>
        </w:rPr>
        <w:fldChar w:fldCharType="end"/>
      </w:r>
      <w:r w:rsidRPr="6AB5188F">
        <w:rPr>
          <w:b/>
          <w:bCs/>
          <w:color w:val="auto"/>
        </w:rPr>
        <w:t>.</w:t>
      </w:r>
      <w:r w:rsidRPr="6AB5188F">
        <w:rPr>
          <w:color w:val="auto"/>
        </w:rPr>
        <w:t xml:space="preserve"> Emissions for Reference (gray), NDC 2.0 (yellow), and NDC 3.0 (green) in electricity and heat generation (MtCO2e).</w:t>
      </w:r>
      <w:bookmarkEnd w:id="160"/>
      <w:bookmarkEnd w:id="161"/>
      <w:bookmarkEnd w:id="162"/>
    </w:p>
    <w:p w14:paraId="0D86D680" w14:textId="62AB8ACC" w:rsidR="6AB5188F" w:rsidRDefault="6AB5188F" w:rsidP="6AB5188F">
      <w:pPr>
        <w:jc w:val="both"/>
      </w:pPr>
      <w:r w:rsidRPr="6AB5188F">
        <w:t>The cost-benefit profile of the energy transition is shaped by the interaction between the capital required to expand low-carbon electricity supply and end-use technologies, and the externalities avoided across transport, buildings, and fuel combustion. Under NDC 2.0, total capital expenditures in energy reach $1.27 billion in 2035 and peak at $3.25 billion in 2045, driven by the rapid expansion of electricity production infrastructure required to meet the demand growth associated with Vision 2040 and the LCGTP targets. Increases in operations and maintenance costs relative to the Reference add a further $1.5 billion by 2050. The associated benefits arise through three principal mechanisms: the displacement of solid biomass in households reduces indoor air pollution and the health damages it causes; the displacement of fossil fuels in transport, industry, and power production reduces outdoor air pollution; and the modal shift toward public and non-motorised transport reduces traffic congestion and road safety externalities. Indoor air pollution benefits peak at $149 million in 2032, with the magnitude constrained by the fact that the Reference pathway already incorporates a substantial shift away from biomass, leaving a smaller marginal benefit available to NDC 2.0. Outdoor air pollution benefits reach $677 million by 2050. Transport congestion benefits reach $104 million by 2035 and $556 million by 2050, while road safety benefits reach $122 million in 2035 and $742 million by 2050. The combination of these benefits is not sufficient to offset the capital expenditure profile, and net benefits under NDC 2.0 turn negative in the second half of the modelling horizon, reaching a low of approximately –$2.48 billion in 2048 (Figure 27).</w:t>
      </w:r>
    </w:p>
    <w:p w14:paraId="3B4B443B" w14:textId="49F632CB" w:rsidR="6AB5188F" w:rsidRDefault="6AB5188F" w:rsidP="6AB5188F">
      <w:pPr>
        <w:jc w:val="both"/>
      </w:pPr>
    </w:p>
    <w:p w14:paraId="2E06F9ED" w14:textId="4FC46DAE" w:rsidR="6AB5188F" w:rsidRDefault="6AB5188F" w:rsidP="6AB5188F">
      <w:pPr>
        <w:jc w:val="both"/>
      </w:pPr>
      <w:r w:rsidRPr="6AB5188F">
        <w:t>Under NDC 3.0, the cost-benefit balance is chnages due to lower capital intensity alongside higher benefits. Capital expenditures peak at $2.35 billion in 2034 before declining to $1.88 billion in 2035 and remaining below $2.14 billion thereafter. This reduction relative to NDC 2.0 is a consequence of the deeper end-use efficiency measures applied across sectors, which lower the grid demand against which generation capacity must be built. The effect is stronger in the buildings sector, where the combined effect of lighting and appliance efficiency improvements and building shell quality cuts commercial and residential electricity demand by approximately 40.8% in 2050, from 639.3 PJ under the Reference to 378.3 PJ under NDC 3.0. The additional electricity load from transportation electrification is partly absorbed by efficiency improvements for electric vehicles, further moderating the infrastructure investment required.</w:t>
      </w:r>
    </w:p>
    <w:p w14:paraId="14AA4B4B" w14:textId="0528BA7E" w:rsidR="6AB5188F" w:rsidRDefault="6AB5188F" w:rsidP="6AB5188F">
      <w:pPr>
        <w:jc w:val="both"/>
      </w:pPr>
    </w:p>
    <w:p w14:paraId="19BFEAAE" w14:textId="62DF806B" w:rsidR="6AB5188F" w:rsidRDefault="6AB5188F" w:rsidP="6AB5188F">
      <w:pPr>
        <w:jc w:val="both"/>
      </w:pPr>
      <w:r w:rsidRPr="6AB5188F">
        <w:t>Under NDC 3.0 benefits are  larger across all categories. Indoor air pollution benefits peak at $258 million in 2038, and outdoor air pollution benefits reach $887 million by 2050. The deeper modal shift away from light-duty private vehicles toward public transit, rail, and non-motorised transport reduces both the operating costs of the transport service system and the externalities generated by road traffic. System cost savings, which capture the avoided capital and operating costs of vehicle fleets associated with mode shifts, emerge as a distinguishing benefit category under NDC 3.0, reaching $772 million by 2035. Congestion benefits grow to $212 million by 2035 and $936 million by 2050, and road safety benefits rise from $301 million in 2035 to $1.35 billion in 2050. The combined effect is that NDC 3.0 yields positive net annual benefits throughout the modelling period, reaching $2.54 billion in 2040 and $5.14 billion by 2050. The contrast between the two pathways reflect a key mechanism: a more ambitious efficiency package lowers the infrastructure investment required to meet a given service demand, and the resulting capital savings combine with broader externality reductions to produce a more favourable cost-benefit balance under the higher-ambition scenario.</w:t>
      </w:r>
    </w:p>
    <w:p w14:paraId="2A3EE269" w14:textId="072AC1F8" w:rsidR="6AB5188F" w:rsidRDefault="6AB5188F" w:rsidP="6AB5188F"/>
    <w:p w14:paraId="223A3320" w14:textId="5DC31952" w:rsidR="00AE4FCF" w:rsidRDefault="2E2ABE75" w:rsidP="00AE4FCF">
      <w:pPr>
        <w:keepNext/>
      </w:pPr>
      <w:r>
        <w:rPr>
          <w:noProof/>
        </w:rPr>
        <w:drawing>
          <wp:inline distT="0" distB="0" distL="0" distR="0" wp14:anchorId="74250DF4" wp14:editId="0DB4667F">
            <wp:extent cx="5724525" cy="2486025"/>
            <wp:effectExtent l="19050" t="19050" r="28575" b="28575"/>
            <wp:docPr id="351280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80042" name="Picture 351280042"/>
                    <pic:cNvPicPr/>
                  </pic:nvPicPr>
                  <pic:blipFill>
                    <a:blip r:embed="rId34">
                      <a:extLst>
                        <a:ext uri="{28A0092B-C50C-407E-A947-70E740481C1C}">
                          <a14:useLocalDpi xmlns:a14="http://schemas.microsoft.com/office/drawing/2010/main"/>
                        </a:ext>
                      </a:extLst>
                    </a:blip>
                    <a:stretch>
                      <a:fillRect/>
                    </a:stretch>
                  </pic:blipFill>
                  <pic:spPr>
                    <a:xfrm>
                      <a:off x="0" y="0"/>
                      <a:ext cx="5724525" cy="2486025"/>
                    </a:xfrm>
                    <a:prstGeom prst="rect">
                      <a:avLst/>
                    </a:prstGeom>
                    <a:ln>
                      <a:solidFill>
                        <a:schemeClr val="tx1"/>
                      </a:solidFill>
                    </a:ln>
                  </pic:spPr>
                </pic:pic>
              </a:graphicData>
            </a:graphic>
          </wp:inline>
        </w:drawing>
      </w:r>
    </w:p>
    <w:p w14:paraId="5AB13047" w14:textId="6367612D" w:rsidR="00AE4FCF" w:rsidRPr="00AE4FCF" w:rsidRDefault="6AB5188F" w:rsidP="00AE4FCF">
      <w:pPr>
        <w:pStyle w:val="Caption"/>
        <w:rPr>
          <w:color w:val="000000" w:themeColor="text1"/>
        </w:rPr>
      </w:pPr>
      <w:r w:rsidRPr="6AB5188F">
        <w:rPr>
          <w:b/>
          <w:bCs/>
          <w:color w:val="000000" w:themeColor="text1"/>
        </w:rPr>
        <w:t xml:space="preserve">Figure </w:t>
      </w:r>
      <w:r w:rsidR="00AE4FCF" w:rsidRPr="6AB5188F">
        <w:rPr>
          <w:b/>
          <w:bCs/>
          <w:color w:val="000000" w:themeColor="text1"/>
        </w:rPr>
        <w:fldChar w:fldCharType="begin"/>
      </w:r>
      <w:r w:rsidR="00AE4FCF" w:rsidRPr="6AB5188F">
        <w:rPr>
          <w:b/>
          <w:bCs/>
          <w:color w:val="000000" w:themeColor="text1"/>
        </w:rPr>
        <w:instrText xml:space="preserve"> SEQ Figure \* ARABIC </w:instrText>
      </w:r>
      <w:r w:rsidR="00AE4FCF" w:rsidRPr="6AB5188F">
        <w:rPr>
          <w:b/>
          <w:bCs/>
          <w:color w:val="000000" w:themeColor="text1"/>
        </w:rPr>
        <w:fldChar w:fldCharType="separate"/>
      </w:r>
      <w:r w:rsidRPr="6AB5188F">
        <w:rPr>
          <w:b/>
          <w:bCs/>
          <w:noProof/>
          <w:color w:val="000000" w:themeColor="text1"/>
        </w:rPr>
        <w:t>27</w:t>
      </w:r>
      <w:r w:rsidR="00AE4FCF" w:rsidRPr="6AB5188F">
        <w:rPr>
          <w:b/>
          <w:bCs/>
          <w:color w:val="000000" w:themeColor="text1"/>
        </w:rPr>
        <w:fldChar w:fldCharType="end"/>
      </w:r>
      <w:r w:rsidRPr="6AB5188F">
        <w:rPr>
          <w:color w:val="000000" w:themeColor="text1"/>
        </w:rPr>
        <w:t>. Costs and Benefits in energy for NDC 2.0 (left), and NDC 3.0 (right) in energy, including buildings, transportation, electricity and fuel production, and industrial combustion.</w:t>
      </w:r>
    </w:p>
    <w:p w14:paraId="22BC6155" w14:textId="0DF61904" w:rsidR="2E2ABE75" w:rsidRDefault="2E2ABE75" w:rsidP="2E2ABE75"/>
    <w:p w14:paraId="308BCB8D" w14:textId="70DF32A8" w:rsidR="000F2EB1" w:rsidRPr="00A420BF" w:rsidRDefault="000F2EB1" w:rsidP="000F2EB1">
      <w:pPr>
        <w:pStyle w:val="Heading2"/>
        <w:spacing w:line="259" w:lineRule="auto"/>
        <w:rPr>
          <w:b/>
          <w:color w:val="auto"/>
        </w:rPr>
      </w:pPr>
      <w:bookmarkStart w:id="163" w:name="_Toc229401356"/>
      <w:r w:rsidRPr="416D38B1">
        <w:rPr>
          <w:b/>
          <w:bCs/>
          <w:color w:val="auto"/>
        </w:rPr>
        <w:t>4.</w:t>
      </w:r>
      <w:r w:rsidR="002C5755">
        <w:rPr>
          <w:b/>
          <w:bCs/>
          <w:color w:val="auto"/>
        </w:rPr>
        <w:t>2</w:t>
      </w:r>
      <w:r w:rsidRPr="416D38B1">
        <w:rPr>
          <w:b/>
          <w:bCs/>
          <w:color w:val="auto"/>
        </w:rPr>
        <w:t xml:space="preserve"> I</w:t>
      </w:r>
      <w:r w:rsidR="65C03E7F" w:rsidRPr="416D38B1">
        <w:rPr>
          <w:b/>
          <w:bCs/>
          <w:color w:val="auto"/>
        </w:rPr>
        <w:t>ndustry</w:t>
      </w:r>
      <w:r w:rsidRPr="416D38B1">
        <w:rPr>
          <w:b/>
          <w:bCs/>
          <w:color w:val="auto"/>
        </w:rPr>
        <w:t xml:space="preserve"> Sector</w:t>
      </w:r>
      <w:bookmarkEnd w:id="163"/>
      <w:r w:rsidRPr="416D38B1">
        <w:rPr>
          <w:b/>
          <w:bCs/>
          <w:color w:val="auto"/>
        </w:rPr>
        <w:t xml:space="preserve"> </w:t>
      </w:r>
    </w:p>
    <w:p w14:paraId="7E0CA1EE" w14:textId="23BF0E6B" w:rsidR="000F2EB1" w:rsidRPr="00A420BF" w:rsidRDefault="000F2EB1" w:rsidP="000F2EB1">
      <w:pPr>
        <w:pStyle w:val="Heading3"/>
        <w:rPr>
          <w:b/>
          <w:color w:val="auto"/>
        </w:rPr>
      </w:pPr>
      <w:bookmarkStart w:id="164" w:name="_Toc229401357"/>
      <w:r w:rsidRPr="00A420BF">
        <w:rPr>
          <w:b/>
          <w:color w:val="auto"/>
        </w:rPr>
        <w:t>4.</w:t>
      </w:r>
      <w:r w:rsidR="002C5755">
        <w:rPr>
          <w:b/>
          <w:color w:val="auto"/>
        </w:rPr>
        <w:t>2</w:t>
      </w:r>
      <w:r w:rsidRPr="00A420BF">
        <w:rPr>
          <w:b/>
          <w:color w:val="auto"/>
        </w:rPr>
        <w:t>.1 Sector Background</w:t>
      </w:r>
      <w:bookmarkEnd w:id="164"/>
    </w:p>
    <w:p w14:paraId="45AD3321" w14:textId="77777777" w:rsidR="000F2EB1" w:rsidRDefault="000F2EB1" w:rsidP="000F2EB1"/>
    <w:p w14:paraId="208F42A5" w14:textId="77777777" w:rsidR="000F2EB1" w:rsidRDefault="000F2EB1" w:rsidP="000F2EB1">
      <w:pPr>
        <w:jc w:val="both"/>
        <w:rPr>
          <w:b/>
          <w:bCs/>
        </w:rPr>
      </w:pPr>
      <w:r>
        <w:t>Uganda's IPPU sector is dominated by cement production and iron and steel manufacturing, both of which are expanding rapidly in response to population growth, urbanisation, and infrastructure development under NDP IV and Vision 2040. Cement production generates process emissions from the calcination of limestone, independent of energy use, making it a distinct and significant source of GHG emissions. Uganda's cement industry has grown substantially over the past decade, with installed production capacity concentrated in the central and western regions, and demand projected to increase significantly as large-scale infrastructure and housing construction programmes are implemented.</w:t>
      </w:r>
    </w:p>
    <w:p w14:paraId="32FC7C9F" w14:textId="77777777" w:rsidR="000F2EB1" w:rsidRDefault="000F2EB1" w:rsidP="000F2EB1">
      <w:pPr>
        <w:jc w:val="both"/>
      </w:pPr>
    </w:p>
    <w:p w14:paraId="1B45C0F2" w14:textId="77777777" w:rsidR="000F2EB1" w:rsidRDefault="000F2EB1" w:rsidP="000F2EB1">
      <w:pPr>
        <w:jc w:val="both"/>
      </w:pPr>
      <w:r>
        <w:t>The iron and steel subsector is smaller in absolute terms but is growing, driven by construction demand and the expansion of domestic manufacturing capacity. Both subsectors currently rely heavily on biomass and fossil fuels for industrial heat, presenting opportunities for fuel switching alongside the process emission reductions targeted through the NDC.</w:t>
      </w:r>
    </w:p>
    <w:p w14:paraId="5E07CDF1" w14:textId="77777777" w:rsidR="000F2EB1" w:rsidRDefault="000F2EB1" w:rsidP="000F2EB1">
      <w:pPr>
        <w:jc w:val="both"/>
      </w:pPr>
    </w:p>
    <w:p w14:paraId="6C748212" w14:textId="77777777" w:rsidR="000F2EB1" w:rsidRDefault="000F2EB1" w:rsidP="000F2EB1">
      <w:pPr>
        <w:jc w:val="both"/>
      </w:pPr>
      <w:r>
        <w:t>Other industrial subsectors including food, beverages and tobacco, chemicals, and machinery and transport equipment contribute to overall industrial energy use but generate relatively limited process emissions and are not the primary focus of IPPU mitigation measures. The Updated NDC (2022) identifies cement and steel as the priority subsectors for IPPU mitigation, with clinker substitution and fuel switching as the principal intervention pathways.</w:t>
      </w:r>
      <w:r w:rsidRPr="6FDB4003">
        <w:rPr>
          <w:rStyle w:val="FootnoteReference"/>
        </w:rPr>
        <w:footnoteReference w:id="9"/>
      </w:r>
    </w:p>
    <w:p w14:paraId="4CAEDF7B" w14:textId="77777777" w:rsidR="000F2EB1" w:rsidRPr="00A420BF" w:rsidRDefault="000F2EB1" w:rsidP="000F2EB1"/>
    <w:p w14:paraId="6BC03DBC" w14:textId="49BEC703" w:rsidR="000F2EB1" w:rsidRPr="00A420BF" w:rsidRDefault="000F2EB1" w:rsidP="000F2EB1">
      <w:pPr>
        <w:pStyle w:val="Heading3"/>
        <w:rPr>
          <w:b/>
          <w:color w:val="auto"/>
        </w:rPr>
      </w:pPr>
      <w:bookmarkStart w:id="165" w:name="_Toc229401358"/>
      <w:r w:rsidRPr="00A420BF">
        <w:rPr>
          <w:b/>
          <w:color w:val="auto"/>
        </w:rPr>
        <w:t>4.</w:t>
      </w:r>
      <w:r w:rsidR="002C5755">
        <w:rPr>
          <w:b/>
          <w:color w:val="auto"/>
        </w:rPr>
        <w:t>2</w:t>
      </w:r>
      <w:r w:rsidRPr="00A420BF">
        <w:rPr>
          <w:b/>
          <w:color w:val="auto"/>
        </w:rPr>
        <w:t>.2 Key Drivers and Assumptions</w:t>
      </w:r>
      <w:bookmarkEnd w:id="165"/>
      <w:r w:rsidRPr="00A420BF">
        <w:rPr>
          <w:b/>
          <w:color w:val="auto"/>
        </w:rPr>
        <w:t xml:space="preserve"> </w:t>
      </w:r>
    </w:p>
    <w:p w14:paraId="490D3D26" w14:textId="77777777" w:rsidR="000F2EB1" w:rsidRDefault="000F2EB1" w:rsidP="000F2EB1"/>
    <w:p w14:paraId="1BEFAB5B" w14:textId="77777777" w:rsidR="000F2EB1" w:rsidRPr="00A420BF" w:rsidRDefault="000F2EB1" w:rsidP="000F2EB1">
      <w:pPr>
        <w:jc w:val="both"/>
        <w:rPr>
          <w:rFonts w:asciiTheme="minorBidi" w:hAnsiTheme="minorBidi" w:cstheme="minorBidi"/>
        </w:rPr>
      </w:pPr>
      <w:r w:rsidRPr="00A420BF">
        <w:rPr>
          <w:rFonts w:asciiTheme="minorBidi" w:hAnsiTheme="minorBidi" w:cstheme="minorBidi"/>
        </w:rPr>
        <w:t>Industrial production volumes are projected to grow substantially over the modelling period, driven by GDP growth and expanding construction and manufacturing activity. Demand growth for cement and steel is particularly strong, tied directly to Uganda's infrastructure targets under NDP IV. Energy use across all subsectors is disaggregated by fuel type and driven by production volume growth, with the future fuel mix determined through least-cost competition among available alternatives. The following tables summarise the base year assumptions used in the CLEWs and SISEPUEDE models.</w:t>
      </w:r>
    </w:p>
    <w:p w14:paraId="548D7FA6" w14:textId="77777777" w:rsidR="000F2EB1" w:rsidRPr="00A420BF" w:rsidRDefault="000F2EB1" w:rsidP="000F2EB1"/>
    <w:tbl>
      <w:tblPr>
        <w:tblStyle w:val="GridTable4-Accent1"/>
        <w:tblW w:w="0" w:type="auto"/>
        <w:tblLook w:val="06A0" w:firstRow="1" w:lastRow="0" w:firstColumn="1" w:lastColumn="0" w:noHBand="1" w:noVBand="1"/>
      </w:tblPr>
      <w:tblGrid>
        <w:gridCol w:w="3375"/>
        <w:gridCol w:w="4350"/>
      </w:tblGrid>
      <w:tr w:rsidR="000F2EB1" w:rsidRPr="00C436C9" w14:paraId="09ECDAA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75" w:type="dxa"/>
          </w:tcPr>
          <w:p w14:paraId="5366E8FB" w14:textId="77777777" w:rsidR="000F2EB1" w:rsidRPr="00C436C9" w:rsidRDefault="000F2EB1">
            <w:pPr>
              <w:rPr>
                <w:rFonts w:asciiTheme="minorBidi" w:hAnsiTheme="minorBidi"/>
                <w:b w:val="0"/>
                <w:sz w:val="22"/>
                <w:szCs w:val="22"/>
              </w:rPr>
            </w:pPr>
            <w:r w:rsidRPr="00C436C9">
              <w:rPr>
                <w:rFonts w:asciiTheme="minorBidi" w:hAnsiTheme="minorBidi"/>
                <w:sz w:val="22"/>
                <w:szCs w:val="22"/>
              </w:rPr>
              <w:t>Parameter</w:t>
            </w:r>
          </w:p>
        </w:tc>
        <w:tc>
          <w:tcPr>
            <w:tcW w:w="4350" w:type="dxa"/>
          </w:tcPr>
          <w:p w14:paraId="2E04D1AE" w14:textId="77777777" w:rsidR="000F2EB1" w:rsidRPr="00C436C9" w:rsidRDefault="000F2EB1">
            <w:pP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2"/>
                <w:szCs w:val="22"/>
              </w:rPr>
            </w:pPr>
            <w:r w:rsidRPr="00C436C9">
              <w:rPr>
                <w:rFonts w:asciiTheme="minorBidi" w:hAnsiTheme="minorBidi"/>
                <w:sz w:val="22"/>
                <w:szCs w:val="22"/>
              </w:rPr>
              <w:t>2021 Value</w:t>
            </w:r>
          </w:p>
        </w:tc>
      </w:tr>
      <w:tr w:rsidR="000F2EB1" w:rsidRPr="00C436C9" w14:paraId="4A241E7A" w14:textId="77777777">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5E8CF55C" w14:textId="77777777" w:rsidR="000F2EB1" w:rsidRPr="00C436C9" w:rsidRDefault="000F2EB1">
            <w:pPr>
              <w:rPr>
                <w:rFonts w:asciiTheme="minorBidi" w:hAnsiTheme="minorBidi"/>
                <w:sz w:val="22"/>
                <w:szCs w:val="22"/>
              </w:rPr>
            </w:pPr>
            <w:r w:rsidRPr="00C436C9">
              <w:rPr>
                <w:rFonts w:asciiTheme="minorBidi" w:hAnsiTheme="minorBidi"/>
                <w:sz w:val="22"/>
                <w:szCs w:val="22"/>
              </w:rPr>
              <w:t>Energy use</w:t>
            </w:r>
            <w:r w:rsidRPr="00C436C9">
              <w:rPr>
                <w:rStyle w:val="FootnoteReference"/>
                <w:rFonts w:asciiTheme="minorBidi" w:hAnsiTheme="minorBidi"/>
                <w:sz w:val="22"/>
                <w:szCs w:val="22"/>
              </w:rPr>
              <w:footnoteReference w:id="10"/>
            </w:r>
          </w:p>
        </w:tc>
        <w:tc>
          <w:tcPr>
            <w:tcW w:w="4350" w:type="dxa"/>
          </w:tcPr>
          <w:p w14:paraId="60ADA934"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b/>
                <w:sz w:val="22"/>
                <w:szCs w:val="22"/>
              </w:rPr>
            </w:pPr>
            <w:r w:rsidRPr="00C436C9">
              <w:rPr>
                <w:rFonts w:asciiTheme="minorBidi" w:hAnsiTheme="minorBidi"/>
                <w:sz w:val="22"/>
                <w:szCs w:val="22"/>
              </w:rPr>
              <w:t>Biomass: 46.8</w:t>
            </w:r>
          </w:p>
          <w:p w14:paraId="0141277B"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Charcoal: 14.1</w:t>
            </w:r>
          </w:p>
          <w:p w14:paraId="3B944943"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Coal: 0.0</w:t>
            </w:r>
          </w:p>
          <w:p w14:paraId="42CB764B"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Natural gas: 0.0</w:t>
            </w:r>
          </w:p>
          <w:p w14:paraId="1285F038"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Fuel oil: 0.0</w:t>
            </w:r>
          </w:p>
          <w:p w14:paraId="375D4712"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Electricity: 10.7</w:t>
            </w:r>
          </w:p>
          <w:p w14:paraId="107C5642"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Diesel: 12.2</w:t>
            </w:r>
          </w:p>
          <w:p w14:paraId="0D05D7DA"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Gasoline: 3.5</w:t>
            </w:r>
          </w:p>
          <w:p w14:paraId="343690AD"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Kerosene: 1.6</w:t>
            </w:r>
          </w:p>
          <w:p w14:paraId="2C590574"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Waste: 0.0</w:t>
            </w:r>
          </w:p>
          <w:p w14:paraId="6E330D5A"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Hydrogen: 0.0</w:t>
            </w:r>
          </w:p>
          <w:p w14:paraId="37942A36"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r>
      <w:tr w:rsidR="000F2EB1" w:rsidRPr="00C436C9" w14:paraId="19CAD4E7" w14:textId="77777777">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66B20563" w14:textId="77777777" w:rsidR="000F2EB1" w:rsidRPr="00C436C9" w:rsidRDefault="000F2EB1">
            <w:pPr>
              <w:rPr>
                <w:rFonts w:asciiTheme="minorBidi" w:hAnsiTheme="minorBidi"/>
                <w:b w:val="0"/>
                <w:sz w:val="22"/>
                <w:szCs w:val="22"/>
              </w:rPr>
            </w:pPr>
            <w:r w:rsidRPr="00C436C9">
              <w:rPr>
                <w:rFonts w:asciiTheme="minorBidi" w:hAnsiTheme="minorBidi"/>
                <w:sz w:val="22"/>
                <w:szCs w:val="22"/>
              </w:rPr>
              <w:t>Production volume (Mton)</w:t>
            </w:r>
          </w:p>
        </w:tc>
        <w:tc>
          <w:tcPr>
            <w:tcW w:w="4350" w:type="dxa"/>
          </w:tcPr>
          <w:p w14:paraId="5685835A" w14:textId="77777777" w:rsidR="000F2EB1" w:rsidRPr="00C436C9" w:rsidRDefault="000F2EB1" w:rsidP="006D357C">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heme="minorBidi" w:hAnsiTheme="minorBidi"/>
                <w:b/>
                <w:sz w:val="22"/>
                <w:szCs w:val="22"/>
              </w:rPr>
            </w:pPr>
            <w:r w:rsidRPr="00C436C9">
              <w:rPr>
                <w:rFonts w:asciiTheme="minorBidi" w:hAnsiTheme="minorBidi"/>
                <w:sz w:val="22"/>
                <w:szCs w:val="22"/>
              </w:rPr>
              <w:t>Cement: 4.6</w:t>
            </w:r>
          </w:p>
          <w:p w14:paraId="5B0CEC1C" w14:textId="77777777" w:rsidR="000F2EB1" w:rsidRPr="00C436C9" w:rsidRDefault="000F2EB1" w:rsidP="006D357C">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Steel: 0.5</w:t>
            </w:r>
          </w:p>
        </w:tc>
      </w:tr>
      <w:tr w:rsidR="000F2EB1" w:rsidRPr="00C436C9" w14:paraId="72A5FAFA" w14:textId="77777777">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5565685" w14:textId="77777777" w:rsidR="000F2EB1" w:rsidRPr="00C436C9" w:rsidRDefault="000F2EB1">
            <w:pPr>
              <w:rPr>
                <w:rFonts w:asciiTheme="minorBidi" w:hAnsiTheme="minorBidi"/>
                <w:b w:val="0"/>
                <w:sz w:val="22"/>
                <w:szCs w:val="22"/>
              </w:rPr>
            </w:pPr>
            <w:r w:rsidRPr="00C436C9">
              <w:rPr>
                <w:rFonts w:asciiTheme="minorBidi" w:hAnsiTheme="minorBidi"/>
                <w:sz w:val="22"/>
                <w:szCs w:val="22"/>
              </w:rPr>
              <w:t>Value added</w:t>
            </w:r>
          </w:p>
        </w:tc>
        <w:tc>
          <w:tcPr>
            <w:tcW w:w="4350" w:type="dxa"/>
          </w:tcPr>
          <w:p w14:paraId="2C41F36D" w14:textId="77777777" w:rsidR="000F2EB1" w:rsidRPr="00C436C9" w:rsidRDefault="000F2EB1" w:rsidP="006D357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Food, beverages and tobacco: 3.8</w:t>
            </w:r>
          </w:p>
          <w:p w14:paraId="79245E88" w14:textId="77777777" w:rsidR="000F2EB1" w:rsidRPr="00C436C9" w:rsidRDefault="000F2EB1" w:rsidP="006D357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Machinery and transport equipment: 0.5</w:t>
            </w:r>
          </w:p>
          <w:p w14:paraId="034B819E" w14:textId="77777777" w:rsidR="000F2EB1" w:rsidRPr="00C436C9" w:rsidRDefault="000F2EB1" w:rsidP="006D357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Chemicals: 0.5</w:t>
            </w:r>
          </w:p>
          <w:p w14:paraId="02B847C5" w14:textId="77777777" w:rsidR="000F2EB1" w:rsidRPr="00C436C9" w:rsidRDefault="000F2EB1" w:rsidP="006D357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Other industry: 1.1</w:t>
            </w:r>
          </w:p>
        </w:tc>
      </w:tr>
    </w:tbl>
    <w:p w14:paraId="649A3250" w14:textId="77777777" w:rsidR="000F2EB1" w:rsidRPr="00A420BF" w:rsidRDefault="000F2EB1" w:rsidP="000F2EB1">
      <w:pPr>
        <w:rPr>
          <w:rFonts w:asciiTheme="minorBidi" w:hAnsiTheme="minorBidi" w:cstheme="minorBidi"/>
        </w:rPr>
      </w:pPr>
    </w:p>
    <w:p w14:paraId="0A89162F" w14:textId="381D9858" w:rsidR="000F2EB1" w:rsidRPr="00A420BF" w:rsidRDefault="000F2EB1" w:rsidP="000F2EB1">
      <w:pPr>
        <w:pStyle w:val="Heading3"/>
        <w:rPr>
          <w:b/>
          <w:color w:val="auto"/>
        </w:rPr>
      </w:pPr>
      <w:bookmarkStart w:id="166" w:name="_Toc229401359"/>
      <w:r w:rsidRPr="00A420BF">
        <w:rPr>
          <w:b/>
          <w:color w:val="auto"/>
        </w:rPr>
        <w:t>4.</w:t>
      </w:r>
      <w:r w:rsidR="00D55936">
        <w:rPr>
          <w:b/>
          <w:color w:val="auto"/>
        </w:rPr>
        <w:t>2</w:t>
      </w:r>
      <w:r w:rsidRPr="00A420BF">
        <w:rPr>
          <w:b/>
          <w:color w:val="auto"/>
        </w:rPr>
        <w:t>.3 Mitigating Actions</w:t>
      </w:r>
      <w:bookmarkEnd w:id="166"/>
      <w:r w:rsidRPr="00A420BF">
        <w:rPr>
          <w:b/>
          <w:color w:val="auto"/>
        </w:rPr>
        <w:t xml:space="preserve"> </w:t>
      </w:r>
    </w:p>
    <w:p w14:paraId="4824CADC" w14:textId="77777777" w:rsidR="000F2EB1" w:rsidRDefault="000F2EB1" w:rsidP="000F2EB1"/>
    <w:p w14:paraId="46874631" w14:textId="77777777" w:rsidR="000F2EB1" w:rsidRPr="00A420BF" w:rsidRDefault="000F2EB1" w:rsidP="000F2EB1">
      <w:pPr>
        <w:rPr>
          <w:rFonts w:asciiTheme="minorBidi" w:hAnsiTheme="minorBidi" w:cstheme="minorBidi"/>
          <w:b/>
        </w:rPr>
      </w:pPr>
      <w:r>
        <w:t xml:space="preserve">All NDC 2.0 measures are carried forward into the NDC 3.0 scenario, with one additional </w:t>
      </w:r>
      <w:r w:rsidRPr="00A420BF">
        <w:rPr>
          <w:rFonts w:asciiTheme="minorBidi" w:hAnsiTheme="minorBidi" w:cstheme="minorBidi"/>
        </w:rPr>
        <w:t>measure applied on top.</w:t>
      </w:r>
    </w:p>
    <w:p w14:paraId="4E9CB1B2" w14:textId="77777777" w:rsidR="000F2EB1" w:rsidRPr="00A420BF" w:rsidRDefault="000F2EB1" w:rsidP="000F2EB1">
      <w:pPr>
        <w:rPr>
          <w:rFonts w:asciiTheme="minorBidi" w:hAnsiTheme="minorBidi" w:cstheme="minorBidi"/>
        </w:rPr>
      </w:pPr>
    </w:p>
    <w:p w14:paraId="6C59E914" w14:textId="77777777" w:rsidR="000F2EB1" w:rsidRPr="00C436C9" w:rsidRDefault="000F2EB1" w:rsidP="000F2EB1">
      <w:pPr>
        <w:pStyle w:val="ListParagraph"/>
        <w:numPr>
          <w:ilvl w:val="0"/>
          <w:numId w:val="2"/>
        </w:numPr>
        <w:rPr>
          <w:rFonts w:asciiTheme="minorBidi" w:hAnsiTheme="minorBidi" w:cstheme="minorBidi"/>
        </w:rPr>
      </w:pPr>
      <w:r w:rsidRPr="00C436C9">
        <w:rPr>
          <w:rFonts w:asciiTheme="minorBidi" w:hAnsiTheme="minorBidi" w:cstheme="minorBidi"/>
          <w:b/>
        </w:rPr>
        <w:t xml:space="preserve">Industrial Process Decarbonization  </w:t>
      </w:r>
    </w:p>
    <w:p w14:paraId="504FA84A" w14:textId="77777777" w:rsidR="000F2EB1" w:rsidRPr="00C436C9" w:rsidRDefault="000F2EB1" w:rsidP="000F2EB1">
      <w:pPr>
        <w:rPr>
          <w:rFonts w:asciiTheme="minorBidi" w:hAnsiTheme="minorBidi" w:cstheme="minorBidi"/>
          <w:b/>
        </w:rPr>
      </w:pPr>
    </w:p>
    <w:tbl>
      <w:tblPr>
        <w:tblStyle w:val="GridTable4-Accent1"/>
        <w:tblW w:w="0" w:type="auto"/>
        <w:tblLook w:val="06A0" w:firstRow="1" w:lastRow="0" w:firstColumn="1" w:lastColumn="0" w:noHBand="1" w:noVBand="1"/>
      </w:tblPr>
      <w:tblGrid>
        <w:gridCol w:w="2880"/>
        <w:gridCol w:w="1499"/>
        <w:gridCol w:w="4219"/>
      </w:tblGrid>
      <w:tr w:rsidR="000F2EB1" w:rsidRPr="00C436C9" w14:paraId="202964E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14:paraId="1AF7FAD3" w14:textId="77777777" w:rsidR="000F2EB1" w:rsidRPr="00C436C9" w:rsidRDefault="000F2EB1">
            <w:pPr>
              <w:jc w:val="center"/>
              <w:rPr>
                <w:rFonts w:asciiTheme="minorBidi" w:hAnsiTheme="minorBidi"/>
                <w:sz w:val="22"/>
                <w:szCs w:val="22"/>
              </w:rPr>
            </w:pPr>
            <w:r w:rsidRPr="00C436C9">
              <w:rPr>
                <w:rFonts w:asciiTheme="minorBidi" w:hAnsiTheme="minorBidi"/>
                <w:sz w:val="22"/>
                <w:szCs w:val="22"/>
              </w:rPr>
              <w:t>Mitigation Measure</w:t>
            </w:r>
          </w:p>
        </w:tc>
        <w:tc>
          <w:tcPr>
            <w:tcW w:w="1499" w:type="dxa"/>
          </w:tcPr>
          <w:p w14:paraId="365E1F42" w14:textId="77777777" w:rsidR="000F2EB1" w:rsidRPr="00C436C9" w:rsidRDefault="000F2EB1">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Scenario</w:t>
            </w:r>
          </w:p>
        </w:tc>
        <w:tc>
          <w:tcPr>
            <w:tcW w:w="4219" w:type="dxa"/>
          </w:tcPr>
          <w:p w14:paraId="53E20011" w14:textId="77777777" w:rsidR="000F2EB1" w:rsidRPr="00C436C9" w:rsidRDefault="000F2EB1">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Description</w:t>
            </w:r>
          </w:p>
        </w:tc>
      </w:tr>
      <w:tr w:rsidR="000F2EB1" w:rsidRPr="00C436C9" w14:paraId="4945552B"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6F105B10" w14:textId="77777777" w:rsidR="000F2EB1" w:rsidRPr="00C436C9" w:rsidRDefault="000F2EB1">
            <w:pPr>
              <w:rPr>
                <w:rFonts w:asciiTheme="minorBidi" w:hAnsiTheme="minorBidi"/>
                <w:sz w:val="22"/>
                <w:szCs w:val="22"/>
              </w:rPr>
            </w:pPr>
            <w:r w:rsidRPr="00C436C9">
              <w:rPr>
                <w:rFonts w:asciiTheme="minorBidi" w:hAnsiTheme="minorBidi"/>
                <w:sz w:val="22"/>
                <w:szCs w:val="22"/>
              </w:rPr>
              <w:t>Hydrogen-based DRI in Steel Production</w:t>
            </w:r>
          </w:p>
        </w:tc>
        <w:tc>
          <w:tcPr>
            <w:tcW w:w="1499" w:type="dxa"/>
          </w:tcPr>
          <w:p w14:paraId="618265A7"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NDC 2.0 &amp; NDC 3.0</w:t>
            </w:r>
          </w:p>
        </w:tc>
        <w:tc>
          <w:tcPr>
            <w:tcW w:w="4219" w:type="dxa"/>
          </w:tcPr>
          <w:p w14:paraId="6282A6C9"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Introduction of hydrogen-based Direct Reduced Iron (DRI) for all new steel capacity after 2035</w:t>
            </w:r>
          </w:p>
        </w:tc>
      </w:tr>
      <w:tr w:rsidR="000F2EB1" w:rsidRPr="00C436C9" w14:paraId="2CE65BDD"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03E13EE5" w14:textId="77777777" w:rsidR="000F2EB1" w:rsidRPr="00C436C9" w:rsidRDefault="000F2EB1">
            <w:pPr>
              <w:rPr>
                <w:rFonts w:asciiTheme="minorBidi" w:hAnsiTheme="minorBidi"/>
                <w:sz w:val="22"/>
                <w:szCs w:val="22"/>
              </w:rPr>
            </w:pPr>
            <w:r w:rsidRPr="00C436C9">
              <w:rPr>
                <w:rFonts w:asciiTheme="minorBidi" w:hAnsiTheme="minorBidi"/>
                <w:sz w:val="22"/>
                <w:szCs w:val="22"/>
              </w:rPr>
              <w:t>Clinker Substitution in Cement Production</w:t>
            </w:r>
          </w:p>
        </w:tc>
        <w:tc>
          <w:tcPr>
            <w:tcW w:w="1499" w:type="dxa"/>
          </w:tcPr>
          <w:p w14:paraId="73369CB9"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NDC 2.0 &amp; NDC 3.0</w:t>
            </w:r>
          </w:p>
        </w:tc>
        <w:tc>
          <w:tcPr>
            <w:tcW w:w="4219" w:type="dxa"/>
          </w:tcPr>
          <w:p w14:paraId="112754A1"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Reduction of clinker ratio to 90% in cement manufacturing by 2030 through substitution with pozzolana, fly ash, or slag</w:t>
            </w:r>
          </w:p>
        </w:tc>
      </w:tr>
      <w:tr w:rsidR="000F2EB1" w:rsidRPr="00C436C9" w14:paraId="70D23F89"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1C5EE9AE" w14:textId="77777777" w:rsidR="000F2EB1" w:rsidRPr="00C436C9" w:rsidRDefault="000F2EB1">
            <w:pPr>
              <w:rPr>
                <w:rFonts w:asciiTheme="minorBidi" w:hAnsiTheme="minorBidi"/>
                <w:sz w:val="22"/>
                <w:szCs w:val="22"/>
              </w:rPr>
            </w:pPr>
            <w:r w:rsidRPr="00C436C9">
              <w:rPr>
                <w:rFonts w:asciiTheme="minorBidi" w:hAnsiTheme="minorBidi"/>
                <w:sz w:val="22"/>
                <w:szCs w:val="22"/>
              </w:rPr>
              <w:t>Enhanced Clinker Substitution</w:t>
            </w:r>
          </w:p>
        </w:tc>
        <w:tc>
          <w:tcPr>
            <w:tcW w:w="1499" w:type="dxa"/>
          </w:tcPr>
          <w:p w14:paraId="00377B20"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NDC 3.0 only</w:t>
            </w:r>
          </w:p>
        </w:tc>
        <w:tc>
          <w:tcPr>
            <w:tcW w:w="4219" w:type="dxa"/>
          </w:tcPr>
          <w:p w14:paraId="6B7B35F7"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Further reduction of clinker ratio to 75% by 2030 — more ambitious than the NDC 2.0 target of 90%</w:t>
            </w:r>
          </w:p>
        </w:tc>
      </w:tr>
    </w:tbl>
    <w:p w14:paraId="4CDC6E45" w14:textId="77777777" w:rsidR="000F2EB1" w:rsidRPr="00C436C9" w:rsidRDefault="000F2EB1" w:rsidP="006D357C">
      <w:pPr>
        <w:pStyle w:val="ListParagraph"/>
        <w:numPr>
          <w:ilvl w:val="0"/>
          <w:numId w:val="33"/>
        </w:numPr>
        <w:spacing w:before="240" w:after="240" w:line="259" w:lineRule="auto"/>
        <w:rPr>
          <w:rFonts w:asciiTheme="minorBidi" w:hAnsiTheme="minorBidi" w:cstheme="minorBidi"/>
        </w:rPr>
      </w:pPr>
      <w:r w:rsidRPr="00C436C9">
        <w:rPr>
          <w:rFonts w:asciiTheme="minorBidi" w:hAnsiTheme="minorBidi" w:cstheme="minorBidi"/>
          <w:b/>
        </w:rPr>
        <w:t>Industrial Energy Use</w:t>
      </w:r>
    </w:p>
    <w:tbl>
      <w:tblPr>
        <w:tblStyle w:val="GridTable4-Accent1"/>
        <w:tblW w:w="0" w:type="auto"/>
        <w:tblLook w:val="06A0" w:firstRow="1" w:lastRow="0" w:firstColumn="1" w:lastColumn="0" w:noHBand="1" w:noVBand="1"/>
      </w:tblPr>
      <w:tblGrid>
        <w:gridCol w:w="2880"/>
        <w:gridCol w:w="1499"/>
        <w:gridCol w:w="4219"/>
      </w:tblGrid>
      <w:tr w:rsidR="000F2EB1" w:rsidRPr="00C436C9" w14:paraId="69E3276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0" w:type="dxa"/>
          </w:tcPr>
          <w:p w14:paraId="3F7F1E84" w14:textId="77777777" w:rsidR="000F2EB1" w:rsidRPr="00C436C9" w:rsidRDefault="000F2EB1">
            <w:pPr>
              <w:jc w:val="center"/>
              <w:rPr>
                <w:rFonts w:asciiTheme="minorBidi" w:hAnsiTheme="minorBidi"/>
                <w:sz w:val="22"/>
                <w:szCs w:val="22"/>
              </w:rPr>
            </w:pPr>
            <w:r w:rsidRPr="00C436C9">
              <w:rPr>
                <w:rFonts w:asciiTheme="minorBidi" w:hAnsiTheme="minorBidi"/>
                <w:sz w:val="22"/>
                <w:szCs w:val="22"/>
              </w:rPr>
              <w:t>Mitigation Measure</w:t>
            </w:r>
          </w:p>
        </w:tc>
        <w:tc>
          <w:tcPr>
            <w:tcW w:w="1499" w:type="dxa"/>
          </w:tcPr>
          <w:p w14:paraId="0AC27271" w14:textId="77777777" w:rsidR="000F2EB1" w:rsidRPr="00C436C9" w:rsidRDefault="000F2EB1">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Scenario</w:t>
            </w:r>
          </w:p>
        </w:tc>
        <w:tc>
          <w:tcPr>
            <w:tcW w:w="4219" w:type="dxa"/>
          </w:tcPr>
          <w:p w14:paraId="60AD0D46" w14:textId="77777777" w:rsidR="000F2EB1" w:rsidRPr="00C436C9" w:rsidRDefault="000F2EB1">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Description</w:t>
            </w:r>
          </w:p>
        </w:tc>
      </w:tr>
      <w:tr w:rsidR="000F2EB1" w:rsidRPr="00C436C9" w14:paraId="11844F0D"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4A6C30C7" w14:textId="77777777" w:rsidR="000F2EB1" w:rsidRPr="00C436C9" w:rsidRDefault="000F2EB1">
            <w:pPr>
              <w:rPr>
                <w:rFonts w:asciiTheme="minorBidi" w:hAnsiTheme="minorBidi"/>
                <w:sz w:val="22"/>
                <w:szCs w:val="22"/>
              </w:rPr>
            </w:pPr>
            <w:r w:rsidRPr="00C436C9">
              <w:rPr>
                <w:rFonts w:asciiTheme="minorBidi" w:hAnsiTheme="minorBidi"/>
                <w:sz w:val="22"/>
                <w:szCs w:val="22"/>
              </w:rPr>
              <w:t>Industrial Energy Efficiency</w:t>
            </w:r>
          </w:p>
        </w:tc>
        <w:tc>
          <w:tcPr>
            <w:tcW w:w="1499" w:type="dxa"/>
          </w:tcPr>
          <w:p w14:paraId="33981444" w14:textId="77777777" w:rsidR="000F2EB1" w:rsidRPr="00C436C9" w:rsidRDefault="000F2EB1">
            <w:pPr>
              <w:spacing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NDC 2.0 &amp; NDC 3.0</w:t>
            </w:r>
          </w:p>
        </w:tc>
        <w:tc>
          <w:tcPr>
            <w:tcW w:w="4219" w:type="dxa"/>
          </w:tcPr>
          <w:p w14:paraId="6C4E439A"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Improvement in industrial energy efficiency, achieving a 10% reduction in energy use relative to reference by 2025</w:t>
            </w:r>
          </w:p>
        </w:tc>
      </w:tr>
      <w:tr w:rsidR="000F2EB1" w:rsidRPr="00C436C9" w14:paraId="3FAB1BA8" w14:textId="77777777">
        <w:trPr>
          <w:trHeight w:val="300"/>
        </w:trPr>
        <w:tc>
          <w:tcPr>
            <w:cnfStyle w:val="001000000000" w:firstRow="0" w:lastRow="0" w:firstColumn="1" w:lastColumn="0" w:oddVBand="0" w:evenVBand="0" w:oddHBand="0" w:evenHBand="0" w:firstRowFirstColumn="0" w:firstRowLastColumn="0" w:lastRowFirstColumn="0" w:lastRowLastColumn="0"/>
            <w:tcW w:w="2880" w:type="dxa"/>
          </w:tcPr>
          <w:p w14:paraId="1BD972FA" w14:textId="77777777" w:rsidR="000F2EB1" w:rsidRPr="00C436C9" w:rsidRDefault="000F2EB1">
            <w:pPr>
              <w:rPr>
                <w:rFonts w:asciiTheme="minorBidi" w:hAnsiTheme="minorBidi"/>
                <w:sz w:val="22"/>
                <w:szCs w:val="22"/>
              </w:rPr>
            </w:pPr>
            <w:r w:rsidRPr="00C436C9">
              <w:rPr>
                <w:rFonts w:asciiTheme="minorBidi" w:hAnsiTheme="minorBidi"/>
                <w:sz w:val="22"/>
                <w:szCs w:val="22"/>
              </w:rPr>
              <w:t>Industrial Energy Efficiency</w:t>
            </w:r>
          </w:p>
          <w:p w14:paraId="001C9EB7" w14:textId="77777777" w:rsidR="000F2EB1" w:rsidRPr="00C436C9" w:rsidRDefault="000F2EB1">
            <w:pPr>
              <w:rPr>
                <w:rFonts w:asciiTheme="minorBidi" w:hAnsiTheme="minorBidi"/>
                <w:sz w:val="22"/>
                <w:szCs w:val="22"/>
              </w:rPr>
            </w:pPr>
          </w:p>
        </w:tc>
        <w:tc>
          <w:tcPr>
            <w:tcW w:w="1499" w:type="dxa"/>
          </w:tcPr>
          <w:p w14:paraId="6501874E"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NDC 2.0 &amp; NDC 3.0</w:t>
            </w:r>
          </w:p>
        </w:tc>
        <w:tc>
          <w:tcPr>
            <w:tcW w:w="4219" w:type="dxa"/>
          </w:tcPr>
          <w:p w14:paraId="06B0975A" w14:textId="77777777" w:rsidR="000F2EB1" w:rsidRPr="00C436C9" w:rsidRDefault="000F2EB1">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436C9">
              <w:rPr>
                <w:rFonts w:asciiTheme="minorBidi" w:hAnsiTheme="minorBidi"/>
                <w:sz w:val="22"/>
                <w:szCs w:val="22"/>
              </w:rPr>
              <w:t>Transition toward sustainable biomass, reaching 25% of industrial energy use by 2030 and 40% by 2040</w:t>
            </w:r>
          </w:p>
        </w:tc>
      </w:tr>
    </w:tbl>
    <w:p w14:paraId="2250CC35" w14:textId="6EFD2FDC" w:rsidR="000F2EB1" w:rsidRPr="00C436C9" w:rsidRDefault="000F2EB1" w:rsidP="000F2EB1">
      <w:pPr>
        <w:spacing w:before="240" w:after="240" w:line="259" w:lineRule="auto"/>
        <w:jc w:val="both"/>
        <w:rPr>
          <w:rFonts w:asciiTheme="minorBidi" w:hAnsiTheme="minorBidi" w:cstheme="minorBidi"/>
        </w:rPr>
      </w:pPr>
      <w:r w:rsidRPr="00C436C9">
        <w:rPr>
          <w:rFonts w:asciiTheme="minorBidi" w:hAnsiTheme="minorBidi" w:cstheme="minorBidi"/>
        </w:rPr>
        <w:t xml:space="preserve">A detailed description of how each mitigation measure is implemented within the two models, including parameter specifications and modelling constraints, is provided in </w:t>
      </w:r>
      <w:r w:rsidRPr="00C436C9">
        <w:rPr>
          <w:rFonts w:asciiTheme="minorBidi" w:hAnsiTheme="minorBidi" w:cstheme="minorBidi"/>
        </w:rPr>
        <w:fldChar w:fldCharType="begin"/>
      </w:r>
      <w:ins w:id="167" w:author="Amira El Hamady" w:date="2026-05-08T12:35:00Z" w16du:dateUtc="2026-05-08T09:35:00Z">
        <w:r w:rsidRPr="00C436C9">
          <w:rPr>
            <w:rFonts w:asciiTheme="minorBidi" w:hAnsiTheme="minorBidi" w:cstheme="minorBidi"/>
          </w:rPr>
          <w:instrText xml:space="preserve"> REF _Ref229136119 \h </w:instrText>
        </w:r>
      </w:ins>
      <w:r w:rsidRPr="00C436C9">
        <w:rPr>
          <w:rFonts w:asciiTheme="minorBidi" w:hAnsiTheme="minorBidi" w:cstheme="minorBidi"/>
        </w:rPr>
        <w:instrText xml:space="preserve"> \* MERGEFORMAT </w:instrText>
      </w:r>
      <w:r w:rsidRPr="00C436C9">
        <w:rPr>
          <w:rFonts w:asciiTheme="minorBidi" w:hAnsiTheme="minorBidi" w:cstheme="minorBidi"/>
        </w:rPr>
      </w:r>
      <w:r w:rsidRPr="00C436C9">
        <w:rPr>
          <w:rFonts w:asciiTheme="minorBidi" w:hAnsiTheme="minorBidi" w:cstheme="minorBidi"/>
        </w:rPr>
        <w:fldChar w:fldCharType="separate"/>
      </w:r>
      <w:r w:rsidRPr="00C436C9">
        <w:t xml:space="preserve">Appendix 2. </w:t>
      </w:r>
      <w:r w:rsidRPr="00C436C9">
        <w:rPr>
          <w:rFonts w:asciiTheme="minorBidi" w:hAnsiTheme="minorBidi" w:cstheme="minorBidi"/>
        </w:rPr>
        <w:fldChar w:fldCharType="end"/>
      </w:r>
    </w:p>
    <w:p w14:paraId="10B6CE5F" w14:textId="22C1847C" w:rsidR="000F2EB1" w:rsidRPr="00A420BF" w:rsidRDefault="000F2EB1" w:rsidP="000F2EB1">
      <w:pPr>
        <w:pStyle w:val="Heading3"/>
        <w:rPr>
          <w:b/>
          <w:color w:val="auto"/>
        </w:rPr>
      </w:pPr>
      <w:bookmarkStart w:id="168" w:name="_Toc229401360"/>
      <w:r w:rsidRPr="00A420BF">
        <w:rPr>
          <w:b/>
          <w:color w:val="auto"/>
        </w:rPr>
        <w:t>4.</w:t>
      </w:r>
      <w:r w:rsidR="00D55936">
        <w:rPr>
          <w:b/>
          <w:color w:val="auto"/>
        </w:rPr>
        <w:t>2</w:t>
      </w:r>
      <w:r w:rsidRPr="00A420BF">
        <w:rPr>
          <w:b/>
          <w:color w:val="auto"/>
        </w:rPr>
        <w:t xml:space="preserve">.4 </w:t>
      </w:r>
      <w:r w:rsidR="000D58B0">
        <w:rPr>
          <w:b/>
          <w:color w:val="auto"/>
        </w:rPr>
        <w:t xml:space="preserve">CLEWs </w:t>
      </w:r>
      <w:r w:rsidRPr="00A420BF">
        <w:rPr>
          <w:b/>
          <w:color w:val="auto"/>
        </w:rPr>
        <w:t>Results</w:t>
      </w:r>
      <w:bookmarkEnd w:id="168"/>
    </w:p>
    <w:p w14:paraId="5017C011" w14:textId="77777777" w:rsidR="000F2EB1" w:rsidRDefault="000F2EB1" w:rsidP="000F2EB1">
      <w:pPr>
        <w:pStyle w:val="Strong1"/>
        <w:jc w:val="both"/>
        <w:rPr>
          <w:b w:val="0"/>
          <w:bCs w:val="0"/>
        </w:rPr>
      </w:pPr>
    </w:p>
    <w:p w14:paraId="3A3036CD" w14:textId="77777777" w:rsidR="000F2EB1" w:rsidRDefault="000F2EB1" w:rsidP="000F2EB1">
      <w:pPr>
        <w:pStyle w:val="Strong1"/>
        <w:jc w:val="both"/>
        <w:rPr>
          <w:b w:val="0"/>
          <w:bCs w:val="0"/>
        </w:rPr>
      </w:pPr>
      <w:r>
        <w:rPr>
          <w:b w:val="0"/>
          <w:bCs w:val="0"/>
        </w:rPr>
        <w:t>Under the Reference scenario, IPPU sector emissions rise from 1.91 MtCO</w:t>
      </w:r>
      <w:r>
        <w:rPr>
          <w:rFonts w:ascii="Cambria Math" w:hAnsi="Cambria Math" w:cs="Cambria Math"/>
          <w:b w:val="0"/>
          <w:bCs w:val="0"/>
        </w:rPr>
        <w:t>₂</w:t>
      </w:r>
      <w:r>
        <w:rPr>
          <w:b w:val="0"/>
          <w:bCs w:val="0"/>
        </w:rPr>
        <w:t>eq in 2021 to 16.97 MtCO</w:t>
      </w:r>
      <w:r>
        <w:rPr>
          <w:rFonts w:ascii="Cambria Math" w:hAnsi="Cambria Math" w:cs="Cambria Math"/>
          <w:b w:val="0"/>
          <w:bCs w:val="0"/>
        </w:rPr>
        <w:t>₂</w:t>
      </w:r>
      <w:r>
        <w:rPr>
          <w:b w:val="0"/>
          <w:bCs w:val="0"/>
        </w:rPr>
        <w:t>eq by 2035 and 38.82 MtCO</w:t>
      </w:r>
      <w:r>
        <w:rPr>
          <w:rFonts w:ascii="Cambria Math" w:hAnsi="Cambria Math" w:cs="Cambria Math"/>
          <w:b w:val="0"/>
          <w:bCs w:val="0"/>
        </w:rPr>
        <w:t>₂</w:t>
      </w:r>
      <w:r>
        <w:rPr>
          <w:b w:val="0"/>
          <w:bCs w:val="0"/>
        </w:rPr>
        <w:t>eq by 2050, a more than twenty-fold increase driven by the rapid expansion of coal and natural gas use across cement, steel, and other industrial subsectors.</w:t>
      </w:r>
    </w:p>
    <w:p w14:paraId="66B31C27" w14:textId="77777777" w:rsidR="000F2EB1" w:rsidRDefault="000F2EB1" w:rsidP="000F2EB1">
      <w:pPr>
        <w:jc w:val="both"/>
      </w:pPr>
    </w:p>
    <w:p w14:paraId="004C0187" w14:textId="77777777" w:rsidR="000F2EB1" w:rsidRDefault="000F2EB1" w:rsidP="000F2EB1">
      <w:pPr>
        <w:spacing w:line="259" w:lineRule="auto"/>
        <w:jc w:val="both"/>
      </w:pPr>
      <w:r>
        <w:t>Under NDC 2.0, energy efficiency improvements and fuel switching progressively reduce both total energy demand and emissions relative to the Reference. Total industrial energy use falls from 220.7 PJ under the Reference to 205.0 PJ by 2035 and from 399.2 PJ to 344.2 PJ by 2050. Coal declines from 54.5 PJ to 40.3 PJ by 2035 and natural gas from 24.7 PJ to 15.8 PJ, replaced by increasing biomass, rising from 54.7 PJ to 65.7 PJ by 2035 and 71.2 PJ by 2050, and hydrogen, which enters the energy mix from 2031 reaching 4.1 PJ by 2035 and 28.2 PJ by 2050. Notably, electricity demand also declines below the Reference despite the same level of industrial output, falling from 57.9 PJ to 50.3 PJ by 2035 and from 149.6 PJ to 131.3 PJ by 2050, reflecting the energy intensity reductions achieved through industrial process efficiency improvements. These combined fuel mix and efficiency changes reduce emissions to 14.25 MtCO</w:t>
      </w:r>
      <w:r>
        <w:rPr>
          <w:rFonts w:ascii="Cambria Math" w:hAnsi="Cambria Math" w:cs="Cambria Math"/>
        </w:rPr>
        <w:t>₂</w:t>
      </w:r>
      <w:r>
        <w:t>eq by 2035 and 29.49 MtCO</w:t>
      </w:r>
      <w:r>
        <w:rPr>
          <w:rFonts w:ascii="Cambria Math" w:hAnsi="Cambria Math" w:cs="Cambria Math"/>
        </w:rPr>
        <w:t>₂</w:t>
      </w:r>
      <w:r>
        <w:t>eq by 2050, reductions of 2.72 MtCO</w:t>
      </w:r>
      <w:r>
        <w:rPr>
          <w:rFonts w:ascii="Cambria Math" w:hAnsi="Cambria Math" w:cs="Cambria Math"/>
        </w:rPr>
        <w:t>₂</w:t>
      </w:r>
      <w:r>
        <w:t>eq and 9.33 MtCO</w:t>
      </w:r>
      <w:r>
        <w:rPr>
          <w:rFonts w:ascii="Cambria Math" w:hAnsi="Cambria Math" w:cs="Cambria Math"/>
        </w:rPr>
        <w:t>₂</w:t>
      </w:r>
      <w:r>
        <w:t>eq relative to the Reference at the same points.</w:t>
      </w:r>
    </w:p>
    <w:p w14:paraId="7EE34718" w14:textId="77777777" w:rsidR="000F2EB1" w:rsidRDefault="000F2EB1" w:rsidP="000F2EB1">
      <w:pPr>
        <w:spacing w:before="240" w:after="240" w:line="259" w:lineRule="auto"/>
        <w:jc w:val="both"/>
      </w:pPr>
      <w:r>
        <w:t>Under NDC 3.0, deeper fuel switching and more ambitious efficiency targets accelerate this transition further. Total industrial energy use falls to 203.4 PJ by 2035 and 326.7 PJ by 2050. The most significant change relative to NDC 2.0 is the more aggressive displacement of natural gas, which falls from 15.8 PJ under NDC 2.0 to 4.8 PJ under NDC 3.0 by 2035 and from 53.7 PJ to 24.9 PJ by 2050, with biomass correspondingly reaching 80.7 PJ by 2035 and 86.4 PJ by 2050. Coal also declines more rapidly to 35.3 PJ by 2035 and 39.0 PJ by 2050, while hydrogen follows a similar trajectory to NDC 2.0 at 4.0 PJ by 2035 and 28.2 PJ by 2050. Electricity demand falls to 50.6 PJ by 2035 and 131.6 PJ by 2050, broadly similar to NDC 2.0, confirming that the deeper reductions under NDC 3.0 are driven primarily by the more aggressive displacement of natural gas by biomass rather than by further gains in electricity efficiency. These fuel mix changes reduce emissions to 11.31 MtCO</w:t>
      </w:r>
      <w:r>
        <w:rPr>
          <w:rFonts w:ascii="Cambria Math" w:hAnsi="Cambria Math" w:cs="Cambria Math"/>
        </w:rPr>
        <w:t>₂</w:t>
      </w:r>
      <w:r>
        <w:t>eq by 2035 and 22.83 MtCO</w:t>
      </w:r>
      <w:r>
        <w:rPr>
          <w:rFonts w:ascii="Cambria Math" w:hAnsi="Cambria Math" w:cs="Cambria Math"/>
        </w:rPr>
        <w:t>₂</w:t>
      </w:r>
      <w:r>
        <w:t>eq by 2050, reductions of 5.66 MtCO</w:t>
      </w:r>
      <w:r>
        <w:rPr>
          <w:rFonts w:ascii="Cambria Math" w:hAnsi="Cambria Math" w:cs="Cambria Math"/>
        </w:rPr>
        <w:t>₂</w:t>
      </w:r>
      <w:r>
        <w:t>eq and 15.99 MtCO</w:t>
      </w:r>
      <w:r>
        <w:rPr>
          <w:rFonts w:ascii="Cambria Math" w:hAnsi="Cambria Math" w:cs="Cambria Math"/>
        </w:rPr>
        <w:t>₂</w:t>
      </w:r>
      <w:r>
        <w:t>eq relative to the Reference. The divergence between the two NDC scenarios widens progressively over time, confirming that the pace and ambition of industrial fuel switching is the primary determinant of emissions outcomes in this sector.</w:t>
      </w:r>
    </w:p>
    <w:p w14:paraId="702B669E" w14:textId="77777777" w:rsidR="000F2EB1" w:rsidRDefault="000F2EB1" w:rsidP="000F2EB1">
      <w:pPr>
        <w:pStyle w:val="Strong1"/>
        <w:keepNext/>
        <w:jc w:val="both"/>
      </w:pPr>
      <w:r>
        <w:rPr>
          <w:noProof/>
        </w:rPr>
        <w:drawing>
          <wp:inline distT="0" distB="0" distL="0" distR="0" wp14:anchorId="79E2AB46" wp14:editId="07D183C2">
            <wp:extent cx="5648325" cy="3301142"/>
            <wp:effectExtent l="19050" t="19050" r="9525" b="13970"/>
            <wp:docPr id="1063919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9568" name="Picture 1063919568"/>
                    <pic:cNvPicPr/>
                  </pic:nvPicPr>
                  <pic:blipFill>
                    <a:blip r:embed="rId35">
                      <a:extLst>
                        <a:ext uri="{28A0092B-C50C-407E-A947-70E740481C1C}">
                          <a14:useLocalDpi xmlns:a14="http://schemas.microsoft.com/office/drawing/2010/main"/>
                        </a:ext>
                      </a:extLst>
                    </a:blip>
                    <a:srcRect l="6576" t="10000"/>
                    <a:stretch>
                      <a:fillRect/>
                    </a:stretch>
                  </pic:blipFill>
                  <pic:spPr>
                    <a:xfrm>
                      <a:off x="0" y="0"/>
                      <a:ext cx="5652743" cy="3303724"/>
                    </a:xfrm>
                    <a:prstGeom prst="rect">
                      <a:avLst/>
                    </a:prstGeom>
                    <a:ln w="9525">
                      <a:solidFill>
                        <a:schemeClr val="tx1"/>
                      </a:solidFill>
                      <a:prstDash val="solid"/>
                    </a:ln>
                  </pic:spPr>
                </pic:pic>
              </a:graphicData>
            </a:graphic>
          </wp:inline>
        </w:drawing>
      </w:r>
    </w:p>
    <w:p w14:paraId="4C0CB036" w14:textId="1D179E15" w:rsidR="000F2EB1" w:rsidRPr="00A420BF" w:rsidRDefault="000F2EB1" w:rsidP="000F2EB1">
      <w:pPr>
        <w:pStyle w:val="Caption"/>
        <w:jc w:val="both"/>
        <w:rPr>
          <w:color w:val="000000" w:themeColor="text1"/>
        </w:rPr>
      </w:pPr>
      <w:bookmarkStart w:id="169" w:name="_Toc229342657"/>
      <w:bookmarkStart w:id="170" w:name="_Toc229386404"/>
      <w:bookmarkStart w:id="171" w:name="_Toc229388996"/>
      <w:bookmarkStart w:id="172" w:name="_Toc229401417"/>
      <w:r w:rsidRPr="00A420BF">
        <w:rPr>
          <w:b/>
          <w:color w:val="000000" w:themeColor="text1"/>
        </w:rPr>
        <w:t xml:space="preserve">Figure </w:t>
      </w:r>
      <w:r w:rsidRPr="00A420BF">
        <w:rPr>
          <w:b/>
          <w:color w:val="000000" w:themeColor="text1"/>
        </w:rPr>
        <w:fldChar w:fldCharType="begin"/>
      </w:r>
      <w:r w:rsidRPr="00A420BF">
        <w:rPr>
          <w:b/>
          <w:color w:val="000000" w:themeColor="text1"/>
        </w:rPr>
        <w:instrText xml:space="preserve"> SEQ Figure \* ARABIC </w:instrText>
      </w:r>
      <w:r w:rsidRPr="00A420BF">
        <w:rPr>
          <w:b/>
          <w:color w:val="000000" w:themeColor="text1"/>
        </w:rPr>
        <w:fldChar w:fldCharType="separate"/>
      </w:r>
      <w:r w:rsidR="00AE4FCF">
        <w:rPr>
          <w:b/>
          <w:noProof/>
          <w:color w:val="000000" w:themeColor="text1"/>
        </w:rPr>
        <w:t>28</w:t>
      </w:r>
      <w:r w:rsidRPr="00A420BF">
        <w:rPr>
          <w:b/>
          <w:color w:val="000000" w:themeColor="text1"/>
        </w:rPr>
        <w:fldChar w:fldCharType="end"/>
      </w:r>
      <w:r w:rsidRPr="00A420BF">
        <w:rPr>
          <w:color w:val="000000" w:themeColor="text1"/>
        </w:rPr>
        <w:t>. IPPU Sector Emissions by Scenario, 2021–2050 (MtCO</w:t>
      </w:r>
      <w:r w:rsidRPr="00A420BF">
        <w:rPr>
          <w:rFonts w:ascii="Cambria Math" w:hAnsi="Cambria Math" w:cs="Cambria Math"/>
          <w:color w:val="000000" w:themeColor="text1"/>
        </w:rPr>
        <w:t>₂</w:t>
      </w:r>
      <w:r w:rsidRPr="00A420BF">
        <w:rPr>
          <w:color w:val="000000" w:themeColor="text1"/>
        </w:rPr>
        <w:t>eq)</w:t>
      </w:r>
      <w:bookmarkEnd w:id="169"/>
      <w:bookmarkEnd w:id="170"/>
      <w:bookmarkEnd w:id="171"/>
      <w:bookmarkEnd w:id="172"/>
    </w:p>
    <w:p w14:paraId="1DD0E85A" w14:textId="77777777" w:rsidR="000F2EB1" w:rsidRDefault="000F2EB1" w:rsidP="000F2EB1">
      <w:pPr>
        <w:jc w:val="both"/>
      </w:pPr>
      <w:r>
        <w:t>The fuel use charts below illustrate how the industrial fuel mix evolves across all three scenarios, showing the progressive displacement of coal and natural gas by biomass and hydrogen under the NDC scenarios and the deeper fossil fuel moderation achieved under NDC 3.0.</w:t>
      </w:r>
    </w:p>
    <w:p w14:paraId="726E8B46" w14:textId="77777777" w:rsidR="000F2EB1" w:rsidRDefault="000F2EB1" w:rsidP="000F2EB1">
      <w:pPr>
        <w:keepNext/>
        <w:spacing w:before="240" w:line="259" w:lineRule="auto"/>
        <w:ind w:hanging="630"/>
        <w:jc w:val="both"/>
      </w:pPr>
      <w:r>
        <w:rPr>
          <w:noProof/>
        </w:rPr>
        <w:drawing>
          <wp:inline distT="0" distB="0" distL="0" distR="0" wp14:anchorId="0BB86F8A" wp14:editId="3D9BAE3D">
            <wp:extent cx="6637777" cy="2838450"/>
            <wp:effectExtent l="19050" t="19050" r="10795" b="19050"/>
            <wp:docPr id="1535240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0852" name="Picture 1535240852"/>
                    <pic:cNvPicPr/>
                  </pic:nvPicPr>
                  <pic:blipFill>
                    <a:blip r:embed="rId36">
                      <a:extLst>
                        <a:ext uri="{28A0092B-C50C-407E-A947-70E740481C1C}">
                          <a14:useLocalDpi xmlns:a14="http://schemas.microsoft.com/office/drawing/2010/main"/>
                        </a:ext>
                      </a:extLst>
                    </a:blip>
                    <a:stretch>
                      <a:fillRect/>
                    </a:stretch>
                  </pic:blipFill>
                  <pic:spPr>
                    <a:xfrm>
                      <a:off x="0" y="0"/>
                      <a:ext cx="6656546" cy="2846476"/>
                    </a:xfrm>
                    <a:prstGeom prst="rect">
                      <a:avLst/>
                    </a:prstGeom>
                    <a:ln>
                      <a:solidFill>
                        <a:schemeClr val="tx1"/>
                      </a:solidFill>
                    </a:ln>
                  </pic:spPr>
                </pic:pic>
              </a:graphicData>
            </a:graphic>
          </wp:inline>
        </w:drawing>
      </w:r>
    </w:p>
    <w:p w14:paraId="15E200AE" w14:textId="74D05F1E" w:rsidR="000F2EB1" w:rsidRPr="00A420BF" w:rsidRDefault="000F2EB1" w:rsidP="000F2EB1">
      <w:pPr>
        <w:pStyle w:val="Caption"/>
        <w:jc w:val="both"/>
        <w:rPr>
          <w:color w:val="000000" w:themeColor="text1"/>
        </w:rPr>
      </w:pPr>
      <w:bookmarkStart w:id="173" w:name="_Toc229342658"/>
      <w:bookmarkStart w:id="174" w:name="_Toc229386405"/>
      <w:bookmarkStart w:id="175" w:name="_Toc229388997"/>
      <w:bookmarkStart w:id="176" w:name="_Toc229401418"/>
      <w:r w:rsidRPr="00A420BF">
        <w:rPr>
          <w:b/>
          <w:color w:val="000000" w:themeColor="text1"/>
        </w:rPr>
        <w:t xml:space="preserve">Figure </w:t>
      </w:r>
      <w:r w:rsidRPr="00A420BF">
        <w:rPr>
          <w:b/>
          <w:color w:val="000000" w:themeColor="text1"/>
        </w:rPr>
        <w:fldChar w:fldCharType="begin"/>
      </w:r>
      <w:r w:rsidRPr="00A420BF">
        <w:rPr>
          <w:b/>
          <w:color w:val="000000" w:themeColor="text1"/>
        </w:rPr>
        <w:instrText xml:space="preserve"> SEQ Figure \* ARABIC </w:instrText>
      </w:r>
      <w:r w:rsidRPr="00A420BF">
        <w:rPr>
          <w:b/>
          <w:color w:val="000000" w:themeColor="text1"/>
        </w:rPr>
        <w:fldChar w:fldCharType="separate"/>
      </w:r>
      <w:r w:rsidR="00AE4FCF">
        <w:rPr>
          <w:b/>
          <w:noProof/>
          <w:color w:val="000000" w:themeColor="text1"/>
        </w:rPr>
        <w:t>29</w:t>
      </w:r>
      <w:r w:rsidRPr="00A420BF">
        <w:rPr>
          <w:b/>
          <w:color w:val="000000" w:themeColor="text1"/>
        </w:rPr>
        <w:fldChar w:fldCharType="end"/>
      </w:r>
      <w:r w:rsidRPr="00A420BF">
        <w:rPr>
          <w:color w:val="000000" w:themeColor="text1"/>
        </w:rPr>
        <w:t xml:space="preserve">. </w:t>
      </w:r>
      <w:r w:rsidRPr="00A420BF" w:rsidDel="00CD158B">
        <w:rPr>
          <w:color w:val="000000" w:themeColor="text1"/>
        </w:rPr>
        <w:t>IPPU Sector Fuel Use for the NDC2.0 and NDC3.0 Scenario, 2021–2050 (PJ)</w:t>
      </w:r>
      <w:bookmarkEnd w:id="173"/>
      <w:bookmarkEnd w:id="174"/>
      <w:bookmarkEnd w:id="175"/>
      <w:bookmarkEnd w:id="176"/>
    </w:p>
    <w:p w14:paraId="1A40DD9E" w14:textId="3C12B50D" w:rsidR="000F2EB1" w:rsidRDefault="000F2EB1" w:rsidP="000F2EB1">
      <w:pPr>
        <w:spacing w:line="259" w:lineRule="auto"/>
        <w:jc w:val="both"/>
      </w:pPr>
      <w:r>
        <w:t xml:space="preserve">Despite requiring additional capital investment in cleaner technologies, the fuel cost savings more than offset the higher upfront costs, resulting in total system costs that are lower than </w:t>
      </w:r>
      <w:r w:rsidR="00617582">
        <w:t xml:space="preserve">in </w:t>
      </w:r>
      <w:r>
        <w:t xml:space="preserve">the Reference </w:t>
      </w:r>
      <w:r w:rsidR="00617582">
        <w:t>scenario</w:t>
      </w:r>
      <w:r>
        <w:t>. By 2035, total costs are already below the Reference under both NDC scenarios, reaching $2,123 million under NDC 2.0 and $2,011 million under NDC 3.0 compared to $2,135 million under the Reference, with the gap widening to $5,395 million and $5,071 million against $5,410 million by 2050.</w:t>
      </w:r>
    </w:p>
    <w:p w14:paraId="4582B809" w14:textId="77777777" w:rsidR="000F2EB1" w:rsidRDefault="000F2EB1" w:rsidP="000F2EB1">
      <w:pPr>
        <w:spacing w:line="259" w:lineRule="auto"/>
        <w:jc w:val="both"/>
      </w:pPr>
    </w:p>
    <w:p w14:paraId="42DB0F9B" w14:textId="77777777" w:rsidR="000F2EB1" w:rsidRDefault="000F2EB1" w:rsidP="000F2EB1">
      <w:pPr>
        <w:spacing w:line="259" w:lineRule="auto"/>
        <w:jc w:val="both"/>
      </w:pPr>
      <w:r>
        <w:t>The driver of these savings is the reduction in fuel expenditure. As coal and natural gas are displaced by lower-cost biomass, total fuel costs fall from $3,978 million under the Reference to $3,374 million under NDC 2.0 and $3,161 million under NDC 3.0 by 2035, with the savings deepening further by 2050. The net result is a negative average mitigation cost throughout the modelling period, reaching -$4/tCO</w:t>
      </w:r>
      <w:r>
        <w:rPr>
          <w:rFonts w:ascii="Cambria Math" w:hAnsi="Cambria Math" w:cs="Cambria Math"/>
        </w:rPr>
        <w:t>₂</w:t>
      </w:r>
      <w:r>
        <w:t>eq under NDC 2.0 and -$22/tCO</w:t>
      </w:r>
      <w:r>
        <w:rPr>
          <w:rFonts w:ascii="Cambria Math" w:hAnsi="Cambria Math" w:cs="Cambria Math"/>
        </w:rPr>
        <w:t>₂</w:t>
      </w:r>
      <w:r>
        <w:t>eq under NDC 3.0 by 2035, confirming that IPPU mitigation is not only consistent with Uganda's industrial development objectives but actively reduces the cost of industrial production, making the transition economically self-financing from the outset.</w:t>
      </w:r>
    </w:p>
    <w:p w14:paraId="68F27B15" w14:textId="77777777" w:rsidR="000F2EB1" w:rsidRDefault="000F2EB1" w:rsidP="000F2EB1">
      <w:pPr>
        <w:jc w:val="both"/>
      </w:pPr>
    </w:p>
    <w:p w14:paraId="3968C34C" w14:textId="77777777" w:rsidR="000F2EB1" w:rsidRDefault="000F2EB1" w:rsidP="000F2EB1">
      <w:pPr>
        <w:keepNext/>
        <w:spacing w:before="60"/>
        <w:jc w:val="both"/>
      </w:pPr>
      <w:r>
        <w:rPr>
          <w:noProof/>
        </w:rPr>
        <w:drawing>
          <wp:inline distT="0" distB="0" distL="0" distR="0" wp14:anchorId="18784157" wp14:editId="586F5EA7">
            <wp:extent cx="5977105" cy="3048000"/>
            <wp:effectExtent l="19050" t="19050" r="24130" b="19050"/>
            <wp:docPr id="1991559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59713" name="Picture 1991559713"/>
                    <pic:cNvPicPr/>
                  </pic:nvPicPr>
                  <pic:blipFill rotWithShape="1">
                    <a:blip r:embed="rId37">
                      <a:extLst>
                        <a:ext uri="{28A0092B-C50C-407E-A947-70E740481C1C}">
                          <a14:useLocalDpi xmlns:a14="http://schemas.microsoft.com/office/drawing/2010/main"/>
                        </a:ext>
                      </a:extLst>
                    </a:blip>
                    <a:srcRect l="8152" t="10001" r="-166" b="-968"/>
                    <a:stretch>
                      <a:fillRect/>
                    </a:stretch>
                  </pic:blipFill>
                  <pic:spPr bwMode="auto">
                    <a:xfrm>
                      <a:off x="0" y="0"/>
                      <a:ext cx="5983218" cy="30511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4D7C51" w14:textId="5FB6C5FD" w:rsidR="000F2EB1" w:rsidRDefault="000F2EB1" w:rsidP="00C436C9">
      <w:pPr>
        <w:pStyle w:val="Caption"/>
        <w:jc w:val="center"/>
        <w:rPr>
          <w:color w:val="000000" w:themeColor="text1"/>
        </w:rPr>
      </w:pPr>
      <w:bookmarkStart w:id="177" w:name="_Toc229342659"/>
      <w:bookmarkStart w:id="178" w:name="_Toc229386406"/>
      <w:bookmarkStart w:id="179" w:name="_Toc229388998"/>
      <w:bookmarkStart w:id="180" w:name="_Toc229401419"/>
      <w:r w:rsidRPr="00A420BF">
        <w:rPr>
          <w:b/>
          <w:color w:val="000000" w:themeColor="text1"/>
        </w:rPr>
        <w:t xml:space="preserve">Figure </w:t>
      </w:r>
      <w:r w:rsidRPr="00A420BF">
        <w:rPr>
          <w:b/>
          <w:color w:val="000000" w:themeColor="text1"/>
        </w:rPr>
        <w:fldChar w:fldCharType="begin"/>
      </w:r>
      <w:r w:rsidRPr="00A420BF">
        <w:rPr>
          <w:b/>
          <w:color w:val="000000" w:themeColor="text1"/>
        </w:rPr>
        <w:instrText xml:space="preserve"> SEQ Figure \* ARABIC </w:instrText>
      </w:r>
      <w:r w:rsidRPr="00A420BF">
        <w:rPr>
          <w:b/>
          <w:color w:val="000000" w:themeColor="text1"/>
        </w:rPr>
        <w:fldChar w:fldCharType="separate"/>
      </w:r>
      <w:r w:rsidR="00AE4FCF">
        <w:rPr>
          <w:b/>
          <w:noProof/>
          <w:color w:val="000000" w:themeColor="text1"/>
        </w:rPr>
        <w:t>30</w:t>
      </w:r>
      <w:r w:rsidRPr="00A420BF">
        <w:rPr>
          <w:b/>
          <w:color w:val="000000" w:themeColor="text1"/>
        </w:rPr>
        <w:fldChar w:fldCharType="end"/>
      </w:r>
      <w:r w:rsidRPr="00A420BF">
        <w:rPr>
          <w:color w:val="000000" w:themeColor="text1"/>
        </w:rPr>
        <w:t>. IPPU Sector Total Cost by Scenario ($m), 2021–2050</w:t>
      </w:r>
      <w:bookmarkEnd w:id="177"/>
      <w:bookmarkEnd w:id="178"/>
      <w:bookmarkEnd w:id="179"/>
      <w:bookmarkEnd w:id="180"/>
    </w:p>
    <w:p w14:paraId="64BFA3B3" w14:textId="77777777" w:rsidR="00C436C9" w:rsidRPr="00C436C9" w:rsidRDefault="00C436C9" w:rsidP="00C436C9"/>
    <w:p w14:paraId="2179D273" w14:textId="3F272170" w:rsidR="6592C422" w:rsidRDefault="6592C422" w:rsidP="32F8CB90">
      <w:pPr>
        <w:pStyle w:val="Heading3"/>
        <w:rPr>
          <w:b/>
          <w:bCs/>
          <w:color w:val="auto"/>
        </w:rPr>
      </w:pPr>
      <w:bookmarkStart w:id="181" w:name="_Toc229401361"/>
      <w:r w:rsidRPr="32F8CB90">
        <w:rPr>
          <w:b/>
          <w:bCs/>
          <w:color w:val="auto"/>
        </w:rPr>
        <w:t>4.</w:t>
      </w:r>
      <w:r w:rsidR="00D55936" w:rsidRPr="32F8CB90">
        <w:rPr>
          <w:b/>
          <w:bCs/>
          <w:color w:val="auto"/>
        </w:rPr>
        <w:t>2</w:t>
      </w:r>
      <w:r w:rsidRPr="32F8CB90">
        <w:rPr>
          <w:b/>
          <w:bCs/>
          <w:color w:val="auto"/>
        </w:rPr>
        <w:t>.5 SISEPUEDE Results</w:t>
      </w:r>
      <w:bookmarkEnd w:id="181"/>
    </w:p>
    <w:p w14:paraId="148DAC88" w14:textId="77777777" w:rsidR="00C436C9" w:rsidRDefault="00C436C9" w:rsidP="32F8CB90">
      <w:pPr>
        <w:pStyle w:val="Heading3"/>
        <w:rPr>
          <w:b/>
          <w:bCs/>
          <w:color w:val="auto"/>
        </w:rPr>
      </w:pPr>
    </w:p>
    <w:p w14:paraId="251BD87B" w14:textId="3231427F" w:rsidR="1BF2CEB4" w:rsidRDefault="0ED352CE" w:rsidP="1BF2CEB4">
      <w:pPr>
        <w:spacing w:before="60" w:after="160"/>
        <w:jc w:val="both"/>
      </w:pPr>
      <w:r>
        <w:t xml:space="preserve">The drivers of industrial energy demand reflect the combined effect of underlying production growth and the mitigating actions applied to each pathway. Strong growth in industrial production, including manufacturing, cement, mining, and metals, drives a substantial increase in the need for energy across all scenarios, in line with the infrastructure and manufacturing expansion envisioned under NDP IV and Vision 2040. Under the Reference pathway, most of this energy is met from combustibles, including fossil fuels and biomass, with total energy demand increasing from 87.8 PJ in 2023 to 136.4 PJ in 2035 and 186.7 PJ in 2050. The Reference pathway also incorporates a shift toward more traditional fossil fuels by 2045, with natural gas representing the most significant point of growth and fuel oil following thereafter. </w:t>
      </w:r>
    </w:p>
    <w:p w14:paraId="7B942D4B" w14:textId="3B2C0630" w:rsidR="1BF2CEB4" w:rsidRDefault="0ED352CE" w:rsidP="1BF2CEB4">
      <w:pPr>
        <w:spacing w:before="60" w:after="160"/>
        <w:jc w:val="both"/>
      </w:pPr>
      <w:r>
        <w:t>The NDC 2.0 measures, including the 10% reduction in industrial energy use relative to the Reference by 2025 and the transition toward sustainable biomass reaching 25% of industrial energy use by 2030 and 40% by 2040, moderate this demand expansion in the near term, reducing total energy demand to 117.6 PJ by 2035 and 133.7 PJ by 2050. Clean hydrogen is also introduced post-2035 to help meet growing demands for high-heat energy, particularly in furnace blasters supplying the hydrogen-based Direct Reduced Iron pathway for new steel capacity after 2035. The NDC 3.0 measures push efficiency improvements further and increase electrification across industrial subsectors. Energy demand under this pathway peaks at 114.4 PJ in 2043 and remains effectively flat between 2035 and 2050, with values of 108.2 PJ and 109.2 PJ respectively (</w:t>
      </w:r>
      <w:r>
        <w:fldChar w:fldCharType="begin"/>
      </w:r>
      <w:r>
        <w:instrText xml:space="preserve"> REF _Ref229387616 \h  \* MERGEFORMAT </w:instrText>
      </w:r>
      <w:r>
        <w:fldChar w:fldCharType="separate"/>
      </w:r>
      <w:r w:rsidR="00C8537E" w:rsidRPr="00C8537E">
        <w:t xml:space="preserve">Figure </w:t>
      </w:r>
      <w:r w:rsidR="00C8537E" w:rsidRPr="00C8537E">
        <w:rPr>
          <w:noProof/>
        </w:rPr>
        <w:t>31</w:t>
      </w:r>
      <w:r>
        <w:fldChar w:fldCharType="end"/>
      </w:r>
      <w:r w:rsidR="2F5B398C">
        <w:t>).</w:t>
      </w:r>
    </w:p>
    <w:p w14:paraId="2A4CA9E4" w14:textId="2197695B" w:rsidR="00C436C9" w:rsidRDefault="7F30B132" w:rsidP="00C436C9">
      <w:pPr>
        <w:keepNext/>
        <w:spacing w:before="60"/>
        <w:jc w:val="both"/>
      </w:pPr>
      <w:r>
        <w:rPr>
          <w:noProof/>
        </w:rPr>
        <w:drawing>
          <wp:inline distT="0" distB="0" distL="0" distR="0" wp14:anchorId="27940371" wp14:editId="7B8DA348">
            <wp:extent cx="5724525" cy="1905000"/>
            <wp:effectExtent l="19050" t="19050" r="28575" b="19050"/>
            <wp:docPr id="578917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5577" name="Picture 1906765577"/>
                    <pic:cNvPicPr/>
                  </pic:nvPicPr>
                  <pic:blipFill>
                    <a:blip r:embed="rId38">
                      <a:extLst>
                        <a:ext uri="{28A0092B-C50C-407E-A947-70E740481C1C}">
                          <a14:useLocalDpi xmlns:a14="http://schemas.microsoft.com/office/drawing/2010/main"/>
                        </a:ext>
                      </a:extLst>
                    </a:blip>
                    <a:stretch>
                      <a:fillRect/>
                    </a:stretch>
                  </pic:blipFill>
                  <pic:spPr>
                    <a:xfrm>
                      <a:off x="0" y="0"/>
                      <a:ext cx="5724525" cy="1905000"/>
                    </a:xfrm>
                    <a:prstGeom prst="rect">
                      <a:avLst/>
                    </a:prstGeom>
                    <a:ln>
                      <a:solidFill>
                        <a:schemeClr val="tx1"/>
                      </a:solidFill>
                    </a:ln>
                  </pic:spPr>
                </pic:pic>
              </a:graphicData>
            </a:graphic>
          </wp:inline>
        </w:drawing>
      </w:r>
    </w:p>
    <w:p w14:paraId="11857EAF" w14:textId="4011DAD1" w:rsidR="1BF2CEB4" w:rsidRPr="00C436C9" w:rsidRDefault="00C436C9" w:rsidP="00C436C9">
      <w:pPr>
        <w:pStyle w:val="Caption"/>
        <w:spacing w:after="0"/>
        <w:jc w:val="both"/>
        <w:rPr>
          <w:color w:val="auto"/>
        </w:rPr>
      </w:pPr>
      <w:bookmarkStart w:id="182" w:name="_Ref229387616"/>
      <w:bookmarkStart w:id="183" w:name="_Toc229388999"/>
      <w:bookmarkStart w:id="184" w:name="_Toc229401420"/>
      <w:r w:rsidRPr="00C436C9">
        <w:rPr>
          <w:b/>
          <w:bCs/>
          <w:color w:val="auto"/>
        </w:rPr>
        <w:t xml:space="preserve">Figure </w:t>
      </w:r>
      <w:r w:rsidRPr="00C436C9">
        <w:rPr>
          <w:b/>
          <w:bCs/>
          <w:color w:val="auto"/>
        </w:rPr>
        <w:fldChar w:fldCharType="begin"/>
      </w:r>
      <w:r w:rsidRPr="00C436C9">
        <w:rPr>
          <w:b/>
          <w:bCs/>
          <w:color w:val="auto"/>
        </w:rPr>
        <w:instrText xml:space="preserve"> SEQ Figure \* ARABIC </w:instrText>
      </w:r>
      <w:r w:rsidRPr="00C436C9">
        <w:rPr>
          <w:b/>
          <w:bCs/>
          <w:color w:val="auto"/>
        </w:rPr>
        <w:fldChar w:fldCharType="separate"/>
      </w:r>
      <w:r w:rsidR="00AE4FCF">
        <w:rPr>
          <w:b/>
          <w:bCs/>
          <w:noProof/>
          <w:color w:val="auto"/>
        </w:rPr>
        <w:t>31</w:t>
      </w:r>
      <w:r w:rsidRPr="00C436C9">
        <w:rPr>
          <w:b/>
          <w:bCs/>
          <w:color w:val="auto"/>
        </w:rPr>
        <w:fldChar w:fldCharType="end"/>
      </w:r>
      <w:r w:rsidRPr="00C436C9">
        <w:rPr>
          <w:b/>
          <w:bCs/>
          <w:color w:val="auto"/>
        </w:rPr>
        <w:t>.</w:t>
      </w:r>
      <w:r w:rsidRPr="00C436C9">
        <w:rPr>
          <w:color w:val="auto"/>
        </w:rPr>
        <w:t xml:space="preserve"> Total fuel consumption in demands in non-energy industries in in the Reference (left), NDC 2.0 (center), and NDC 3.0 (right) pathways (PJ).</w:t>
      </w:r>
      <w:bookmarkEnd w:id="182"/>
      <w:bookmarkEnd w:id="183"/>
      <w:bookmarkEnd w:id="184"/>
    </w:p>
    <w:p w14:paraId="126879C9" w14:textId="77777777" w:rsidR="00C436C9" w:rsidRPr="00C436C9" w:rsidRDefault="00C436C9" w:rsidP="00C436C9"/>
    <w:p w14:paraId="3C306661" w14:textId="2AF0E820" w:rsidR="2C48DEED" w:rsidRDefault="2C48DEED" w:rsidP="57597482">
      <w:pPr>
        <w:spacing w:before="60" w:after="160"/>
        <w:jc w:val="both"/>
        <w:rPr>
          <w:color w:val="000000" w:themeColor="text1"/>
        </w:rPr>
      </w:pPr>
      <w:r w:rsidRPr="32F8CB90">
        <w:rPr>
          <w:color w:val="000000" w:themeColor="text1"/>
        </w:rPr>
        <w:t xml:space="preserve">The emissions trajectories reflect the interaction of these demand-side dynamics with the fuel-switching and process-decarbonization measures applied across pathways. Under the Reference pathway, the combination of rapid industrial output growth and continued reliance on fossil fuels and biomass produces a sustained rise in emissions, growing from 3.16 MtCO₂e in 2025 to 6.51 MtCO₂e in 2035 and 13.01 MtCO₂e in 2050. The NDC 2.0 measures, combining the energy efficiency improvements, the transition toward sustainable biomass, the clinker substitution reducing the clinker ratio to 90% by 2030, and the hydrogen-based DRI pathway for new steel capacity after 2035, substantially alter this trajectory, reducing emissions to 5.39 MtCO₂e by 2035 and 6.92 MtCO₂e by 2050. </w:t>
      </w:r>
    </w:p>
    <w:p w14:paraId="34EAB796" w14:textId="574C999E" w:rsidR="2C48DEED" w:rsidRDefault="2C48DEED" w:rsidP="32F8CB90">
      <w:pPr>
        <w:spacing w:before="60" w:after="160"/>
        <w:jc w:val="both"/>
        <w:rPr>
          <w:color w:val="000000" w:themeColor="text1"/>
        </w:rPr>
      </w:pPr>
      <w:r w:rsidRPr="32F8CB90">
        <w:rPr>
          <w:color w:val="000000" w:themeColor="text1"/>
        </w:rPr>
        <w:t xml:space="preserve">The NDC 3.0 measures compound these reductions through the deeper clinker substitution reducing the ratio to 75% by 2030, together with the introduction of carbon capture in industries with an effectiveness of 90% at the point of installation, expanding from a target adoption rate of 13% by 2035 to 42% by 2050 and 80% by 2070. This additional measure applies to both combustion and process CO₂ emissions and produces a distinctive plateau-and-decline pattern in the NDC 3.0 trajectory, with emissions reaching 4.74 MtCO₂e by 2035, peaking in the mid-2040s, and declining to 4.60 MtCO₂e by 2050, approximately 65% below the Reference at mid-century </w:t>
      </w:r>
      <w:r w:rsidRPr="00EC7454">
        <w:rPr>
          <w:color w:val="000000" w:themeColor="text1"/>
        </w:rPr>
        <w:t>(</w:t>
      </w:r>
      <w:r w:rsidR="00EC7454" w:rsidRPr="00EC7454">
        <w:rPr>
          <w:color w:val="000000" w:themeColor="text1"/>
        </w:rPr>
        <w:fldChar w:fldCharType="begin"/>
      </w:r>
      <w:r w:rsidR="00EC7454" w:rsidRPr="00EC7454">
        <w:rPr>
          <w:color w:val="000000" w:themeColor="text1"/>
        </w:rPr>
        <w:instrText xml:space="preserve"> REF _Ref229387762 \h  \* MERGEFORMAT </w:instrText>
      </w:r>
      <w:r w:rsidR="00EC7454" w:rsidRPr="00EC7454">
        <w:rPr>
          <w:color w:val="000000" w:themeColor="text1"/>
        </w:rPr>
      </w:r>
      <w:r w:rsidR="00EC7454" w:rsidRPr="00EC7454">
        <w:rPr>
          <w:color w:val="000000" w:themeColor="text1"/>
        </w:rPr>
        <w:fldChar w:fldCharType="separate"/>
      </w:r>
      <w:r w:rsidR="00865A89" w:rsidRPr="00865A89">
        <w:t xml:space="preserve">Figure </w:t>
      </w:r>
      <w:r w:rsidR="00865A89" w:rsidRPr="00865A89">
        <w:rPr>
          <w:noProof/>
        </w:rPr>
        <w:t>32</w:t>
      </w:r>
      <w:r w:rsidR="00EC7454" w:rsidRPr="00EC7454">
        <w:rPr>
          <w:color w:val="000000" w:themeColor="text1"/>
        </w:rPr>
        <w:fldChar w:fldCharType="end"/>
      </w:r>
      <w:r w:rsidRPr="00EC7454">
        <w:rPr>
          <w:color w:val="000000" w:themeColor="text1"/>
        </w:rPr>
        <w:t>).</w:t>
      </w:r>
    </w:p>
    <w:p w14:paraId="0D6C2654" w14:textId="0DF3ECB2" w:rsidR="00EC7454" w:rsidRDefault="461A54EB" w:rsidP="00EC7454">
      <w:pPr>
        <w:keepNext/>
        <w:spacing w:line="276" w:lineRule="auto"/>
        <w:jc w:val="both"/>
      </w:pPr>
      <w:r>
        <w:rPr>
          <w:noProof/>
        </w:rPr>
        <w:drawing>
          <wp:inline distT="0" distB="0" distL="0" distR="0" wp14:anchorId="114810AA" wp14:editId="1CC9EC43">
            <wp:extent cx="5724525" cy="2038350"/>
            <wp:effectExtent l="19050" t="19050" r="28575" b="19050"/>
            <wp:docPr id="79223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5156" name="Picture 1453035156"/>
                    <pic:cNvPicPr/>
                  </pic:nvPicPr>
                  <pic:blipFill>
                    <a:blip r:embed="rId39">
                      <a:extLst>
                        <a:ext uri="{28A0092B-C50C-407E-A947-70E740481C1C}">
                          <a14:useLocalDpi xmlns:a14="http://schemas.microsoft.com/office/drawing/2010/main"/>
                        </a:ext>
                      </a:extLst>
                    </a:blip>
                    <a:stretch>
                      <a:fillRect/>
                    </a:stretch>
                  </pic:blipFill>
                  <pic:spPr>
                    <a:xfrm>
                      <a:off x="0" y="0"/>
                      <a:ext cx="5724525" cy="2038350"/>
                    </a:xfrm>
                    <a:prstGeom prst="rect">
                      <a:avLst/>
                    </a:prstGeom>
                    <a:ln>
                      <a:solidFill>
                        <a:schemeClr val="tx1"/>
                      </a:solidFill>
                    </a:ln>
                  </pic:spPr>
                </pic:pic>
              </a:graphicData>
            </a:graphic>
          </wp:inline>
        </w:drawing>
      </w:r>
    </w:p>
    <w:p w14:paraId="79B9EA45" w14:textId="51C9B877" w:rsidR="1BF2CEB4" w:rsidRDefault="00EC7454" w:rsidP="00EC7454">
      <w:pPr>
        <w:pStyle w:val="Caption"/>
        <w:spacing w:after="0"/>
        <w:jc w:val="both"/>
        <w:rPr>
          <w:color w:val="auto"/>
        </w:rPr>
      </w:pPr>
      <w:bookmarkStart w:id="185" w:name="_Ref229387762"/>
      <w:bookmarkStart w:id="186" w:name="_Toc229389000"/>
      <w:bookmarkStart w:id="187" w:name="_Toc229401421"/>
      <w:r w:rsidRPr="00EC7454">
        <w:rPr>
          <w:b/>
          <w:bCs/>
          <w:color w:val="auto"/>
        </w:rPr>
        <w:t xml:space="preserve">Figure </w:t>
      </w:r>
      <w:r w:rsidRPr="00EC7454">
        <w:rPr>
          <w:b/>
          <w:bCs/>
          <w:color w:val="auto"/>
        </w:rPr>
        <w:fldChar w:fldCharType="begin"/>
      </w:r>
      <w:r w:rsidRPr="00EC7454">
        <w:rPr>
          <w:b/>
          <w:bCs/>
          <w:color w:val="auto"/>
        </w:rPr>
        <w:instrText xml:space="preserve"> SEQ Figure \* ARABIC </w:instrText>
      </w:r>
      <w:r w:rsidRPr="00EC7454">
        <w:rPr>
          <w:b/>
          <w:bCs/>
          <w:color w:val="auto"/>
        </w:rPr>
        <w:fldChar w:fldCharType="separate"/>
      </w:r>
      <w:r w:rsidR="00AE4FCF">
        <w:rPr>
          <w:b/>
          <w:bCs/>
          <w:noProof/>
          <w:color w:val="auto"/>
        </w:rPr>
        <w:t>32</w:t>
      </w:r>
      <w:r w:rsidRPr="00EC7454">
        <w:rPr>
          <w:b/>
          <w:bCs/>
          <w:color w:val="auto"/>
        </w:rPr>
        <w:fldChar w:fldCharType="end"/>
      </w:r>
      <w:r w:rsidRPr="00EC7454">
        <w:rPr>
          <w:b/>
          <w:bCs/>
          <w:color w:val="auto"/>
        </w:rPr>
        <w:t>.</w:t>
      </w:r>
      <w:r w:rsidRPr="00EC7454">
        <w:rPr>
          <w:color w:val="auto"/>
        </w:rPr>
        <w:t xml:space="preserve">  Emissions for Reference (gray), NDC 2.0 (yellow), and NDC 3.0 (green) in industrial (excluding energy industries) combustion (MtCO2e).</w:t>
      </w:r>
      <w:bookmarkEnd w:id="185"/>
      <w:bookmarkEnd w:id="186"/>
      <w:bookmarkEnd w:id="187"/>
    </w:p>
    <w:p w14:paraId="7B3A056A" w14:textId="77777777" w:rsidR="002220C4" w:rsidRPr="002220C4" w:rsidRDefault="002220C4" w:rsidP="002220C4">
      <w:pPr>
        <w:rPr>
          <w:lang w:val="en-US"/>
        </w:rPr>
      </w:pPr>
    </w:p>
    <w:p w14:paraId="13779A42" w14:textId="3BB951F6" w:rsidR="000F2EB1" w:rsidRPr="00EC7454" w:rsidRDefault="495A6391" w:rsidP="00EC7454">
      <w:pPr>
        <w:spacing w:before="60" w:after="160"/>
        <w:jc w:val="both"/>
      </w:pPr>
      <w:r w:rsidRPr="32F8CB90">
        <w:t>The drivers of industrial process emissions reflect the rapid expansion of industrial production required to support infrastructure development and economic growth commensurate with Vision 2040 and NDP IV. Cement is the dominant driver, growing approximately eight-fold from 5.2 Mt in 2025 to 40.2 Mt in 2040 and 65.2 Mt by 2050. Metals production also expands substantially, with steel emerging as a key area of industrial growth and structural change. While most steel production in Uganda today is based on direct reduced iron rather than blast-furnace iron, significant future investments such as the Tororo Steel Mill will introduce blast-furnace-based steel production to Uganda, which is incorporated in the Reference pathway and increases the requirement for coal in coke ovens. Mining activity, including precious and strategic resource metals, nearly doubles between 2025 and 2040, increasing by 88% from 2.5 Mt to 4.7 Mt of total production. Production volumes are treated as exogenous to the mitigation pathways and therefore do not vary across scenarios; the divergence between pathways arises from the process and material composition changes applied to this production (</w:t>
      </w:r>
      <w:r w:rsidR="002C26F5" w:rsidRPr="002C26F5">
        <w:fldChar w:fldCharType="begin"/>
      </w:r>
      <w:r w:rsidR="002C26F5" w:rsidRPr="002C26F5">
        <w:instrText xml:space="preserve"> REF _Ref229387836 \h  \* MERGEFORMAT </w:instrText>
      </w:r>
      <w:r w:rsidR="002C26F5" w:rsidRPr="002C26F5">
        <w:fldChar w:fldCharType="separate"/>
      </w:r>
      <w:r w:rsidR="00865A89" w:rsidRPr="00865A89">
        <w:t xml:space="preserve">Figure </w:t>
      </w:r>
      <w:r w:rsidR="00865A89" w:rsidRPr="00865A89">
        <w:rPr>
          <w:noProof/>
        </w:rPr>
        <w:t>33</w:t>
      </w:r>
      <w:r w:rsidR="002C26F5" w:rsidRPr="002C26F5">
        <w:fldChar w:fldCharType="end"/>
      </w:r>
      <w:r w:rsidRPr="002C26F5">
        <w:t>)</w:t>
      </w:r>
      <w:r w:rsidR="002C26F5">
        <w:t>.</w:t>
      </w:r>
    </w:p>
    <w:p w14:paraId="6E65A33A" w14:textId="1FD22284" w:rsidR="002C26F5" w:rsidRDefault="6E880916" w:rsidP="002C26F5">
      <w:pPr>
        <w:keepNext/>
        <w:spacing w:before="60"/>
      </w:pPr>
      <w:r>
        <w:rPr>
          <w:noProof/>
        </w:rPr>
        <w:drawing>
          <wp:inline distT="0" distB="0" distL="0" distR="0" wp14:anchorId="3C5A995A" wp14:editId="127FFB71">
            <wp:extent cx="5724525" cy="2438400"/>
            <wp:effectExtent l="19050" t="19050" r="28575" b="19050"/>
            <wp:docPr id="1765046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46041" name="Picture 1765046041"/>
                    <pic:cNvPicPr/>
                  </pic:nvPicPr>
                  <pic:blipFill>
                    <a:blip r:embed="rId40">
                      <a:extLst>
                        <a:ext uri="{28A0092B-C50C-407E-A947-70E740481C1C}">
                          <a14:useLocalDpi xmlns:a14="http://schemas.microsoft.com/office/drawing/2010/main"/>
                        </a:ext>
                      </a:extLst>
                    </a:blip>
                    <a:stretch>
                      <a:fillRect/>
                    </a:stretch>
                  </pic:blipFill>
                  <pic:spPr>
                    <a:xfrm>
                      <a:off x="0" y="0"/>
                      <a:ext cx="5724525" cy="2438400"/>
                    </a:xfrm>
                    <a:prstGeom prst="rect">
                      <a:avLst/>
                    </a:prstGeom>
                    <a:ln>
                      <a:solidFill>
                        <a:schemeClr val="tx1"/>
                      </a:solidFill>
                    </a:ln>
                  </pic:spPr>
                </pic:pic>
              </a:graphicData>
            </a:graphic>
          </wp:inline>
        </w:drawing>
      </w:r>
    </w:p>
    <w:p w14:paraId="6E2153E4" w14:textId="3454EBC9" w:rsidR="000F2EB1" w:rsidRDefault="002C26F5" w:rsidP="002C26F5">
      <w:pPr>
        <w:pStyle w:val="Caption"/>
        <w:spacing w:after="0"/>
        <w:rPr>
          <w:color w:val="auto"/>
        </w:rPr>
      </w:pPr>
      <w:bookmarkStart w:id="188" w:name="_Ref229387836"/>
      <w:bookmarkStart w:id="189" w:name="_Toc229389001"/>
      <w:bookmarkStart w:id="190" w:name="_Toc229401422"/>
      <w:r w:rsidRPr="002C26F5">
        <w:rPr>
          <w:b/>
          <w:color w:val="auto"/>
        </w:rPr>
        <w:t xml:space="preserve">Figure </w:t>
      </w:r>
      <w:r w:rsidRPr="002C26F5">
        <w:rPr>
          <w:b/>
          <w:bCs/>
          <w:color w:val="auto"/>
        </w:rPr>
        <w:fldChar w:fldCharType="begin"/>
      </w:r>
      <w:r w:rsidRPr="002C26F5">
        <w:rPr>
          <w:b/>
          <w:bCs/>
          <w:color w:val="auto"/>
        </w:rPr>
        <w:instrText xml:space="preserve"> SEQ Figure \* ARABIC </w:instrText>
      </w:r>
      <w:r w:rsidRPr="002C26F5">
        <w:rPr>
          <w:b/>
          <w:bCs/>
          <w:color w:val="auto"/>
        </w:rPr>
        <w:fldChar w:fldCharType="separate"/>
      </w:r>
      <w:r w:rsidR="00AE4FCF">
        <w:rPr>
          <w:b/>
          <w:bCs/>
          <w:noProof/>
          <w:color w:val="auto"/>
        </w:rPr>
        <w:t>33</w:t>
      </w:r>
      <w:r w:rsidRPr="002C26F5">
        <w:rPr>
          <w:b/>
          <w:bCs/>
          <w:color w:val="auto"/>
        </w:rPr>
        <w:fldChar w:fldCharType="end"/>
      </w:r>
      <w:r w:rsidRPr="002C26F5">
        <w:rPr>
          <w:b/>
          <w:bCs/>
          <w:color w:val="auto"/>
        </w:rPr>
        <w:t>.</w:t>
      </w:r>
      <w:r w:rsidRPr="002C26F5">
        <w:rPr>
          <w:color w:val="auto"/>
        </w:rPr>
        <w:t xml:space="preserve"> Total industrial production by year and tonnage for key drivers of IPPU.</w:t>
      </w:r>
      <w:bookmarkEnd w:id="188"/>
      <w:bookmarkEnd w:id="189"/>
      <w:bookmarkEnd w:id="190"/>
    </w:p>
    <w:p w14:paraId="7DBBFFE4" w14:textId="5490D89E" w:rsidR="002C26F5" w:rsidRPr="002C26F5" w:rsidRDefault="002C26F5" w:rsidP="002C26F5"/>
    <w:p w14:paraId="694E4835" w14:textId="376ADAD8" w:rsidR="000F2EB1" w:rsidRPr="00A420BF" w:rsidRDefault="1C8313E8" w:rsidP="57597482">
      <w:pPr>
        <w:spacing w:before="60" w:after="160" w:line="276" w:lineRule="auto"/>
        <w:jc w:val="both"/>
        <w:rPr>
          <w:color w:val="000000" w:themeColor="text1"/>
          <w:lang w:val="en-US"/>
        </w:rPr>
      </w:pPr>
      <w:r w:rsidRPr="32F8CB90">
        <w:rPr>
          <w:color w:val="000000" w:themeColor="text1"/>
          <w:lang w:val="en-US"/>
        </w:rPr>
        <w:t xml:space="preserve">The emissions trajectories reflect the interaction between the rapid expansion of cement and steel production and the process-decarbonization measures applied across pathways. Under the Reference pathway, IPPU emissions are shaped primarily by two structural shifts in the underlying production system. The first is the introduction of blast-furnace-based steel production through the Tororo Steel Mill, which increases process emissions associated with coke-based metallurgy. The second is the shift of clinker production into Uganda, including the Yaobi cement factory beginning operations in 2027 with a capacity of 6,000 tonnes of clinker per day, which raises domestic process emissions by increasing the share of clinker produced domestically to meet rising cement demand. The combined effect of these structural shifts and the eight-fold expansion of cement production </w:t>
      </w:r>
      <w:r w:rsidR="002C26F5" w:rsidRPr="32F8CB90">
        <w:rPr>
          <w:color w:val="000000" w:themeColor="text1"/>
          <w:lang w:val="en-US"/>
        </w:rPr>
        <w:t>produce</w:t>
      </w:r>
      <w:r w:rsidRPr="32F8CB90">
        <w:rPr>
          <w:color w:val="000000" w:themeColor="text1"/>
          <w:lang w:val="en-US"/>
        </w:rPr>
        <w:t xml:space="preserve"> a sustained rise in emissions, reaching approximately 16 MtCO₂e by 2050. </w:t>
      </w:r>
    </w:p>
    <w:p w14:paraId="4E01FC23" w14:textId="50AE2B36" w:rsidR="000F2EB1" w:rsidRPr="00A420BF" w:rsidRDefault="1C8313E8" w:rsidP="32F8CB90">
      <w:pPr>
        <w:spacing w:before="60" w:after="160" w:line="276" w:lineRule="auto"/>
        <w:jc w:val="both"/>
        <w:rPr>
          <w:color w:val="000000" w:themeColor="text1"/>
          <w:lang w:val="en-US"/>
        </w:rPr>
      </w:pPr>
      <w:r w:rsidRPr="32F8CB90">
        <w:rPr>
          <w:color w:val="000000" w:themeColor="text1"/>
          <w:lang w:val="en-US"/>
        </w:rPr>
        <w:t xml:space="preserve">The NDC 2.0 measures reduce emissions through the clinker substitution targets, which lower the clinker fraction in cement and moderate the growth rate of domestic clinker production, alongside the introduction of hydrogen-based DRI for new steel capacity after 2035. These measures partially offset the growth in domestic clinker production, reducing emissions to approximately 14 MtCO₂e by 2050. The NDC 3.0 measures compound these reductions through the deeper clinker substitution (with a 2050 target of 70% clinker fraction and a 2070 target of 50%) and the introduction of carbon capture at point of use, which together reduce process emissions by approximately 5.15 MtCO₂e relative to the Reference </w:t>
      </w:r>
      <w:r w:rsidR="002C26F5" w:rsidRPr="32F8CB90">
        <w:rPr>
          <w:color w:val="000000" w:themeColor="text1"/>
          <w:lang w:val="en-US"/>
        </w:rPr>
        <w:t>in</w:t>
      </w:r>
      <w:r w:rsidRPr="32F8CB90">
        <w:rPr>
          <w:color w:val="000000" w:themeColor="text1"/>
          <w:lang w:val="en-US"/>
        </w:rPr>
        <w:t xml:space="preserve"> 2050. Emissions under NDC 3.0 plateau at approximately 9 MtCO₂e from the mid-2040s onward, around 45% below the Reference trajectory at mid-century </w:t>
      </w:r>
      <w:r w:rsidRPr="002C26F5">
        <w:rPr>
          <w:color w:val="000000" w:themeColor="text1"/>
          <w:lang w:val="en-US"/>
        </w:rPr>
        <w:t>(</w:t>
      </w:r>
      <w:r w:rsidR="002C26F5" w:rsidRPr="002C26F5">
        <w:rPr>
          <w:color w:val="000000" w:themeColor="text1"/>
          <w:lang w:val="en-US"/>
        </w:rPr>
        <w:fldChar w:fldCharType="begin"/>
      </w:r>
      <w:r w:rsidR="002C26F5" w:rsidRPr="002C26F5">
        <w:rPr>
          <w:color w:val="000000" w:themeColor="text1"/>
          <w:lang w:val="en-US"/>
        </w:rPr>
        <w:instrText xml:space="preserve"> REF _Ref229387881 \h  \* MERGEFORMAT </w:instrText>
      </w:r>
      <w:r w:rsidR="002C26F5" w:rsidRPr="002C26F5">
        <w:rPr>
          <w:color w:val="000000" w:themeColor="text1"/>
          <w:lang w:val="en-US"/>
        </w:rPr>
      </w:r>
      <w:r w:rsidR="002C26F5" w:rsidRPr="002C26F5">
        <w:rPr>
          <w:color w:val="000000" w:themeColor="text1"/>
          <w:lang w:val="en-US"/>
        </w:rPr>
        <w:fldChar w:fldCharType="separate"/>
      </w:r>
      <w:r w:rsidR="00865A89" w:rsidRPr="00865A89">
        <w:t xml:space="preserve">Figure </w:t>
      </w:r>
      <w:r w:rsidR="00865A89" w:rsidRPr="00865A89">
        <w:rPr>
          <w:noProof/>
        </w:rPr>
        <w:t>34</w:t>
      </w:r>
      <w:r w:rsidR="002C26F5" w:rsidRPr="002C26F5">
        <w:rPr>
          <w:color w:val="000000" w:themeColor="text1"/>
          <w:lang w:val="en-US"/>
        </w:rPr>
        <w:fldChar w:fldCharType="end"/>
      </w:r>
      <w:r w:rsidRPr="002C26F5">
        <w:rPr>
          <w:color w:val="000000" w:themeColor="text1"/>
          <w:lang w:val="en-US"/>
        </w:rPr>
        <w:t>).</w:t>
      </w:r>
    </w:p>
    <w:p w14:paraId="18199D32" w14:textId="2A8F39EF" w:rsidR="000F2EB1" w:rsidRPr="00A420BF" w:rsidRDefault="000F2EB1" w:rsidP="1BF2CEB4">
      <w:pPr>
        <w:spacing w:before="60" w:after="160" w:line="276" w:lineRule="auto"/>
        <w:jc w:val="both"/>
        <w:rPr>
          <w:color w:val="000000" w:themeColor="text1"/>
          <w:lang w:val="en-US"/>
        </w:rPr>
      </w:pPr>
    </w:p>
    <w:p w14:paraId="5A32E133" w14:textId="65042CA8" w:rsidR="002C26F5" w:rsidRDefault="568DC9A1" w:rsidP="002C26F5">
      <w:pPr>
        <w:keepNext/>
        <w:spacing w:before="60" w:line="276" w:lineRule="auto"/>
        <w:jc w:val="both"/>
      </w:pPr>
      <w:r>
        <w:rPr>
          <w:noProof/>
        </w:rPr>
        <w:drawing>
          <wp:inline distT="0" distB="0" distL="0" distR="0" wp14:anchorId="7710967B" wp14:editId="38992648">
            <wp:extent cx="5724525" cy="2152650"/>
            <wp:effectExtent l="19050" t="19050" r="28575" b="19050"/>
            <wp:docPr id="1365961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1438" name="Picture 1365961438"/>
                    <pic:cNvPicPr/>
                  </pic:nvPicPr>
                  <pic:blipFill>
                    <a:blip r:embed="rId41">
                      <a:extLst>
                        <a:ext uri="{28A0092B-C50C-407E-A947-70E740481C1C}">
                          <a14:useLocalDpi xmlns:a14="http://schemas.microsoft.com/office/drawing/2010/main"/>
                        </a:ext>
                      </a:extLst>
                    </a:blip>
                    <a:stretch>
                      <a:fillRect/>
                    </a:stretch>
                  </pic:blipFill>
                  <pic:spPr>
                    <a:xfrm>
                      <a:off x="0" y="0"/>
                      <a:ext cx="5724525" cy="2152650"/>
                    </a:xfrm>
                    <a:prstGeom prst="rect">
                      <a:avLst/>
                    </a:prstGeom>
                    <a:ln>
                      <a:solidFill>
                        <a:schemeClr val="tx1"/>
                      </a:solidFill>
                    </a:ln>
                  </pic:spPr>
                </pic:pic>
              </a:graphicData>
            </a:graphic>
          </wp:inline>
        </w:drawing>
      </w:r>
    </w:p>
    <w:p w14:paraId="5A37FA57" w14:textId="673DD8A1" w:rsidR="000F2EB1" w:rsidRPr="002C26F5" w:rsidRDefault="002C26F5" w:rsidP="002C26F5">
      <w:pPr>
        <w:pStyle w:val="Caption"/>
        <w:spacing w:after="0"/>
        <w:jc w:val="both"/>
        <w:rPr>
          <w:color w:val="auto"/>
          <w:lang w:val="en-US"/>
        </w:rPr>
      </w:pPr>
      <w:bookmarkStart w:id="191" w:name="_Ref229387881"/>
      <w:bookmarkStart w:id="192" w:name="_Toc229389002"/>
      <w:bookmarkStart w:id="193" w:name="_Toc229401423"/>
      <w:r w:rsidRPr="002C26F5">
        <w:rPr>
          <w:b/>
          <w:bCs/>
          <w:color w:val="auto"/>
        </w:rPr>
        <w:t xml:space="preserve">Figure </w:t>
      </w:r>
      <w:r w:rsidRPr="002C26F5">
        <w:rPr>
          <w:b/>
          <w:bCs/>
          <w:color w:val="auto"/>
        </w:rPr>
        <w:fldChar w:fldCharType="begin"/>
      </w:r>
      <w:r w:rsidRPr="002C26F5">
        <w:rPr>
          <w:b/>
          <w:bCs/>
          <w:color w:val="auto"/>
        </w:rPr>
        <w:instrText xml:space="preserve"> SEQ Figure \* ARABIC </w:instrText>
      </w:r>
      <w:r w:rsidRPr="002C26F5">
        <w:rPr>
          <w:b/>
          <w:bCs/>
          <w:color w:val="auto"/>
        </w:rPr>
        <w:fldChar w:fldCharType="separate"/>
      </w:r>
      <w:r w:rsidR="00AE4FCF">
        <w:rPr>
          <w:b/>
          <w:bCs/>
          <w:noProof/>
          <w:color w:val="auto"/>
        </w:rPr>
        <w:t>34</w:t>
      </w:r>
      <w:r w:rsidRPr="002C26F5">
        <w:rPr>
          <w:b/>
          <w:bCs/>
          <w:color w:val="auto"/>
        </w:rPr>
        <w:fldChar w:fldCharType="end"/>
      </w:r>
      <w:r w:rsidRPr="002C26F5">
        <w:rPr>
          <w:b/>
          <w:bCs/>
          <w:color w:val="auto"/>
        </w:rPr>
        <w:t>.</w:t>
      </w:r>
      <w:r w:rsidRPr="002C26F5">
        <w:rPr>
          <w:color w:val="auto"/>
        </w:rPr>
        <w:t xml:space="preserve"> Emissions for Reference (gray), NDC 2.0 (yellow), and NDC 3.0 (green) in industrial procceses and product use (IPPU, MtCO2e).</w:t>
      </w:r>
      <w:bookmarkEnd w:id="191"/>
      <w:bookmarkEnd w:id="192"/>
      <w:bookmarkEnd w:id="193"/>
    </w:p>
    <w:p w14:paraId="672172A6" w14:textId="3D530AB6" w:rsidR="51D5A128" w:rsidRDefault="51D5A128" w:rsidP="00A420BF">
      <w:pPr>
        <w:rPr>
          <w:b/>
          <w:bCs/>
        </w:rPr>
      </w:pPr>
    </w:p>
    <w:p w14:paraId="311A13A3" w14:textId="734CDF60" w:rsidR="64662CD2" w:rsidRPr="00A420BF" w:rsidRDefault="64662CD2" w:rsidP="6FDB4003">
      <w:pPr>
        <w:pStyle w:val="Heading2"/>
        <w:spacing w:line="259" w:lineRule="auto"/>
        <w:rPr>
          <w:b/>
          <w:color w:val="auto"/>
        </w:rPr>
      </w:pPr>
      <w:bookmarkStart w:id="194" w:name="_Toc229401362"/>
      <w:r w:rsidRPr="00A420BF">
        <w:rPr>
          <w:b/>
          <w:color w:val="auto"/>
        </w:rPr>
        <w:t>4.</w:t>
      </w:r>
      <w:r w:rsidR="00D55936">
        <w:rPr>
          <w:b/>
          <w:color w:val="auto"/>
        </w:rPr>
        <w:t>3</w:t>
      </w:r>
      <w:r w:rsidRPr="00A420BF">
        <w:rPr>
          <w:b/>
          <w:color w:val="auto"/>
        </w:rPr>
        <w:t xml:space="preserve"> Agriculture Sector</w:t>
      </w:r>
      <w:bookmarkEnd w:id="194"/>
      <w:r w:rsidRPr="00A420BF">
        <w:rPr>
          <w:b/>
          <w:color w:val="auto"/>
        </w:rPr>
        <w:t xml:space="preserve"> </w:t>
      </w:r>
    </w:p>
    <w:p w14:paraId="11EEF344" w14:textId="2D0C2684" w:rsidR="64662CD2" w:rsidRPr="00A420BF" w:rsidRDefault="64662CD2" w:rsidP="6FDB4003">
      <w:pPr>
        <w:pStyle w:val="Heading3"/>
        <w:rPr>
          <w:b/>
          <w:color w:val="auto"/>
        </w:rPr>
      </w:pPr>
      <w:bookmarkStart w:id="195" w:name="_Toc229401363"/>
      <w:r w:rsidRPr="00A420BF">
        <w:rPr>
          <w:b/>
          <w:color w:val="auto"/>
        </w:rPr>
        <w:t>4.</w:t>
      </w:r>
      <w:r w:rsidR="00D55936">
        <w:rPr>
          <w:b/>
          <w:color w:val="auto"/>
        </w:rPr>
        <w:t>3</w:t>
      </w:r>
      <w:r w:rsidRPr="00A420BF">
        <w:rPr>
          <w:b/>
          <w:color w:val="auto"/>
        </w:rPr>
        <w:t>.1 Sector Background</w:t>
      </w:r>
      <w:bookmarkEnd w:id="195"/>
    </w:p>
    <w:p w14:paraId="20D8162D" w14:textId="77C9C103" w:rsidR="6FDB4003" w:rsidRDefault="6FDB4003" w:rsidP="00A420BF"/>
    <w:p w14:paraId="71FF5653" w14:textId="5AEBFB2E" w:rsidR="7996F0D2" w:rsidRPr="00A420BF" w:rsidRDefault="7996F0D2" w:rsidP="6FDB4003">
      <w:pPr>
        <w:jc w:val="both"/>
        <w:rPr>
          <w:sz w:val="16"/>
          <w:szCs w:val="16"/>
        </w:rPr>
      </w:pPr>
      <w:r>
        <w:t>Agriculture is the backbone of Uganda's economy, accounting for approximately 26.5% of GDP and 36% of export earnings in FY2024/</w:t>
      </w:r>
      <w:r w:rsidR="70FEE8F6">
        <w:t>25 and</w:t>
      </w:r>
      <w:r>
        <w:t xml:space="preserve"> employing an estimated 68% of the working population</w:t>
      </w:r>
      <w:r w:rsidR="58B7B825">
        <w:t>.</w:t>
      </w:r>
      <w:r w:rsidRPr="6FDB4003">
        <w:rPr>
          <w:rStyle w:val="FootnoteReference"/>
        </w:rPr>
        <w:footnoteReference w:id="11"/>
      </w:r>
      <w:r w:rsidR="163D4373">
        <w:t xml:space="preserve"> </w:t>
      </w:r>
      <w:r>
        <w:t xml:space="preserve">The sector is dominated by smallholder farming systems producing both food crops and livestock, with approximately 80% of Uganda's land classified as arable, though only 35% is currently under cultivation. </w:t>
      </w:r>
    </w:p>
    <w:p w14:paraId="2E3FC325" w14:textId="7C8BDB9B" w:rsidR="6FDB4003" w:rsidRDefault="6FDB4003" w:rsidP="6FDB4003">
      <w:pPr>
        <w:jc w:val="both"/>
      </w:pPr>
    </w:p>
    <w:p w14:paraId="60A6E793" w14:textId="23BAAE5A" w:rsidR="7996F0D2" w:rsidRDefault="009D09EC" w:rsidP="00ED1E43">
      <w:pPr>
        <w:jc w:val="both"/>
      </w:pPr>
      <w:r>
        <w:t>T</w:t>
      </w:r>
      <w:r w:rsidR="7996F0D2">
        <w:t>he agriculture sector contributes approximately 27% of Uganda's total GHG emissions, making it the second largest emitting sector after land use change and forestry</w:t>
      </w:r>
      <w:r w:rsidR="7C9AA25E">
        <w:t>.</w:t>
      </w:r>
      <w:r w:rsidR="0012488D">
        <w:fldChar w:fldCharType="begin"/>
      </w:r>
      <w:r w:rsidR="0012488D">
        <w:instrText xml:space="preserve"> NOTEREF _Ref229070861 \f \h </w:instrText>
      </w:r>
      <w:r w:rsidR="0012488D">
        <w:fldChar w:fldCharType="separate"/>
      </w:r>
      <w:r w:rsidR="00DE2533" w:rsidRPr="00DE2533">
        <w:rPr>
          <w:rStyle w:val="FootnoteReference"/>
        </w:rPr>
        <w:t>4</w:t>
      </w:r>
      <w:r w:rsidR="0012488D">
        <w:fldChar w:fldCharType="end"/>
      </w:r>
      <w:r w:rsidR="668AC43A" w:rsidRPr="00F900E6">
        <w:t xml:space="preserve"> </w:t>
      </w:r>
      <w:r w:rsidR="00082CF4">
        <w:t xml:space="preserve">Around 83% of this is from enteric </w:t>
      </w:r>
      <w:r w:rsidR="00DD2AB6">
        <w:t xml:space="preserve">fermentation, with manure management and </w:t>
      </w:r>
      <w:r w:rsidR="0082202C">
        <w:t xml:space="preserve">soils making up the balance. </w:t>
      </w:r>
    </w:p>
    <w:p w14:paraId="3906E823" w14:textId="241522A6" w:rsidR="6FDB4003" w:rsidRDefault="6FDB4003" w:rsidP="6FDB4003">
      <w:pPr>
        <w:jc w:val="both"/>
      </w:pPr>
    </w:p>
    <w:p w14:paraId="35C23D46" w14:textId="4486A869" w:rsidR="7996F0D2" w:rsidRDefault="7996F0D2" w:rsidP="6FDB4003">
      <w:pPr>
        <w:jc w:val="both"/>
      </w:pPr>
      <w:r>
        <w:t>The livestock subsector is dominated by cattle, concentrated primarily in the cattle corridor covering approximately 40% of the country's land area from Karamoja to the southwest</w:t>
      </w:r>
      <w:r w:rsidR="37E519E1">
        <w:t>.</w:t>
      </w:r>
      <w:r w:rsidRPr="6FDB4003">
        <w:rPr>
          <w:rStyle w:val="FootnoteReference"/>
        </w:rPr>
        <w:footnoteReference w:id="12"/>
      </w:r>
      <w:r>
        <w:t xml:space="preserve"> Enteric fermentation accounts for approximately 75.8% of total livestock GHG emissions, with the grazing system contributing 88.5% of sectoral livestock emissions</w:t>
      </w:r>
      <w:r w:rsidR="774BC2B0">
        <w:t>.</w:t>
      </w:r>
      <w:r w:rsidRPr="6FDB4003">
        <w:rPr>
          <w:rStyle w:val="FootnoteReference"/>
        </w:rPr>
        <w:footnoteReference w:id="13"/>
      </w:r>
      <w:r w:rsidR="306075F8">
        <w:t xml:space="preserve"> </w:t>
      </w:r>
      <w:r>
        <w:t>Productivity remains low relative to emission intensity, with indigenous breeds dominant across cattle and poultry systems, limiting the efficiency gains achievable through herd management alone.</w:t>
      </w:r>
    </w:p>
    <w:p w14:paraId="21FAC685" w14:textId="436D43D9" w:rsidR="6FDB4003" w:rsidRDefault="6FDB4003" w:rsidP="6FDB4003">
      <w:pPr>
        <w:jc w:val="both"/>
      </w:pPr>
    </w:p>
    <w:p w14:paraId="2BEF23AC" w14:textId="21C475AE" w:rsidR="7996F0D2" w:rsidRDefault="7996F0D2" w:rsidP="6FDB4003">
      <w:pPr>
        <w:jc w:val="both"/>
      </w:pPr>
      <w:r>
        <w:t>Agricultural soils represent the second major emissions source, generating nitrous oxide (N₂O) through the application of synthetic and organic fertilisers, manure deposition during grazing, and crop residue management. Uganda's soils are generally fertile, supporting two growing seasons across much of the country, but are increasingly under pressure from land degradation, reduced fallow periods, and climate variability. Emissions from soils are closely tied to land management practices and the expansion of cultivated area under NDP IV agricultural production targets.</w:t>
      </w:r>
    </w:p>
    <w:p w14:paraId="27EF1D32" w14:textId="6FAA7C3D" w:rsidR="6FDB4003" w:rsidRDefault="6FDB4003" w:rsidP="6FDB4003">
      <w:pPr>
        <w:jc w:val="both"/>
      </w:pPr>
    </w:p>
    <w:p w14:paraId="6919652F" w14:textId="625F8C50" w:rsidR="7996F0D2" w:rsidRDefault="7996F0D2" w:rsidP="6FDB4003">
      <w:pPr>
        <w:jc w:val="both"/>
      </w:pPr>
      <w:r>
        <w:t>The Updated NDC (2022) identifies the agriculture sector as a priority for both mitigation and adaptation, with commitments focusing on livestock breeding improvement, yield increases, and manure management as the principal mitigation pathways</w:t>
      </w:r>
      <w:r w:rsidR="5D76B413">
        <w:t>.</w:t>
      </w:r>
      <w:r w:rsidRPr="6FDB4003">
        <w:rPr>
          <w:rStyle w:val="FootnoteReference"/>
        </w:rPr>
        <w:footnoteReference w:id="14"/>
      </w:r>
    </w:p>
    <w:p w14:paraId="238AAE85" w14:textId="77777777" w:rsidR="002878CB" w:rsidRDefault="002878CB" w:rsidP="00A420BF"/>
    <w:p w14:paraId="2A7F8C2F" w14:textId="7B11181E" w:rsidR="64662CD2" w:rsidRPr="00A420BF" w:rsidRDefault="64662CD2" w:rsidP="6FDB4003">
      <w:pPr>
        <w:pStyle w:val="Heading3"/>
        <w:rPr>
          <w:b/>
          <w:color w:val="auto"/>
        </w:rPr>
      </w:pPr>
      <w:bookmarkStart w:id="196" w:name="_Toc229401364"/>
      <w:r w:rsidRPr="00A420BF">
        <w:rPr>
          <w:b/>
          <w:color w:val="auto"/>
        </w:rPr>
        <w:t>4.</w:t>
      </w:r>
      <w:r w:rsidR="00D55936">
        <w:rPr>
          <w:b/>
          <w:color w:val="auto"/>
        </w:rPr>
        <w:t>3</w:t>
      </w:r>
      <w:r w:rsidRPr="00A420BF">
        <w:rPr>
          <w:b/>
          <w:color w:val="auto"/>
        </w:rPr>
        <w:t>.2 Key Drivers and Assumptions</w:t>
      </w:r>
      <w:bookmarkEnd w:id="196"/>
      <w:r w:rsidRPr="00A420BF">
        <w:rPr>
          <w:b/>
          <w:color w:val="auto"/>
        </w:rPr>
        <w:t xml:space="preserve"> </w:t>
      </w:r>
    </w:p>
    <w:p w14:paraId="67357373" w14:textId="5B17BF6E" w:rsidR="6FDB4003" w:rsidRPr="00A420BF" w:rsidRDefault="6FDB4003" w:rsidP="28A157FE">
      <w:pPr>
        <w:jc w:val="both"/>
        <w:rPr>
          <w:rFonts w:asciiTheme="minorBidi" w:hAnsiTheme="minorBidi" w:cstheme="minorBidi"/>
        </w:rPr>
      </w:pPr>
    </w:p>
    <w:p w14:paraId="29F626BC" w14:textId="686A300B" w:rsidR="639A5325" w:rsidRPr="00A420BF" w:rsidRDefault="639A5325" w:rsidP="28A157FE">
      <w:pPr>
        <w:jc w:val="both"/>
        <w:rPr>
          <w:rFonts w:asciiTheme="minorBidi" w:hAnsiTheme="minorBidi" w:cstheme="minorBidi"/>
        </w:rPr>
      </w:pPr>
      <w:r w:rsidRPr="00A420BF">
        <w:rPr>
          <w:rFonts w:asciiTheme="minorBidi" w:hAnsiTheme="minorBidi" w:cstheme="minorBidi"/>
        </w:rPr>
        <w:t xml:space="preserve">Agricultural emissions in Uganda are projected to grow over the modelling period, driven primarily by livestock population growth, expansion of cultivated area, and intensification of crop production in line with NDP IV agricultural development targets. In the livestock subsector, emissions are closely tied to herd size and composition, with enteric fermentation from cattle representing the dominant source. In the soils and crops subsector, emissions are driven by nitrogen inputs and expanding cropland area, both of which are expected to increase as agricultural productivity targets under NDP IV are pursued. </w:t>
      </w:r>
    </w:p>
    <w:p w14:paraId="69080D2E" w14:textId="239AFB39" w:rsidR="6FDB4003" w:rsidRPr="00A420BF" w:rsidRDefault="6FDB4003" w:rsidP="6FDB4003">
      <w:pPr>
        <w:jc w:val="both"/>
        <w:rPr>
          <w:rFonts w:asciiTheme="minorBidi" w:hAnsiTheme="minorBidi" w:cstheme="minorBidi"/>
        </w:rPr>
      </w:pPr>
    </w:p>
    <w:p w14:paraId="70232E7D" w14:textId="2EAA1B3A" w:rsidR="639A5325" w:rsidRPr="00A420BF" w:rsidRDefault="639A5325" w:rsidP="6FDB4003">
      <w:pPr>
        <w:jc w:val="both"/>
        <w:rPr>
          <w:rFonts w:asciiTheme="minorBidi" w:hAnsiTheme="minorBidi" w:cstheme="minorBidi"/>
        </w:rPr>
      </w:pPr>
      <w:r w:rsidRPr="00A420BF">
        <w:rPr>
          <w:rFonts w:asciiTheme="minorBidi" w:hAnsiTheme="minorBidi" w:cstheme="minorBidi"/>
        </w:rPr>
        <w:t xml:space="preserve">The following tables summarise the base year assumptions used in the CLEWs </w:t>
      </w:r>
      <w:r w:rsidR="6FBB5AA5" w:rsidRPr="00A420BF">
        <w:rPr>
          <w:rFonts w:asciiTheme="minorBidi" w:hAnsiTheme="minorBidi" w:cstheme="minorBidi"/>
        </w:rPr>
        <w:t>and SISEPUEDE models.</w:t>
      </w:r>
    </w:p>
    <w:p w14:paraId="5C1C5C68" w14:textId="2BF33962" w:rsidR="6FDB4003" w:rsidRPr="00A420BF" w:rsidRDefault="6FDB4003" w:rsidP="6FDB4003">
      <w:pPr>
        <w:rPr>
          <w:rFonts w:asciiTheme="minorBidi" w:hAnsiTheme="minorBidi" w:cstheme="minorBidi"/>
        </w:rPr>
      </w:pPr>
    </w:p>
    <w:p w14:paraId="1B2E31F0" w14:textId="38EC5D44" w:rsidR="6FBB5AA5" w:rsidRPr="00C33E52" w:rsidRDefault="6FBB5AA5" w:rsidP="006D357C">
      <w:pPr>
        <w:pStyle w:val="ListParagraph"/>
        <w:numPr>
          <w:ilvl w:val="0"/>
          <w:numId w:val="18"/>
        </w:numPr>
        <w:rPr>
          <w:rFonts w:asciiTheme="minorBidi" w:hAnsiTheme="minorBidi" w:cstheme="minorBidi"/>
          <w:b/>
        </w:rPr>
      </w:pPr>
      <w:r w:rsidRPr="00C33E52">
        <w:rPr>
          <w:rFonts w:asciiTheme="minorBidi" w:hAnsiTheme="minorBidi" w:cstheme="minorBidi"/>
          <w:b/>
        </w:rPr>
        <w:t>Livestock</w:t>
      </w:r>
    </w:p>
    <w:p w14:paraId="2FA53924" w14:textId="3856B63C" w:rsidR="6FDB4003" w:rsidRPr="00C33E52" w:rsidRDefault="6FDB4003" w:rsidP="6FDB4003">
      <w:pPr>
        <w:rPr>
          <w:rFonts w:asciiTheme="minorBidi" w:hAnsiTheme="minorBidi" w:cstheme="minorBidi"/>
          <w:b/>
        </w:rPr>
      </w:pPr>
    </w:p>
    <w:tbl>
      <w:tblPr>
        <w:tblStyle w:val="GridTable4-Accent1"/>
        <w:tblW w:w="0" w:type="auto"/>
        <w:tblLook w:val="06A0" w:firstRow="1" w:lastRow="0" w:firstColumn="1" w:lastColumn="0" w:noHBand="1" w:noVBand="1"/>
      </w:tblPr>
      <w:tblGrid>
        <w:gridCol w:w="4508"/>
        <w:gridCol w:w="4508"/>
      </w:tblGrid>
      <w:tr w:rsidR="6FDB4003" w:rsidRPr="00C33E52" w14:paraId="08289E8D"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4A1246BC" w14:textId="6117BF3E" w:rsidR="6FBB5AA5" w:rsidRPr="00C33E52" w:rsidRDefault="6FBB5AA5" w:rsidP="6FDB4003">
            <w:pPr>
              <w:rPr>
                <w:rFonts w:asciiTheme="minorBidi" w:hAnsiTheme="minorBidi"/>
                <w:sz w:val="22"/>
                <w:szCs w:val="22"/>
              </w:rPr>
            </w:pPr>
            <w:r w:rsidRPr="00C33E52">
              <w:rPr>
                <w:rFonts w:asciiTheme="minorBidi" w:hAnsiTheme="minorBidi"/>
                <w:sz w:val="22"/>
                <w:szCs w:val="22"/>
              </w:rPr>
              <w:t>Parameter</w:t>
            </w:r>
          </w:p>
        </w:tc>
        <w:tc>
          <w:tcPr>
            <w:tcW w:w="4508" w:type="dxa"/>
          </w:tcPr>
          <w:p w14:paraId="093C8B35" w14:textId="3D9476A0" w:rsidR="6FBB5AA5" w:rsidRPr="00C33E52" w:rsidRDefault="6FBB5AA5" w:rsidP="6FDB4003">
            <w:pP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2021 Value</w:t>
            </w:r>
          </w:p>
        </w:tc>
      </w:tr>
      <w:tr w:rsidR="6FDB4003" w:rsidRPr="00C33E52" w14:paraId="32FC083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54B0289" w14:textId="0D6B41DC" w:rsidR="6FBB5AA5" w:rsidRPr="00C33E52" w:rsidRDefault="6FBB5AA5" w:rsidP="6FDB4003">
            <w:pPr>
              <w:rPr>
                <w:rFonts w:asciiTheme="minorBidi" w:hAnsiTheme="minorBidi"/>
                <w:b w:val="0"/>
                <w:sz w:val="22"/>
                <w:szCs w:val="22"/>
              </w:rPr>
            </w:pPr>
            <w:r w:rsidRPr="00C33E52">
              <w:rPr>
                <w:rFonts w:asciiTheme="minorBidi" w:hAnsiTheme="minorBidi"/>
                <w:sz w:val="22"/>
                <w:szCs w:val="22"/>
              </w:rPr>
              <w:t>Livestock population</w:t>
            </w:r>
            <w:r w:rsidR="004A597B" w:rsidRPr="00C33E52">
              <w:rPr>
                <w:rFonts w:asciiTheme="minorBidi" w:hAnsiTheme="minorBidi"/>
              </w:rPr>
              <w:fldChar w:fldCharType="begin"/>
            </w:r>
            <w:r w:rsidR="004A597B" w:rsidRPr="00C33E52">
              <w:rPr>
                <w:rFonts w:asciiTheme="minorBidi" w:hAnsiTheme="minorBidi"/>
                <w:sz w:val="22"/>
                <w:szCs w:val="22"/>
              </w:rPr>
              <w:instrText xml:space="preserve"> NOTEREF _Ref229056017 \f \h </w:instrText>
            </w:r>
            <w:r w:rsidR="001A378A" w:rsidRPr="00C33E52">
              <w:rPr>
                <w:rFonts w:asciiTheme="minorBidi" w:hAnsiTheme="minorBidi"/>
                <w:sz w:val="22"/>
                <w:szCs w:val="22"/>
              </w:rPr>
              <w:instrText xml:space="preserve"> \* MERGEFORMAT </w:instrText>
            </w:r>
            <w:r w:rsidR="004A597B" w:rsidRPr="00C33E52">
              <w:rPr>
                <w:rFonts w:asciiTheme="minorBidi" w:hAnsiTheme="minorBidi"/>
              </w:rPr>
            </w:r>
            <w:r w:rsidR="004A597B" w:rsidRPr="00C33E52">
              <w:rPr>
                <w:rFonts w:asciiTheme="minorBidi" w:hAnsiTheme="minorBidi"/>
              </w:rPr>
              <w:fldChar w:fldCharType="separate"/>
            </w:r>
            <w:r w:rsidR="004A597B" w:rsidRPr="00C33E52">
              <w:rPr>
                <w:rStyle w:val="FootnoteReference"/>
                <w:rFonts w:asciiTheme="minorBidi" w:hAnsiTheme="minorBidi"/>
                <w:sz w:val="22"/>
                <w:szCs w:val="22"/>
              </w:rPr>
              <w:t>2</w:t>
            </w:r>
            <w:r w:rsidR="004A597B" w:rsidRPr="00C33E52">
              <w:rPr>
                <w:rFonts w:asciiTheme="minorBidi" w:hAnsiTheme="minorBidi"/>
              </w:rPr>
              <w:fldChar w:fldCharType="end"/>
            </w:r>
          </w:p>
        </w:tc>
        <w:tc>
          <w:tcPr>
            <w:tcW w:w="4508" w:type="dxa"/>
          </w:tcPr>
          <w:p w14:paraId="4F883875" w14:textId="11B2EAAF" w:rsidR="6FBB5AA5" w:rsidRPr="00C33E52" w:rsidRDefault="6FBB5AA5" w:rsidP="006D357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 xml:space="preserve">Cattle population: </w:t>
            </w:r>
          </w:p>
          <w:p w14:paraId="57F99C24" w14:textId="6DBE8BDB" w:rsidR="71D309A4" w:rsidRPr="00C33E52" w:rsidRDefault="71D309A4" w:rsidP="006D357C">
            <w:pPr>
              <w:pStyle w:val="ListParagraph"/>
              <w:numPr>
                <w:ilvl w:val="1"/>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 xml:space="preserve">Indigenous: </w:t>
            </w:r>
            <w:r w:rsidR="6FBB5AA5" w:rsidRPr="00C33E52">
              <w:rPr>
                <w:rFonts w:asciiTheme="minorBidi" w:hAnsiTheme="minorBidi"/>
                <w:sz w:val="22"/>
                <w:szCs w:val="22"/>
              </w:rPr>
              <w:t>1</w:t>
            </w:r>
            <w:r w:rsidR="251CE2E2" w:rsidRPr="00C33E52">
              <w:rPr>
                <w:rFonts w:asciiTheme="minorBidi" w:hAnsiTheme="minorBidi"/>
                <w:sz w:val="22"/>
                <w:szCs w:val="22"/>
              </w:rPr>
              <w:t>1.5</w:t>
            </w:r>
            <w:r w:rsidR="6FBB5AA5" w:rsidRPr="00C33E52">
              <w:rPr>
                <w:rFonts w:asciiTheme="minorBidi" w:hAnsiTheme="minorBidi"/>
                <w:sz w:val="22"/>
                <w:szCs w:val="22"/>
              </w:rPr>
              <w:t xml:space="preserve"> million head</w:t>
            </w:r>
          </w:p>
          <w:p w14:paraId="63AF1851" w14:textId="15C509CA" w:rsidR="63F1F6A8" w:rsidRPr="00C33E52" w:rsidRDefault="63F1F6A8" w:rsidP="006D357C">
            <w:pPr>
              <w:pStyle w:val="ListParagraph"/>
              <w:numPr>
                <w:ilvl w:val="1"/>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Exotic/crossbreed dairy: 3.1 million head</w:t>
            </w:r>
          </w:p>
          <w:p w14:paraId="201EA2E8" w14:textId="4906CA28" w:rsidR="63F1F6A8" w:rsidRPr="00C33E52" w:rsidRDefault="63F1F6A8" w:rsidP="006D357C">
            <w:pPr>
              <w:pStyle w:val="ListParagraph"/>
              <w:numPr>
                <w:ilvl w:val="1"/>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Exotic/crossbreed meat: 0.3 million head</w:t>
            </w:r>
          </w:p>
          <w:p w14:paraId="4541626F" w14:textId="4AE405EA" w:rsidR="6FDB4003" w:rsidRPr="00C33E52" w:rsidRDefault="6FDB4003" w:rsidP="6FDB4003">
            <w:pPr>
              <w:ind w:left="720"/>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p w14:paraId="08923869" w14:textId="5FD68A55" w:rsidR="6FBB5AA5" w:rsidRPr="00C33E52" w:rsidRDefault="6FBB5AA5" w:rsidP="006D357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Sheep population: 4.</w:t>
            </w:r>
            <w:r w:rsidR="1FD3C4B7" w:rsidRPr="00C33E52">
              <w:rPr>
                <w:rFonts w:asciiTheme="minorBidi" w:hAnsiTheme="minorBidi"/>
                <w:sz w:val="22"/>
                <w:szCs w:val="22"/>
              </w:rPr>
              <w:t>5</w:t>
            </w:r>
            <w:r w:rsidRPr="00C33E52">
              <w:rPr>
                <w:rFonts w:asciiTheme="minorBidi" w:hAnsiTheme="minorBidi"/>
                <w:sz w:val="22"/>
                <w:szCs w:val="22"/>
              </w:rPr>
              <w:t xml:space="preserve"> million head</w:t>
            </w:r>
          </w:p>
          <w:p w14:paraId="6E85A810" w14:textId="56F540E5" w:rsidR="6FBB5AA5" w:rsidRPr="00C33E52" w:rsidRDefault="6FBB5AA5" w:rsidP="006D357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Goat population: 17.</w:t>
            </w:r>
            <w:r w:rsidR="325AD1E6" w:rsidRPr="00C33E52">
              <w:rPr>
                <w:rFonts w:asciiTheme="minorBidi" w:hAnsiTheme="minorBidi"/>
                <w:sz w:val="22"/>
                <w:szCs w:val="22"/>
              </w:rPr>
              <w:t>9</w:t>
            </w:r>
            <w:r w:rsidRPr="00C33E52">
              <w:rPr>
                <w:rFonts w:asciiTheme="minorBidi" w:hAnsiTheme="minorBidi"/>
                <w:sz w:val="22"/>
                <w:szCs w:val="22"/>
              </w:rPr>
              <w:t xml:space="preserve"> million head</w:t>
            </w:r>
          </w:p>
          <w:p w14:paraId="0AA8AE84" w14:textId="4499CC56" w:rsidR="2E2B7F4C" w:rsidRPr="00C33E52" w:rsidRDefault="2E2B7F4C" w:rsidP="006D357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Pigs: 7.3 million head</w:t>
            </w:r>
          </w:p>
          <w:p w14:paraId="45AE3536" w14:textId="2872A896" w:rsidR="2E2B7F4C" w:rsidRPr="00C33E52" w:rsidRDefault="2E2B7F4C" w:rsidP="006D357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Chicken: 59.7 million head</w:t>
            </w:r>
          </w:p>
          <w:p w14:paraId="6701092F" w14:textId="18465B6B"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r>
      <w:tr w:rsidR="6FDB4003" w:rsidRPr="00C33E52" w14:paraId="25DB3821"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0D150417" w14:textId="6777B917" w:rsidR="0B0A5566" w:rsidRPr="00C33E52" w:rsidRDefault="0B0A5566" w:rsidP="6FDB4003">
            <w:pPr>
              <w:rPr>
                <w:rFonts w:asciiTheme="minorBidi" w:hAnsiTheme="minorBidi"/>
                <w:sz w:val="22"/>
                <w:szCs w:val="22"/>
              </w:rPr>
            </w:pPr>
            <w:r w:rsidRPr="00C33E52">
              <w:rPr>
                <w:rFonts w:asciiTheme="minorBidi" w:hAnsiTheme="minorBidi"/>
                <w:sz w:val="22"/>
                <w:szCs w:val="22"/>
              </w:rPr>
              <w:t>Population growth driver</w:t>
            </w:r>
          </w:p>
        </w:tc>
        <w:tc>
          <w:tcPr>
            <w:tcW w:w="4508" w:type="dxa"/>
          </w:tcPr>
          <w:p w14:paraId="43A6DE9E" w14:textId="5395D6B3" w:rsidR="0B0A5566" w:rsidRPr="00C33E52" w:rsidRDefault="0B0A5566"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Income elasticity of 1.0 relative to population growth</w:t>
            </w:r>
          </w:p>
          <w:p w14:paraId="2B98283F" w14:textId="25F37B9E"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r>
    </w:tbl>
    <w:p w14:paraId="06392C47" w14:textId="3E0593F8" w:rsidR="6FDB4003" w:rsidRPr="00C33E52" w:rsidRDefault="6FDB4003" w:rsidP="00A420BF">
      <w:pPr>
        <w:rPr>
          <w:rFonts w:asciiTheme="minorBidi" w:hAnsiTheme="minorBidi" w:cstheme="minorBidi"/>
        </w:rPr>
      </w:pPr>
    </w:p>
    <w:p w14:paraId="64BA79E7" w14:textId="5CB8B267" w:rsidR="2C1B7634" w:rsidRPr="00C33E52" w:rsidRDefault="2C1B7634" w:rsidP="006D357C">
      <w:pPr>
        <w:pStyle w:val="ListParagraph"/>
        <w:numPr>
          <w:ilvl w:val="0"/>
          <w:numId w:val="16"/>
        </w:numPr>
        <w:rPr>
          <w:rFonts w:asciiTheme="minorBidi" w:hAnsiTheme="minorBidi" w:cstheme="minorBidi"/>
          <w:b/>
        </w:rPr>
      </w:pPr>
      <w:r w:rsidRPr="00C33E52">
        <w:rPr>
          <w:rFonts w:asciiTheme="minorBidi" w:hAnsiTheme="minorBidi" w:cstheme="minorBidi"/>
          <w:b/>
        </w:rPr>
        <w:t xml:space="preserve">Crops </w:t>
      </w:r>
    </w:p>
    <w:p w14:paraId="51C3FA35" w14:textId="27DE8A71" w:rsidR="6FDB4003" w:rsidRPr="00C33E52" w:rsidRDefault="6FDB4003" w:rsidP="6FDB4003">
      <w:pPr>
        <w:rPr>
          <w:rFonts w:asciiTheme="minorBidi" w:hAnsiTheme="minorBidi" w:cstheme="minorBidi"/>
        </w:rPr>
      </w:pPr>
    </w:p>
    <w:tbl>
      <w:tblPr>
        <w:tblStyle w:val="GridTable4-Accent1"/>
        <w:tblW w:w="0" w:type="auto"/>
        <w:tblLook w:val="06A0" w:firstRow="1" w:lastRow="0" w:firstColumn="1" w:lastColumn="0" w:noHBand="1" w:noVBand="1"/>
      </w:tblPr>
      <w:tblGrid>
        <w:gridCol w:w="4508"/>
        <w:gridCol w:w="4508"/>
      </w:tblGrid>
      <w:tr w:rsidR="6FDB4003" w:rsidRPr="00C33E52" w14:paraId="5019F330"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28FBF42" w14:textId="6117BF3E" w:rsidR="6FDB4003" w:rsidRPr="00C33E52" w:rsidRDefault="6FDB4003" w:rsidP="6FDB4003">
            <w:pPr>
              <w:rPr>
                <w:rFonts w:asciiTheme="minorBidi" w:hAnsiTheme="minorBidi"/>
                <w:sz w:val="22"/>
                <w:szCs w:val="22"/>
              </w:rPr>
            </w:pPr>
            <w:r w:rsidRPr="00C33E52">
              <w:rPr>
                <w:rFonts w:asciiTheme="minorBidi" w:hAnsiTheme="minorBidi"/>
                <w:sz w:val="22"/>
                <w:szCs w:val="22"/>
              </w:rPr>
              <w:t>Parameter</w:t>
            </w:r>
          </w:p>
        </w:tc>
        <w:tc>
          <w:tcPr>
            <w:tcW w:w="4508" w:type="dxa"/>
          </w:tcPr>
          <w:p w14:paraId="2AC4A2DA" w14:textId="3D9476A0" w:rsidR="6FDB4003" w:rsidRPr="00C33E52" w:rsidRDefault="6FDB4003" w:rsidP="6FDB4003">
            <w:pP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2021 Value</w:t>
            </w:r>
          </w:p>
        </w:tc>
      </w:tr>
      <w:tr w:rsidR="6FDB4003" w:rsidRPr="00C33E52" w14:paraId="334EF135"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DD24502" w14:textId="7B02EECF" w:rsidR="527D39D5" w:rsidRPr="00C33E52" w:rsidRDefault="527D39D5" w:rsidP="6FDB4003">
            <w:pPr>
              <w:rPr>
                <w:rFonts w:asciiTheme="minorBidi" w:hAnsiTheme="minorBidi"/>
                <w:sz w:val="22"/>
                <w:szCs w:val="22"/>
              </w:rPr>
            </w:pPr>
            <w:r w:rsidRPr="00C33E52">
              <w:rPr>
                <w:rFonts w:asciiTheme="minorBidi" w:hAnsiTheme="minorBidi"/>
                <w:sz w:val="22"/>
                <w:szCs w:val="22"/>
              </w:rPr>
              <w:t>Total crop production</w:t>
            </w:r>
            <w:r w:rsidR="004A597B" w:rsidRPr="00C33E52">
              <w:rPr>
                <w:rFonts w:asciiTheme="minorBidi" w:hAnsiTheme="minorBidi"/>
              </w:rPr>
              <w:fldChar w:fldCharType="begin"/>
            </w:r>
            <w:r w:rsidR="004A597B" w:rsidRPr="00C33E52">
              <w:rPr>
                <w:rFonts w:asciiTheme="minorBidi" w:hAnsiTheme="minorBidi"/>
                <w:sz w:val="22"/>
                <w:szCs w:val="22"/>
              </w:rPr>
              <w:instrText xml:space="preserve"> NOTEREF _Ref229056017 \f \h </w:instrText>
            </w:r>
            <w:r w:rsidR="001A378A" w:rsidRPr="00C33E52">
              <w:rPr>
                <w:rFonts w:asciiTheme="minorBidi" w:hAnsiTheme="minorBidi"/>
                <w:sz w:val="22"/>
                <w:szCs w:val="22"/>
              </w:rPr>
              <w:instrText xml:space="preserve"> \* MERGEFORMAT </w:instrText>
            </w:r>
            <w:r w:rsidR="004A597B" w:rsidRPr="00C33E52">
              <w:rPr>
                <w:rFonts w:asciiTheme="minorBidi" w:hAnsiTheme="minorBidi"/>
              </w:rPr>
            </w:r>
            <w:r w:rsidR="004A597B" w:rsidRPr="00C33E52">
              <w:rPr>
                <w:rFonts w:asciiTheme="minorBidi" w:hAnsiTheme="minorBidi"/>
              </w:rPr>
              <w:fldChar w:fldCharType="separate"/>
            </w:r>
            <w:r w:rsidR="004A597B" w:rsidRPr="00C33E52">
              <w:rPr>
                <w:rStyle w:val="FootnoteReference"/>
                <w:rFonts w:asciiTheme="minorBidi" w:hAnsiTheme="minorBidi"/>
                <w:sz w:val="22"/>
                <w:szCs w:val="22"/>
              </w:rPr>
              <w:t>2</w:t>
            </w:r>
            <w:r w:rsidR="004A597B" w:rsidRPr="00C33E52">
              <w:rPr>
                <w:rFonts w:asciiTheme="minorBidi" w:hAnsiTheme="minorBidi"/>
              </w:rPr>
              <w:fldChar w:fldCharType="end"/>
            </w:r>
          </w:p>
        </w:tc>
        <w:tc>
          <w:tcPr>
            <w:tcW w:w="4508" w:type="dxa"/>
          </w:tcPr>
          <w:p w14:paraId="070FB3A3" w14:textId="16FF61E2" w:rsidR="15445007" w:rsidRPr="00C33E52" w:rsidRDefault="15445007"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32,380</w:t>
            </w:r>
            <w:r w:rsidR="61F882A4" w:rsidRPr="00C33E52">
              <w:rPr>
                <w:rFonts w:asciiTheme="minorBidi" w:hAnsiTheme="minorBidi"/>
                <w:sz w:val="22"/>
                <w:szCs w:val="22"/>
              </w:rPr>
              <w:t xml:space="preserve"> kt across major crop categories</w:t>
            </w:r>
          </w:p>
        </w:tc>
      </w:tr>
      <w:tr w:rsidR="6FDB4003" w:rsidRPr="00C33E52" w14:paraId="5909F743"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7DE3D40" w14:textId="25AD760C" w:rsidR="61F882A4" w:rsidRPr="00C33E52" w:rsidRDefault="61F882A4" w:rsidP="6FDB4003">
            <w:pPr>
              <w:rPr>
                <w:rFonts w:asciiTheme="minorBidi" w:hAnsiTheme="minorBidi"/>
                <w:sz w:val="22"/>
                <w:szCs w:val="22"/>
              </w:rPr>
            </w:pPr>
            <w:r w:rsidRPr="00C33E52">
              <w:rPr>
                <w:rFonts w:asciiTheme="minorBidi" w:hAnsiTheme="minorBidi"/>
                <w:sz w:val="22"/>
                <w:szCs w:val="22"/>
              </w:rPr>
              <w:t>Crop demand growth driver</w:t>
            </w:r>
          </w:p>
        </w:tc>
        <w:tc>
          <w:tcPr>
            <w:tcW w:w="4508" w:type="dxa"/>
          </w:tcPr>
          <w:p w14:paraId="01BFFABA" w14:textId="1D09B620" w:rsidR="61F882A4" w:rsidRPr="00C33E52" w:rsidRDefault="61F882A4"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Per capita demand grows with population and income, using crop-specific income elasticities ranging from 0.0 (subsistence crops) to 0.8 (rice, driven by urbanisation)</w:t>
            </w:r>
          </w:p>
        </w:tc>
      </w:tr>
    </w:tbl>
    <w:p w14:paraId="72A03E90" w14:textId="77777777" w:rsidR="006607F4" w:rsidRPr="00C33E52" w:rsidRDefault="006607F4" w:rsidP="00A420BF"/>
    <w:p w14:paraId="5095AF86" w14:textId="3038D478" w:rsidR="64662CD2" w:rsidRPr="00A420BF" w:rsidRDefault="64662CD2" w:rsidP="6FDB4003">
      <w:pPr>
        <w:pStyle w:val="Heading3"/>
        <w:rPr>
          <w:b/>
          <w:color w:val="auto"/>
        </w:rPr>
      </w:pPr>
      <w:bookmarkStart w:id="197" w:name="_Toc229401365"/>
      <w:r w:rsidRPr="00A420BF">
        <w:rPr>
          <w:b/>
          <w:color w:val="auto"/>
        </w:rPr>
        <w:t>4.</w:t>
      </w:r>
      <w:r w:rsidR="00D55936">
        <w:rPr>
          <w:b/>
          <w:color w:val="auto"/>
        </w:rPr>
        <w:t>3</w:t>
      </w:r>
      <w:r w:rsidRPr="00A420BF">
        <w:rPr>
          <w:b/>
          <w:color w:val="auto"/>
        </w:rPr>
        <w:t>.3 Mitigating Actions</w:t>
      </w:r>
      <w:bookmarkEnd w:id="197"/>
      <w:r w:rsidRPr="00A420BF">
        <w:rPr>
          <w:b/>
          <w:color w:val="auto"/>
        </w:rPr>
        <w:t xml:space="preserve"> </w:t>
      </w:r>
    </w:p>
    <w:p w14:paraId="4C608494" w14:textId="314FA249" w:rsidR="6FDB4003" w:rsidRDefault="6FDB4003" w:rsidP="6FDB4003"/>
    <w:p w14:paraId="518D6961" w14:textId="16171A1C" w:rsidR="6FCE25C9" w:rsidRPr="00A420BF" w:rsidRDefault="6FCE25C9" w:rsidP="6FDB4003">
      <w:pPr>
        <w:rPr>
          <w:rFonts w:asciiTheme="minorBidi" w:hAnsiTheme="minorBidi" w:cstheme="minorBidi"/>
        </w:rPr>
      </w:pPr>
      <w:r w:rsidRPr="00A420BF">
        <w:rPr>
          <w:rFonts w:asciiTheme="minorBidi" w:hAnsiTheme="minorBidi" w:cstheme="minorBidi"/>
        </w:rPr>
        <w:t>All NDC 2.0 measures are carried forward into the NDC 3.0 scenario, with one additional measure applied on top.</w:t>
      </w:r>
    </w:p>
    <w:p w14:paraId="578BCC27" w14:textId="69616618" w:rsidR="6FCE25C9" w:rsidRPr="00C33E52" w:rsidRDefault="6FCE25C9" w:rsidP="006D357C">
      <w:pPr>
        <w:pStyle w:val="ListParagraph"/>
        <w:numPr>
          <w:ilvl w:val="0"/>
          <w:numId w:val="10"/>
        </w:numPr>
        <w:spacing w:before="240" w:after="240"/>
        <w:rPr>
          <w:rFonts w:asciiTheme="minorBidi" w:hAnsiTheme="minorBidi" w:cstheme="minorBidi"/>
          <w:b/>
        </w:rPr>
      </w:pPr>
      <w:r w:rsidRPr="00C33E52">
        <w:rPr>
          <w:rFonts w:asciiTheme="minorBidi" w:hAnsiTheme="minorBidi" w:cstheme="minorBidi"/>
          <w:b/>
        </w:rPr>
        <w:t>Climate Smart Agriculture</w:t>
      </w:r>
    </w:p>
    <w:tbl>
      <w:tblPr>
        <w:tblStyle w:val="GridTable4-Accent1"/>
        <w:tblW w:w="0" w:type="auto"/>
        <w:tblLook w:val="06A0" w:firstRow="1" w:lastRow="0" w:firstColumn="1" w:lastColumn="0" w:noHBand="1" w:noVBand="1"/>
      </w:tblPr>
      <w:tblGrid>
        <w:gridCol w:w="2482"/>
        <w:gridCol w:w="1622"/>
        <w:gridCol w:w="4912"/>
      </w:tblGrid>
      <w:tr w:rsidR="6FDB4003" w:rsidRPr="00C33E52" w14:paraId="57430682"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2" w:type="dxa"/>
          </w:tcPr>
          <w:p w14:paraId="40C314B0" w14:textId="53F0AE68" w:rsidR="6FDB4003" w:rsidRPr="00C33E52" w:rsidRDefault="6FDB4003" w:rsidP="6FDB4003">
            <w:pPr>
              <w:jc w:val="center"/>
              <w:rPr>
                <w:rFonts w:asciiTheme="minorBidi" w:hAnsiTheme="minorBidi"/>
                <w:sz w:val="22"/>
                <w:szCs w:val="22"/>
              </w:rPr>
            </w:pPr>
            <w:r w:rsidRPr="00C33E52">
              <w:rPr>
                <w:rFonts w:asciiTheme="minorBidi" w:hAnsiTheme="minorBidi"/>
                <w:sz w:val="22"/>
                <w:szCs w:val="22"/>
              </w:rPr>
              <w:t>Mitigation Measure</w:t>
            </w:r>
          </w:p>
        </w:tc>
        <w:tc>
          <w:tcPr>
            <w:tcW w:w="1631" w:type="dxa"/>
          </w:tcPr>
          <w:p w14:paraId="4F0ABA41" w14:textId="5409895F" w:rsidR="6FDB4003" w:rsidRPr="00C33E52"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Scenario</w:t>
            </w:r>
          </w:p>
        </w:tc>
        <w:tc>
          <w:tcPr>
            <w:tcW w:w="4980" w:type="dxa"/>
          </w:tcPr>
          <w:p w14:paraId="075C0F00" w14:textId="6241AF84" w:rsidR="6FDB4003" w:rsidRPr="00C33E52"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Description</w:t>
            </w:r>
          </w:p>
        </w:tc>
      </w:tr>
      <w:tr w:rsidR="6FDB4003" w:rsidRPr="00C33E52" w14:paraId="4FA2FCBD"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502" w:type="dxa"/>
          </w:tcPr>
          <w:p w14:paraId="3BD27CBE" w14:textId="0B24E1CA" w:rsidR="6FDB4003" w:rsidRPr="00C33E52" w:rsidRDefault="6FDB4003" w:rsidP="6FDB4003">
            <w:pPr>
              <w:rPr>
                <w:rFonts w:asciiTheme="minorBidi" w:hAnsiTheme="minorBidi"/>
                <w:sz w:val="22"/>
                <w:szCs w:val="22"/>
              </w:rPr>
            </w:pPr>
            <w:r w:rsidRPr="00C33E52">
              <w:rPr>
                <w:rFonts w:asciiTheme="minorBidi" w:hAnsiTheme="minorBidi"/>
                <w:sz w:val="22"/>
                <w:szCs w:val="22"/>
              </w:rPr>
              <w:t>Improved Fertiliser Application</w:t>
            </w:r>
          </w:p>
        </w:tc>
        <w:tc>
          <w:tcPr>
            <w:tcW w:w="1631" w:type="dxa"/>
          </w:tcPr>
          <w:p w14:paraId="1279D671" w14:textId="3E7E6EB3"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NDC 2.0 &amp; NDC 3.0</w:t>
            </w:r>
          </w:p>
        </w:tc>
        <w:tc>
          <w:tcPr>
            <w:tcW w:w="4980" w:type="dxa"/>
          </w:tcPr>
          <w:p w14:paraId="5C8A9CBD" w14:textId="15FD120B"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Adoption of improved fertiliser application practices to reduce N</w:t>
            </w:r>
            <w:r w:rsidRPr="00C33E52">
              <w:rPr>
                <w:rFonts w:ascii="Cambria Math" w:hAnsi="Cambria Math" w:cs="Cambria Math"/>
                <w:sz w:val="22"/>
                <w:szCs w:val="22"/>
              </w:rPr>
              <w:t>₂</w:t>
            </w:r>
            <w:r w:rsidRPr="00C33E52">
              <w:rPr>
                <w:rFonts w:asciiTheme="minorBidi" w:hAnsiTheme="minorBidi"/>
                <w:sz w:val="22"/>
                <w:szCs w:val="22"/>
              </w:rPr>
              <w:t>O emissions from agricultural soils</w:t>
            </w:r>
          </w:p>
        </w:tc>
      </w:tr>
      <w:tr w:rsidR="6FDB4003" w:rsidRPr="00C33E52" w14:paraId="71B3F00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502" w:type="dxa"/>
          </w:tcPr>
          <w:p w14:paraId="2E52ECB4" w14:textId="368ED6EB" w:rsidR="6FDB4003" w:rsidRPr="00C33E52" w:rsidRDefault="6FDB4003" w:rsidP="6FDB4003">
            <w:pPr>
              <w:rPr>
                <w:rFonts w:asciiTheme="minorBidi" w:hAnsiTheme="minorBidi"/>
                <w:sz w:val="22"/>
                <w:szCs w:val="22"/>
              </w:rPr>
            </w:pPr>
            <w:r w:rsidRPr="00C33E52">
              <w:rPr>
                <w:rFonts w:asciiTheme="minorBidi" w:hAnsiTheme="minorBidi"/>
                <w:sz w:val="22"/>
                <w:szCs w:val="22"/>
              </w:rPr>
              <w:t>Rainwater Harvesting and Irrigation</w:t>
            </w:r>
          </w:p>
        </w:tc>
        <w:tc>
          <w:tcPr>
            <w:tcW w:w="1631" w:type="dxa"/>
          </w:tcPr>
          <w:p w14:paraId="3BCC2017" w14:textId="49BC79E0"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NDC 2.0 &amp; NDC 3.0</w:t>
            </w:r>
          </w:p>
        </w:tc>
        <w:tc>
          <w:tcPr>
            <w:tcW w:w="4980" w:type="dxa"/>
          </w:tcPr>
          <w:p w14:paraId="772DF74D" w14:textId="694A9591"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Expansion of irrigation systems to reach 50% of national irrigation potential by 2040</w:t>
            </w:r>
          </w:p>
        </w:tc>
      </w:tr>
      <w:tr w:rsidR="6FDB4003" w:rsidRPr="00C33E52" w14:paraId="05C76DE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502" w:type="dxa"/>
          </w:tcPr>
          <w:p w14:paraId="239266A0" w14:textId="29B5E379" w:rsidR="6FDB4003" w:rsidRPr="00C33E52" w:rsidRDefault="6FDB4003" w:rsidP="6FDB4003">
            <w:pPr>
              <w:rPr>
                <w:rFonts w:asciiTheme="minorBidi" w:hAnsiTheme="minorBidi"/>
                <w:sz w:val="22"/>
                <w:szCs w:val="22"/>
              </w:rPr>
            </w:pPr>
            <w:r w:rsidRPr="00C33E52">
              <w:rPr>
                <w:rFonts w:asciiTheme="minorBidi" w:hAnsiTheme="minorBidi"/>
                <w:sz w:val="22"/>
                <w:szCs w:val="22"/>
              </w:rPr>
              <w:t>Greenhouse Cultivation of Vegetables</w:t>
            </w:r>
          </w:p>
        </w:tc>
        <w:tc>
          <w:tcPr>
            <w:tcW w:w="1631" w:type="dxa"/>
          </w:tcPr>
          <w:p w14:paraId="182F83C3" w14:textId="40E03161"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NDC 2.0 &amp; NDC 3.0</w:t>
            </w:r>
          </w:p>
        </w:tc>
        <w:tc>
          <w:tcPr>
            <w:tcW w:w="4980" w:type="dxa"/>
          </w:tcPr>
          <w:p w14:paraId="4C34555E" w14:textId="177C4B12" w:rsidR="6FDB4003" w:rsidRPr="00C33E52" w:rsidRDefault="09B3FDEB"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Promotion of greenhouse farming to increase yields, improve resource efficiency, and reduce emissions associated with land expansion.</w:t>
            </w:r>
          </w:p>
        </w:tc>
      </w:tr>
    </w:tbl>
    <w:p w14:paraId="611B06A0" w14:textId="2E5591D8" w:rsidR="6FCE25C9" w:rsidRPr="00C33E52" w:rsidRDefault="6FCE25C9" w:rsidP="006D357C">
      <w:pPr>
        <w:pStyle w:val="ListParagraph"/>
        <w:numPr>
          <w:ilvl w:val="0"/>
          <w:numId w:val="9"/>
        </w:numPr>
        <w:spacing w:before="240" w:after="240"/>
        <w:rPr>
          <w:rFonts w:asciiTheme="minorBidi" w:hAnsiTheme="minorBidi" w:cstheme="minorBidi"/>
          <w:b/>
        </w:rPr>
      </w:pPr>
      <w:r w:rsidRPr="00C33E52">
        <w:rPr>
          <w:rFonts w:asciiTheme="minorBidi" w:hAnsiTheme="minorBidi" w:cstheme="minorBidi"/>
          <w:b/>
        </w:rPr>
        <w:t>Livestock Management</w:t>
      </w:r>
    </w:p>
    <w:tbl>
      <w:tblPr>
        <w:tblStyle w:val="GridTable4-Accent1"/>
        <w:tblW w:w="0" w:type="auto"/>
        <w:tblLook w:val="06A0" w:firstRow="1" w:lastRow="0" w:firstColumn="1" w:lastColumn="0" w:noHBand="1" w:noVBand="1"/>
      </w:tblPr>
      <w:tblGrid>
        <w:gridCol w:w="2453"/>
        <w:gridCol w:w="1699"/>
        <w:gridCol w:w="4864"/>
      </w:tblGrid>
      <w:tr w:rsidR="6FDB4003" w:rsidRPr="00C33E52" w14:paraId="308BE99F"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1" w:type="dxa"/>
          </w:tcPr>
          <w:p w14:paraId="0186FA6A" w14:textId="18461214" w:rsidR="6FDB4003" w:rsidRPr="00C33E52" w:rsidRDefault="6FDB4003" w:rsidP="6FDB4003">
            <w:pPr>
              <w:jc w:val="center"/>
              <w:rPr>
                <w:rFonts w:asciiTheme="minorBidi" w:hAnsiTheme="minorBidi"/>
                <w:sz w:val="22"/>
                <w:szCs w:val="22"/>
              </w:rPr>
            </w:pPr>
            <w:r w:rsidRPr="00C33E52">
              <w:rPr>
                <w:rFonts w:asciiTheme="minorBidi" w:hAnsiTheme="minorBidi"/>
                <w:sz w:val="22"/>
                <w:szCs w:val="22"/>
              </w:rPr>
              <w:t>Mitigation Measure</w:t>
            </w:r>
          </w:p>
        </w:tc>
        <w:tc>
          <w:tcPr>
            <w:tcW w:w="1712" w:type="dxa"/>
          </w:tcPr>
          <w:p w14:paraId="38EC09FE" w14:textId="22971FEE" w:rsidR="6FDB4003" w:rsidRPr="00C33E52"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Scenario</w:t>
            </w:r>
          </w:p>
        </w:tc>
        <w:tc>
          <w:tcPr>
            <w:tcW w:w="4943" w:type="dxa"/>
          </w:tcPr>
          <w:p w14:paraId="11CF674D" w14:textId="20F4FC7C" w:rsidR="6FDB4003" w:rsidRPr="00C33E52"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Description</w:t>
            </w:r>
          </w:p>
        </w:tc>
      </w:tr>
      <w:tr w:rsidR="6FDB4003" w:rsidRPr="00C33E52" w14:paraId="6A9063E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471" w:type="dxa"/>
          </w:tcPr>
          <w:p w14:paraId="68B92D06" w14:textId="1658A791" w:rsidR="6FDB4003" w:rsidRPr="00C33E52" w:rsidRDefault="59DBA82B" w:rsidP="6FDB4003">
            <w:pPr>
              <w:rPr>
                <w:rFonts w:asciiTheme="minorBidi" w:hAnsiTheme="minorBidi"/>
                <w:sz w:val="22"/>
                <w:szCs w:val="22"/>
              </w:rPr>
            </w:pPr>
            <w:r w:rsidRPr="00C33E52">
              <w:rPr>
                <w:rFonts w:asciiTheme="minorBidi" w:hAnsiTheme="minorBidi"/>
                <w:sz w:val="22"/>
                <w:szCs w:val="22"/>
              </w:rPr>
              <w:t>Livestock Productivity and Emissions Improvements</w:t>
            </w:r>
          </w:p>
        </w:tc>
        <w:tc>
          <w:tcPr>
            <w:tcW w:w="1712" w:type="dxa"/>
          </w:tcPr>
          <w:p w14:paraId="062B25E0" w14:textId="091F322C"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NDC 2.0 &amp; NDC 3.0</w:t>
            </w:r>
          </w:p>
        </w:tc>
        <w:tc>
          <w:tcPr>
            <w:tcW w:w="4943" w:type="dxa"/>
          </w:tcPr>
          <w:p w14:paraId="4CB0F11C" w14:textId="468BE5B0"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Improved cattle breeds and feeds, enhanced water availability, and establishment of fodder agroforestry plantations</w:t>
            </w:r>
          </w:p>
        </w:tc>
      </w:tr>
      <w:tr w:rsidR="6FDB4003" w:rsidRPr="00C33E52" w14:paraId="2E7096F1"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471" w:type="dxa"/>
          </w:tcPr>
          <w:p w14:paraId="4D46EDE7" w14:textId="53523B66" w:rsidR="6FDB4003" w:rsidRPr="00C33E52" w:rsidRDefault="6FDB4003" w:rsidP="6FDB4003">
            <w:pPr>
              <w:rPr>
                <w:rFonts w:asciiTheme="minorBidi" w:hAnsiTheme="minorBidi"/>
                <w:sz w:val="22"/>
                <w:szCs w:val="22"/>
              </w:rPr>
            </w:pPr>
            <w:r w:rsidRPr="00C33E52">
              <w:rPr>
                <w:rFonts w:asciiTheme="minorBidi" w:hAnsiTheme="minorBidi"/>
                <w:sz w:val="22"/>
                <w:szCs w:val="22"/>
              </w:rPr>
              <w:t>Manure Management</w:t>
            </w:r>
            <w:r w:rsidR="64B446A9" w:rsidRPr="00C33E52">
              <w:rPr>
                <w:rFonts w:asciiTheme="minorBidi" w:hAnsiTheme="minorBidi"/>
                <w:sz w:val="22"/>
                <w:szCs w:val="22"/>
              </w:rPr>
              <w:t xml:space="preserve">, </w:t>
            </w:r>
            <w:r w:rsidRPr="00C33E52">
              <w:rPr>
                <w:rFonts w:asciiTheme="minorBidi" w:hAnsiTheme="minorBidi"/>
                <w:sz w:val="22"/>
                <w:szCs w:val="22"/>
              </w:rPr>
              <w:t>Higher Collection Rate</w:t>
            </w:r>
          </w:p>
        </w:tc>
        <w:tc>
          <w:tcPr>
            <w:tcW w:w="1712" w:type="dxa"/>
          </w:tcPr>
          <w:p w14:paraId="4F0A5680" w14:textId="3F4A1AAB"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NDC 2.0 &amp; NDC 3.0</w:t>
            </w:r>
          </w:p>
        </w:tc>
        <w:tc>
          <w:tcPr>
            <w:tcW w:w="4943" w:type="dxa"/>
          </w:tcPr>
          <w:p w14:paraId="628435DC" w14:textId="3D3FC55E"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Increased collection rate of livestock manure to reduce direct emissions from manure deposition</w:t>
            </w:r>
          </w:p>
        </w:tc>
      </w:tr>
      <w:tr w:rsidR="6FDB4003" w:rsidRPr="00C33E52" w14:paraId="3A1E060E"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471" w:type="dxa"/>
          </w:tcPr>
          <w:p w14:paraId="79293D46" w14:textId="7642C325" w:rsidR="6FDB4003" w:rsidRPr="00C33E52" w:rsidRDefault="6FDB4003" w:rsidP="6FDB4003">
            <w:pPr>
              <w:rPr>
                <w:rFonts w:asciiTheme="minorBidi" w:hAnsiTheme="minorBidi"/>
                <w:sz w:val="22"/>
                <w:szCs w:val="22"/>
              </w:rPr>
            </w:pPr>
            <w:r w:rsidRPr="00C33E52">
              <w:rPr>
                <w:rFonts w:asciiTheme="minorBidi" w:hAnsiTheme="minorBidi"/>
                <w:sz w:val="22"/>
                <w:szCs w:val="22"/>
              </w:rPr>
              <w:t>Enhanced Livestock Mitigation</w:t>
            </w:r>
            <w:r w:rsidR="6435DC66" w:rsidRPr="00C33E52">
              <w:rPr>
                <w:rFonts w:asciiTheme="minorBidi" w:hAnsiTheme="minorBidi"/>
                <w:sz w:val="22"/>
                <w:szCs w:val="22"/>
              </w:rPr>
              <w:t xml:space="preserve">, </w:t>
            </w:r>
            <w:r w:rsidRPr="00C33E52">
              <w:rPr>
                <w:rFonts w:asciiTheme="minorBidi" w:hAnsiTheme="minorBidi"/>
                <w:sz w:val="22"/>
                <w:szCs w:val="22"/>
              </w:rPr>
              <w:t>Improved Technology Package</w:t>
            </w:r>
          </w:p>
        </w:tc>
        <w:tc>
          <w:tcPr>
            <w:tcW w:w="1712" w:type="dxa"/>
          </w:tcPr>
          <w:p w14:paraId="43E22F9C" w14:textId="28F4FB0F" w:rsidR="6FDB4003" w:rsidRPr="00C33E52"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NDC 3.0 only</w:t>
            </w:r>
          </w:p>
        </w:tc>
        <w:tc>
          <w:tcPr>
            <w:tcW w:w="4943" w:type="dxa"/>
          </w:tcPr>
          <w:p w14:paraId="0B145F92" w14:textId="622117BA" w:rsidR="6FDB4003" w:rsidRPr="00C33E52" w:rsidRDefault="3A59E7C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C33E52">
              <w:rPr>
                <w:rFonts w:asciiTheme="minorBidi" w:hAnsiTheme="minorBidi"/>
                <w:sz w:val="22"/>
                <w:szCs w:val="22"/>
              </w:rPr>
              <w:t>Deployment of more advanced, higher-cost livestock technologies delivering deeper emission reductions through lower emission factors and improved productivity, with higher associated CAPEX and OPEX.</w:t>
            </w:r>
          </w:p>
        </w:tc>
      </w:tr>
    </w:tbl>
    <w:p w14:paraId="1AF2806A" w14:textId="77777777" w:rsidR="004A597B" w:rsidRPr="00C33E52" w:rsidRDefault="004A597B" w:rsidP="00A420BF">
      <w:pPr>
        <w:spacing w:line="259" w:lineRule="auto"/>
        <w:jc w:val="both"/>
        <w:rPr>
          <w:rFonts w:asciiTheme="minorBidi" w:hAnsiTheme="minorBidi" w:cstheme="minorBidi"/>
        </w:rPr>
      </w:pPr>
      <w:bookmarkStart w:id="198" w:name="_Toc228948021"/>
    </w:p>
    <w:p w14:paraId="17902E33" w14:textId="288B6B10" w:rsidR="49E70198" w:rsidRPr="00C33E52" w:rsidRDefault="7114213F" w:rsidP="00A420BF">
      <w:pPr>
        <w:spacing w:line="259" w:lineRule="auto"/>
        <w:jc w:val="both"/>
        <w:rPr>
          <w:rFonts w:asciiTheme="minorBidi" w:hAnsiTheme="minorBidi" w:cstheme="minorBidi"/>
        </w:rPr>
      </w:pPr>
      <w:r w:rsidRPr="00C33E52">
        <w:rPr>
          <w:rFonts w:asciiTheme="minorBidi" w:hAnsiTheme="minorBidi" w:cstheme="minorBidi"/>
        </w:rPr>
        <w:t>A detailed description of how each mitigation measure is implemented within the model</w:t>
      </w:r>
      <w:r w:rsidR="260AC9B5" w:rsidRPr="00C33E52">
        <w:rPr>
          <w:rFonts w:asciiTheme="minorBidi" w:hAnsiTheme="minorBidi" w:cstheme="minorBidi"/>
        </w:rPr>
        <w:t>s</w:t>
      </w:r>
      <w:r w:rsidRPr="00C33E52">
        <w:rPr>
          <w:rFonts w:asciiTheme="minorBidi" w:hAnsiTheme="minorBidi" w:cstheme="minorBidi"/>
        </w:rPr>
        <w:t xml:space="preserve">, including parameter specifications and modelling constraints, is provided in the </w:t>
      </w:r>
      <w:bookmarkEnd w:id="198"/>
      <w:r w:rsidR="0099065D" w:rsidRPr="00C33E52">
        <w:rPr>
          <w:rFonts w:asciiTheme="minorBidi" w:hAnsiTheme="minorBidi" w:cstheme="minorBidi"/>
        </w:rPr>
        <w:fldChar w:fldCharType="begin"/>
      </w:r>
      <w:ins w:id="199" w:author="Amira El Hamady" w:date="2026-05-08T12:32:00Z" w16du:dateUtc="2026-05-08T09:32:00Z">
        <w:r w:rsidR="0099065D" w:rsidRPr="00C33E52">
          <w:rPr>
            <w:rFonts w:asciiTheme="minorBidi" w:hAnsiTheme="minorBidi" w:cstheme="minorBidi"/>
          </w:rPr>
          <w:instrText xml:space="preserve"> REF _Ref229135994 \h </w:instrText>
        </w:r>
      </w:ins>
      <w:r w:rsidR="0099065D" w:rsidRPr="00C33E52">
        <w:rPr>
          <w:rFonts w:asciiTheme="minorBidi" w:hAnsiTheme="minorBidi" w:cstheme="minorBidi"/>
        </w:rPr>
        <w:instrText xml:space="preserve"> \* MERGEFORMAT </w:instrText>
      </w:r>
      <w:r w:rsidR="0099065D" w:rsidRPr="00C33E52">
        <w:rPr>
          <w:rFonts w:asciiTheme="minorBidi" w:hAnsiTheme="minorBidi" w:cstheme="minorBidi"/>
        </w:rPr>
      </w:r>
      <w:r w:rsidR="0099065D" w:rsidRPr="00C33E52">
        <w:rPr>
          <w:rFonts w:asciiTheme="minorBidi" w:hAnsiTheme="minorBidi" w:cstheme="minorBidi"/>
        </w:rPr>
        <w:fldChar w:fldCharType="separate"/>
      </w:r>
      <w:r w:rsidR="0099065D" w:rsidRPr="00C33E52">
        <w:t xml:space="preserve">Appendix 2. </w:t>
      </w:r>
      <w:r w:rsidR="0099065D" w:rsidRPr="00C33E52">
        <w:rPr>
          <w:rFonts w:asciiTheme="minorBidi" w:hAnsiTheme="minorBidi" w:cstheme="minorBidi"/>
        </w:rPr>
        <w:fldChar w:fldCharType="end"/>
      </w:r>
    </w:p>
    <w:p w14:paraId="5A2E4415" w14:textId="77777777" w:rsidR="004A597B" w:rsidRPr="00C33E52" w:rsidRDefault="004A597B" w:rsidP="00A420BF">
      <w:pPr>
        <w:spacing w:line="259" w:lineRule="auto"/>
        <w:rPr>
          <w:rFonts w:asciiTheme="minorBidi" w:hAnsiTheme="minorBidi" w:cstheme="minorBidi"/>
        </w:rPr>
      </w:pPr>
    </w:p>
    <w:p w14:paraId="21C56574" w14:textId="01571F72" w:rsidR="64662CD2" w:rsidRPr="00A420BF" w:rsidRDefault="64662CD2" w:rsidP="6FDB4003">
      <w:pPr>
        <w:pStyle w:val="Heading3"/>
        <w:rPr>
          <w:b/>
          <w:color w:val="auto"/>
        </w:rPr>
      </w:pPr>
      <w:bookmarkStart w:id="200" w:name="_Toc229401366"/>
      <w:r w:rsidRPr="00A420BF">
        <w:rPr>
          <w:b/>
          <w:color w:val="auto"/>
        </w:rPr>
        <w:t>4.</w:t>
      </w:r>
      <w:r w:rsidR="00D55936">
        <w:rPr>
          <w:b/>
          <w:color w:val="auto"/>
        </w:rPr>
        <w:t>3</w:t>
      </w:r>
      <w:r w:rsidRPr="00A420BF">
        <w:rPr>
          <w:b/>
          <w:color w:val="auto"/>
        </w:rPr>
        <w:t xml:space="preserve">.4 </w:t>
      </w:r>
      <w:r w:rsidR="000D58B0">
        <w:rPr>
          <w:b/>
          <w:color w:val="auto"/>
        </w:rPr>
        <w:t xml:space="preserve">CLEWs </w:t>
      </w:r>
      <w:r w:rsidRPr="00A420BF">
        <w:rPr>
          <w:b/>
          <w:color w:val="auto"/>
        </w:rPr>
        <w:t>Results</w:t>
      </w:r>
      <w:bookmarkEnd w:id="200"/>
    </w:p>
    <w:p w14:paraId="2FB91AC3" w14:textId="62344D67" w:rsidR="6FDB4003" w:rsidRPr="001F1E4A" w:rsidRDefault="267A0B45" w:rsidP="6490909C">
      <w:pPr>
        <w:pStyle w:val="Heading4"/>
        <w:rPr>
          <w:b/>
          <w:color w:val="auto"/>
        </w:rPr>
      </w:pPr>
      <w:r w:rsidRPr="001F1E4A">
        <w:rPr>
          <w:b/>
          <w:color w:val="auto"/>
        </w:rPr>
        <w:t>4.</w:t>
      </w:r>
      <w:r w:rsidR="00D55936" w:rsidRPr="001F1E4A">
        <w:rPr>
          <w:b/>
          <w:color w:val="auto"/>
        </w:rPr>
        <w:t>3</w:t>
      </w:r>
      <w:r w:rsidRPr="001F1E4A">
        <w:rPr>
          <w:b/>
          <w:color w:val="auto"/>
        </w:rPr>
        <w:t>.4.1 Livestock</w:t>
      </w:r>
    </w:p>
    <w:p w14:paraId="41B50690" w14:textId="7ED2275C" w:rsidR="6FDB4003" w:rsidRDefault="6FDB4003" w:rsidP="00A420BF"/>
    <w:p w14:paraId="438192C4" w14:textId="7CF95965" w:rsidR="00A1691A" w:rsidRDefault="00A1691A" w:rsidP="00A420BF">
      <w:pPr>
        <w:jc w:val="both"/>
      </w:pPr>
      <w:r>
        <w:t xml:space="preserve">The livestock sector plays a central role in Uganda’s rural economy, supporting household incomes, food security, asset accumulation, and agricultural livelihoods across much of the country. Cattle in particular serve multiple functions beyond meat and milk production, including draft power, savings, and resilience against economic shocks. As population and incomes grow, demand for livestock products increases steadily </w:t>
      </w:r>
      <w:r w:rsidR="008D1355">
        <w:t>during</w:t>
      </w:r>
      <w:r>
        <w:t xml:space="preserve"> the </w:t>
      </w:r>
      <w:r w:rsidR="008D1355">
        <w:t>full model horizon</w:t>
      </w:r>
      <w:r>
        <w:t>, driving continued expansion of the sector across all scenarios. Under the Reference scenario, this growth largely reflects an extension of current production systems and historical trends, with only gradual structural change over time. Indigenous cattle continue to dominate the national herd, increasing from 11.5 million head in 2021 to 18.0 million by 2035 and 27.9 million by 2050</w:t>
      </w:r>
      <w:r w:rsidR="001F4317">
        <w:t xml:space="preserve"> (</w:t>
      </w:r>
      <w:r w:rsidR="009E2D49" w:rsidRPr="009E2D49">
        <w:fldChar w:fldCharType="begin"/>
      </w:r>
      <w:r w:rsidR="009E2D49" w:rsidRPr="009E2D49">
        <w:instrText xml:space="preserve"> REF _Ref229045786 \h </w:instrText>
      </w:r>
      <w:r w:rsidR="009E2D49" w:rsidRPr="00A420BF">
        <w:instrText xml:space="preserve"> \* MERGEFORMAT </w:instrText>
      </w:r>
      <w:r w:rsidR="009E2D49" w:rsidRPr="009E2D49">
        <w:fldChar w:fldCharType="separate"/>
      </w:r>
      <w:r w:rsidR="00865A89" w:rsidRPr="00865A89">
        <w:t>Figure 36</w:t>
      </w:r>
      <w:r w:rsidR="009E2D49" w:rsidRPr="009E2D49">
        <w:fldChar w:fldCharType="end"/>
      </w:r>
      <w:r w:rsidR="009E2D49">
        <w:t>)</w:t>
      </w:r>
      <w:r>
        <w:t xml:space="preserve">. </w:t>
      </w:r>
      <w:r w:rsidR="00E925E6">
        <w:t>E</w:t>
      </w:r>
      <w:r>
        <w:t>missions rise substantially alongside output, increasing from 28.77 MtCO</w:t>
      </w:r>
      <w:r>
        <w:rPr>
          <w:rFonts w:ascii="Cambria Math" w:hAnsi="Cambria Math" w:cs="Cambria Math"/>
        </w:rPr>
        <w:t>₂</w:t>
      </w:r>
      <w:r>
        <w:t>eq in 2021 to 43.2 MtCO</w:t>
      </w:r>
      <w:r>
        <w:rPr>
          <w:rFonts w:ascii="Cambria Math" w:hAnsi="Cambria Math" w:cs="Cambria Math"/>
        </w:rPr>
        <w:t>₂</w:t>
      </w:r>
      <w:r>
        <w:t>eq by 2035 and 66.37 MtCO</w:t>
      </w:r>
      <w:r>
        <w:rPr>
          <w:rFonts w:ascii="Cambria Math" w:hAnsi="Cambria Math" w:cs="Cambria Math"/>
        </w:rPr>
        <w:t>₂</w:t>
      </w:r>
      <w:r>
        <w:t>eq by 2050</w:t>
      </w:r>
      <w:r w:rsidR="009E2D49">
        <w:t xml:space="preserve"> (</w:t>
      </w:r>
      <w:r w:rsidR="009E2D49" w:rsidRPr="009E2D49">
        <w:fldChar w:fldCharType="begin"/>
      </w:r>
      <w:r w:rsidR="009E2D49" w:rsidRPr="009E2D49">
        <w:instrText xml:space="preserve"> REF _Ref229045810 \h </w:instrText>
      </w:r>
      <w:r w:rsidR="009E2D49" w:rsidRPr="00A420BF">
        <w:instrText xml:space="preserve"> \* MERGEFORMAT </w:instrText>
      </w:r>
      <w:r w:rsidR="009E2D49" w:rsidRPr="009E2D49">
        <w:fldChar w:fldCharType="separate"/>
      </w:r>
      <w:r w:rsidR="00865A89" w:rsidRPr="00865A89">
        <w:t>Figure 35</w:t>
      </w:r>
      <w:r w:rsidR="009E2D49" w:rsidRPr="009E2D49">
        <w:fldChar w:fldCharType="end"/>
      </w:r>
      <w:r w:rsidR="009E2D49">
        <w:t>)</w:t>
      </w:r>
      <w:r>
        <w:t>.</w:t>
      </w:r>
    </w:p>
    <w:p w14:paraId="1565ADC1" w14:textId="77777777" w:rsidR="00ED1E43" w:rsidRDefault="00ED1E43" w:rsidP="00A420BF">
      <w:pPr>
        <w:jc w:val="both"/>
      </w:pPr>
    </w:p>
    <w:p w14:paraId="1B2FB4C2" w14:textId="77777777" w:rsidR="00ED1E43" w:rsidRDefault="00ED1E43" w:rsidP="004325E3">
      <w:pPr>
        <w:spacing w:line="259" w:lineRule="auto"/>
        <w:jc w:val="both"/>
      </w:pPr>
    </w:p>
    <w:p w14:paraId="1036477A" w14:textId="77777777" w:rsidR="00ED1E43" w:rsidRDefault="00ED1E43" w:rsidP="004325E3">
      <w:pPr>
        <w:jc w:val="both"/>
      </w:pPr>
    </w:p>
    <w:p w14:paraId="0D60D45D" w14:textId="77777777" w:rsidR="00ED1E43" w:rsidRDefault="00ED1E43" w:rsidP="004325E3">
      <w:pPr>
        <w:keepNext/>
        <w:jc w:val="both"/>
      </w:pPr>
      <w:r>
        <w:rPr>
          <w:noProof/>
        </w:rPr>
        <w:drawing>
          <wp:inline distT="0" distB="0" distL="0" distR="0" wp14:anchorId="0F921D42" wp14:editId="73793248">
            <wp:extent cx="5606453" cy="2506586"/>
            <wp:effectExtent l="9525" t="9525" r="9525" b="9525"/>
            <wp:docPr id="578122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683" name="Picture 105655683"/>
                    <pic:cNvPicPr/>
                  </pic:nvPicPr>
                  <pic:blipFill>
                    <a:blip r:embed="rId42">
                      <a:extLst>
                        <a:ext uri="{28A0092B-C50C-407E-A947-70E740481C1C}">
                          <a14:useLocalDpi xmlns:a14="http://schemas.microsoft.com/office/drawing/2010/main"/>
                        </a:ext>
                      </a:extLst>
                    </a:blip>
                    <a:srcRect l="7579" t="9696"/>
                    <a:stretch>
                      <a:fillRect/>
                    </a:stretch>
                  </pic:blipFill>
                  <pic:spPr>
                    <a:xfrm>
                      <a:off x="0" y="0"/>
                      <a:ext cx="5606453" cy="2506586"/>
                    </a:xfrm>
                    <a:prstGeom prst="rect">
                      <a:avLst/>
                    </a:prstGeom>
                    <a:ln w="9525">
                      <a:solidFill>
                        <a:schemeClr val="tx1"/>
                      </a:solidFill>
                      <a:prstDash val="solid"/>
                    </a:ln>
                  </pic:spPr>
                </pic:pic>
              </a:graphicData>
            </a:graphic>
          </wp:inline>
        </w:drawing>
      </w:r>
    </w:p>
    <w:p w14:paraId="5CE84331" w14:textId="35BB0E6A" w:rsidR="00A1691A" w:rsidRPr="00A527E6" w:rsidRDefault="00ED1E43" w:rsidP="00A420BF">
      <w:pPr>
        <w:pStyle w:val="Caption"/>
        <w:jc w:val="both"/>
      </w:pPr>
      <w:bookmarkStart w:id="201" w:name="_Ref229045810"/>
      <w:bookmarkStart w:id="202" w:name="_Toc229342660"/>
      <w:bookmarkStart w:id="203" w:name="_Toc229386407"/>
      <w:bookmarkStart w:id="204" w:name="_Toc229389003"/>
      <w:bookmarkStart w:id="205" w:name="_Toc229401424"/>
      <w:r w:rsidRPr="00F900E6">
        <w:rPr>
          <w:b/>
          <w:bCs/>
          <w:color w:val="auto"/>
        </w:rPr>
        <w:t xml:space="preserve">Figure </w:t>
      </w:r>
      <w:r w:rsidRPr="006D03CA">
        <w:rPr>
          <w:b/>
        </w:rPr>
        <w:fldChar w:fldCharType="begin"/>
      </w:r>
      <w:r w:rsidRPr="00F900E6">
        <w:rPr>
          <w:b/>
          <w:bCs/>
          <w:color w:val="auto"/>
        </w:rPr>
        <w:instrText xml:space="preserve"> SEQ Figure \* ARABIC </w:instrText>
      </w:r>
      <w:r w:rsidRPr="006D03CA">
        <w:rPr>
          <w:b/>
        </w:rPr>
        <w:fldChar w:fldCharType="separate"/>
      </w:r>
      <w:r w:rsidR="00AE4FCF">
        <w:rPr>
          <w:b/>
          <w:bCs/>
          <w:noProof/>
          <w:color w:val="auto"/>
        </w:rPr>
        <w:t>35</w:t>
      </w:r>
      <w:r w:rsidRPr="006D03CA">
        <w:rPr>
          <w:b/>
        </w:rPr>
        <w:fldChar w:fldCharType="end"/>
      </w:r>
      <w:bookmarkEnd w:id="201"/>
      <w:r w:rsidRPr="00F900E6">
        <w:rPr>
          <w:b/>
          <w:bCs/>
          <w:color w:val="auto"/>
        </w:rPr>
        <w:t>.</w:t>
      </w:r>
      <w:r w:rsidRPr="00F900E6">
        <w:rPr>
          <w:color w:val="auto"/>
        </w:rPr>
        <w:t xml:space="preserve"> Livestock Sector Emissions by Scenario, 2021–2050 (MtCO</w:t>
      </w:r>
      <w:r w:rsidRPr="00F900E6">
        <w:rPr>
          <w:rFonts w:ascii="Cambria Math" w:hAnsi="Cambria Math" w:cs="Cambria Math"/>
          <w:color w:val="auto"/>
        </w:rPr>
        <w:t>₂</w:t>
      </w:r>
      <w:r w:rsidRPr="00F900E6">
        <w:rPr>
          <w:color w:val="auto"/>
        </w:rPr>
        <w:t>eq)</w:t>
      </w:r>
      <w:bookmarkEnd w:id="202"/>
      <w:bookmarkEnd w:id="203"/>
      <w:bookmarkEnd w:id="204"/>
      <w:bookmarkEnd w:id="205"/>
    </w:p>
    <w:p w14:paraId="55668E69" w14:textId="77777777" w:rsidR="00A1691A" w:rsidRDefault="00A1691A" w:rsidP="004325E3">
      <w:pPr>
        <w:jc w:val="both"/>
      </w:pPr>
      <w:r>
        <w:t>The mitigation pathways do not attempt to reduce livestock production or constrain demand growth. Instead, they focus on improving productivity and reducing emissions intensity through gradual changes in herd composition and management practices. The central structural change is the increased adoption of higher-productivity exotic and crossbreed cattle, particularly for dairy and commercial meat production. These breeds produce substantially more milk and meat per animal and can therefore reduce emissions intensity while improving rural productivity and incomes. However, the transition also introduces important trade-offs. Exotic breeds are generally more dependent on higher-quality feed, veterinary services, and improved management systems, and are often more vulnerable to disease, heat stress, drought, and broader climate variability than indigenous breeds that are adapted to local conditions. This means that productivity gains are accompanied by higher operating costs and increased system management requirements.</w:t>
      </w:r>
    </w:p>
    <w:p w14:paraId="796C7375" w14:textId="77777777" w:rsidR="004325E3" w:rsidRDefault="004325E3" w:rsidP="00A420BF">
      <w:pPr>
        <w:jc w:val="both"/>
      </w:pPr>
    </w:p>
    <w:p w14:paraId="2133C9DB" w14:textId="77777777" w:rsidR="001F4317" w:rsidRDefault="001F4317" w:rsidP="00A420BF">
      <w:pPr>
        <w:keepNext/>
        <w:ind w:left="1276" w:hanging="2410"/>
        <w:jc w:val="both"/>
      </w:pPr>
      <w:r w:rsidRPr="006607F4">
        <w:rPr>
          <w:noProof/>
        </w:rPr>
        <w:drawing>
          <wp:inline distT="0" distB="0" distL="0" distR="0" wp14:anchorId="008B8B23" wp14:editId="7D87DFA5">
            <wp:extent cx="7200900" cy="2445075"/>
            <wp:effectExtent l="19050" t="19050" r="19050" b="12700"/>
            <wp:docPr id="37641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7577" name="Picture 1037217577"/>
                    <pic:cNvPicPr/>
                  </pic:nvPicPr>
                  <pic:blipFill>
                    <a:blip r:embed="rId43">
                      <a:extLst>
                        <a:ext uri="{28A0092B-C50C-407E-A947-70E740481C1C}">
                          <a14:useLocalDpi xmlns:a14="http://schemas.microsoft.com/office/drawing/2010/main"/>
                        </a:ext>
                      </a:extLst>
                    </a:blip>
                    <a:stretch>
                      <a:fillRect/>
                    </a:stretch>
                  </pic:blipFill>
                  <pic:spPr>
                    <a:xfrm>
                      <a:off x="0" y="0"/>
                      <a:ext cx="7286430" cy="2474117"/>
                    </a:xfrm>
                    <a:prstGeom prst="rect">
                      <a:avLst/>
                    </a:prstGeom>
                    <a:ln w="9525">
                      <a:solidFill>
                        <a:schemeClr val="tx1"/>
                      </a:solidFill>
                      <a:prstDash val="solid"/>
                    </a:ln>
                  </pic:spPr>
                </pic:pic>
              </a:graphicData>
            </a:graphic>
          </wp:inline>
        </w:drawing>
      </w:r>
    </w:p>
    <w:p w14:paraId="39493D73" w14:textId="3D27E295" w:rsidR="001F4317" w:rsidRPr="00A420BF" w:rsidRDefault="001F4317" w:rsidP="00A420BF">
      <w:pPr>
        <w:jc w:val="both"/>
        <w:rPr>
          <w:i/>
          <w:sz w:val="18"/>
          <w:szCs w:val="18"/>
        </w:rPr>
      </w:pPr>
      <w:bookmarkStart w:id="206" w:name="_Ref229045786"/>
      <w:bookmarkStart w:id="207" w:name="_Toc229342661"/>
      <w:bookmarkStart w:id="208" w:name="_Toc229386408"/>
      <w:bookmarkStart w:id="209" w:name="_Toc229389004"/>
      <w:bookmarkStart w:id="210" w:name="_Toc229401425"/>
      <w:r w:rsidRPr="00A420BF">
        <w:rPr>
          <w:b/>
          <w:i/>
          <w:sz w:val="18"/>
          <w:szCs w:val="18"/>
        </w:rPr>
        <w:t xml:space="preserve">Figure </w:t>
      </w:r>
      <w:r w:rsidRPr="00A420BF">
        <w:rPr>
          <w:b/>
          <w:i/>
          <w:sz w:val="18"/>
          <w:szCs w:val="18"/>
        </w:rPr>
        <w:fldChar w:fldCharType="begin"/>
      </w:r>
      <w:r w:rsidRPr="00A420BF">
        <w:rPr>
          <w:b/>
          <w:i/>
          <w:sz w:val="18"/>
          <w:szCs w:val="18"/>
        </w:rPr>
        <w:instrText xml:space="preserve"> SEQ Figure \* ARABIC </w:instrText>
      </w:r>
      <w:r w:rsidRPr="00A420BF">
        <w:rPr>
          <w:b/>
          <w:i/>
          <w:sz w:val="18"/>
          <w:szCs w:val="18"/>
        </w:rPr>
        <w:fldChar w:fldCharType="separate"/>
      </w:r>
      <w:r w:rsidR="00AE4FCF">
        <w:rPr>
          <w:b/>
          <w:i/>
          <w:noProof/>
          <w:sz w:val="18"/>
          <w:szCs w:val="18"/>
        </w:rPr>
        <w:t>36</w:t>
      </w:r>
      <w:r w:rsidRPr="00A420BF">
        <w:rPr>
          <w:b/>
          <w:i/>
          <w:sz w:val="18"/>
          <w:szCs w:val="18"/>
        </w:rPr>
        <w:fldChar w:fldCharType="end"/>
      </w:r>
      <w:bookmarkEnd w:id="206"/>
      <w:r w:rsidRPr="00A420BF">
        <w:rPr>
          <w:b/>
          <w:i/>
          <w:sz w:val="18"/>
          <w:szCs w:val="18"/>
        </w:rPr>
        <w:t>.</w:t>
      </w:r>
      <w:r w:rsidRPr="00A420BF">
        <w:rPr>
          <w:i/>
          <w:sz w:val="18"/>
          <w:szCs w:val="18"/>
        </w:rPr>
        <w:t xml:space="preserve"> Livestock population by breed under the Reference, NDC2.0 and NDC3.0 scenarios (2021–2050).</w:t>
      </w:r>
      <w:bookmarkEnd w:id="207"/>
      <w:bookmarkEnd w:id="208"/>
      <w:bookmarkEnd w:id="209"/>
      <w:bookmarkEnd w:id="210"/>
    </w:p>
    <w:p w14:paraId="0118D66D" w14:textId="77777777" w:rsidR="001F4317" w:rsidRDefault="001F4317" w:rsidP="00A420BF">
      <w:pPr>
        <w:jc w:val="both"/>
      </w:pPr>
    </w:p>
    <w:p w14:paraId="67C0C338" w14:textId="08CC1EA8" w:rsidR="00A1691A" w:rsidRDefault="00A1691A" w:rsidP="00A420BF">
      <w:pPr>
        <w:jc w:val="both"/>
      </w:pPr>
      <w:r>
        <w:t xml:space="preserve">Alongside breed improvements, the NDC pathways include a broader package of mitigation measures to achieve moderate reductions in livestock emissions intensity broadly on the order of 20–25% </w:t>
      </w:r>
      <w:r w:rsidR="00C404DC">
        <w:t xml:space="preserve">per animal </w:t>
      </w:r>
      <w:r>
        <w:t xml:space="preserve">relative to the Reference by mid-century. These measures include improved feed quality and digestibility, fodder agroforestry, better pasture management, improved animal health and fertility management, manure management improvements, and more efficient herd turnover. Collectively, these interventions reduce methane emissions per unit of meat and milk production while supporting higher productivity per animal. However, unlike some mitigation measures in the energy sector that generate direct cost savings over time, most livestock mitigation options are fundamentally </w:t>
      </w:r>
      <w:r w:rsidR="00400ECD">
        <w:t>cost additive</w:t>
      </w:r>
      <w:r>
        <w:t>. Improved feeds, veterinary services, breeding systems, supplementary fodder production, and manure management technologies all increase input costs relative to traditional low-input systems.</w:t>
      </w:r>
    </w:p>
    <w:p w14:paraId="690E266A" w14:textId="77777777" w:rsidR="00A1691A" w:rsidRDefault="00A1691A" w:rsidP="00A420BF">
      <w:pPr>
        <w:jc w:val="both"/>
      </w:pPr>
    </w:p>
    <w:p w14:paraId="5EE4A000" w14:textId="7F48654F" w:rsidR="00A1691A" w:rsidRDefault="00A1691A" w:rsidP="00A420BF">
      <w:pPr>
        <w:jc w:val="both"/>
      </w:pPr>
      <w:r>
        <w:t>As a result, the NDC scenarios lead to higher overall system costs and higher costs per animal than the Reference pathway</w:t>
      </w:r>
      <w:r w:rsidR="008478F4">
        <w:t xml:space="preserve"> (</w:t>
      </w:r>
      <w:r w:rsidR="008478F4" w:rsidRPr="00E86C97">
        <w:fldChar w:fldCharType="begin"/>
      </w:r>
      <w:r w:rsidR="008478F4" w:rsidRPr="00E86C97">
        <w:instrText xml:space="preserve"> REF _Ref229046602 \h </w:instrText>
      </w:r>
      <w:r w:rsidR="008478F4" w:rsidRPr="00A420BF">
        <w:instrText xml:space="preserve"> \* MERGEFORMAT </w:instrText>
      </w:r>
      <w:r w:rsidR="008478F4" w:rsidRPr="00E86C97">
        <w:fldChar w:fldCharType="separate"/>
      </w:r>
      <w:r w:rsidR="00865A89" w:rsidRPr="00865A89">
        <w:t>Figure 37</w:t>
      </w:r>
      <w:r w:rsidR="008478F4" w:rsidRPr="00E86C97">
        <w:fldChar w:fldCharType="end"/>
      </w:r>
      <w:r w:rsidR="008478F4">
        <w:t>)</w:t>
      </w:r>
      <w:r>
        <w:t>. Under the Reference scenario, the sector remains relatively low-cost, with annual system costs reaching approximately $1.9 billion by 2035 and $2.9 billion by 2050, while average costs per animal remain broadly stable at around $12.4 due to the persistence of extensive low-input production systems. Under NDC 2.0 and especially NDC 3.0, costs rise as producers adopt more input-intensive production practices. Feed costs, breeding costs, animal health expenditures, and management requirements all increase substantially, pushing annual system costs to $3.9 billion under NDC 2.0 and $4.9 billion under NDC 3.0 by 2050. Average costs per animal rise correspondingly to approximately $16.9 under NDC 2.0 and $21.5 under NDC 3.0.</w:t>
      </w:r>
    </w:p>
    <w:p w14:paraId="03DB04A2" w14:textId="77777777" w:rsidR="00A1691A" w:rsidRDefault="00A1691A" w:rsidP="004325E3">
      <w:pPr>
        <w:jc w:val="both"/>
      </w:pPr>
    </w:p>
    <w:p w14:paraId="3DDA5844" w14:textId="77777777" w:rsidR="00794207" w:rsidRDefault="00794207" w:rsidP="00794207">
      <w:pPr>
        <w:jc w:val="both"/>
      </w:pPr>
    </w:p>
    <w:p w14:paraId="7C790E01" w14:textId="7CA164DD" w:rsidR="00794207" w:rsidRDefault="00626E6C" w:rsidP="00000B83">
      <w:pPr>
        <w:keepNext/>
        <w:ind w:left="851" w:hanging="851"/>
      </w:pPr>
      <w:r w:rsidRPr="006607F4">
        <w:rPr>
          <w:noProof/>
        </w:rPr>
        <w:drawing>
          <wp:inline distT="0" distB="0" distL="0" distR="0" wp14:anchorId="0EFC35E9" wp14:editId="35CFC452">
            <wp:extent cx="5698213" cy="2275504"/>
            <wp:effectExtent l="19050" t="19050" r="17145" b="10795"/>
            <wp:docPr id="1194687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6694" cy="2286877"/>
                    </a:xfrm>
                    <a:prstGeom prst="rect">
                      <a:avLst/>
                    </a:prstGeom>
                    <a:noFill/>
                    <a:ln>
                      <a:solidFill>
                        <a:schemeClr val="tx1"/>
                      </a:solidFill>
                    </a:ln>
                  </pic:spPr>
                </pic:pic>
              </a:graphicData>
            </a:graphic>
          </wp:inline>
        </w:drawing>
      </w:r>
    </w:p>
    <w:p w14:paraId="1CE55A68" w14:textId="6BA11824" w:rsidR="00794207" w:rsidRPr="00A420BF" w:rsidRDefault="00794207" w:rsidP="00794207">
      <w:pPr>
        <w:jc w:val="both"/>
        <w:rPr>
          <w:i/>
          <w:sz w:val="18"/>
          <w:szCs w:val="18"/>
        </w:rPr>
      </w:pPr>
      <w:bookmarkStart w:id="211" w:name="_Ref229046602"/>
      <w:bookmarkStart w:id="212" w:name="_Toc229342662"/>
      <w:bookmarkStart w:id="213" w:name="_Toc229386409"/>
      <w:bookmarkStart w:id="214" w:name="_Toc229389005"/>
      <w:bookmarkStart w:id="215" w:name="_Toc229401426"/>
      <w:r w:rsidRPr="00A420BF">
        <w:rPr>
          <w:b/>
          <w:i/>
          <w:sz w:val="18"/>
          <w:szCs w:val="18"/>
        </w:rPr>
        <w:t xml:space="preserve">Figure </w:t>
      </w:r>
      <w:r w:rsidRPr="00A420BF">
        <w:rPr>
          <w:b/>
          <w:i/>
          <w:sz w:val="18"/>
          <w:szCs w:val="18"/>
        </w:rPr>
        <w:fldChar w:fldCharType="begin"/>
      </w:r>
      <w:r w:rsidRPr="00A420BF">
        <w:rPr>
          <w:b/>
          <w:i/>
          <w:sz w:val="18"/>
          <w:szCs w:val="18"/>
        </w:rPr>
        <w:instrText xml:space="preserve"> SEQ Figure \* ARABIC </w:instrText>
      </w:r>
      <w:r w:rsidRPr="00A420BF">
        <w:rPr>
          <w:b/>
          <w:i/>
          <w:sz w:val="18"/>
          <w:szCs w:val="18"/>
        </w:rPr>
        <w:fldChar w:fldCharType="separate"/>
      </w:r>
      <w:r w:rsidR="00AE4FCF">
        <w:rPr>
          <w:b/>
          <w:i/>
          <w:noProof/>
          <w:sz w:val="18"/>
          <w:szCs w:val="18"/>
        </w:rPr>
        <w:t>37</w:t>
      </w:r>
      <w:r w:rsidRPr="00A420BF">
        <w:rPr>
          <w:b/>
          <w:i/>
          <w:sz w:val="18"/>
          <w:szCs w:val="18"/>
        </w:rPr>
        <w:fldChar w:fldCharType="end"/>
      </w:r>
      <w:bookmarkEnd w:id="211"/>
      <w:r w:rsidRPr="00A420BF">
        <w:rPr>
          <w:b/>
          <w:i/>
          <w:sz w:val="18"/>
          <w:szCs w:val="18"/>
        </w:rPr>
        <w:t>.</w:t>
      </w:r>
      <w:r w:rsidRPr="00A420BF">
        <w:rPr>
          <w:i/>
          <w:sz w:val="18"/>
          <w:szCs w:val="18"/>
        </w:rPr>
        <w:t xml:space="preserve"> Livestock Sector</w:t>
      </w:r>
      <w:r w:rsidR="00803141" w:rsidRPr="00A420BF">
        <w:rPr>
          <w:i/>
          <w:sz w:val="18"/>
          <w:szCs w:val="18"/>
        </w:rPr>
        <w:t xml:space="preserve"> </w:t>
      </w:r>
      <w:r w:rsidRPr="00A420BF">
        <w:rPr>
          <w:i/>
          <w:sz w:val="18"/>
          <w:szCs w:val="18"/>
        </w:rPr>
        <w:t xml:space="preserve">Total Cost </w:t>
      </w:r>
      <w:r w:rsidR="00803141" w:rsidRPr="00A420BF">
        <w:rPr>
          <w:i/>
          <w:sz w:val="18"/>
          <w:szCs w:val="18"/>
        </w:rPr>
        <w:t>(left), Total Investment (</w:t>
      </w:r>
      <w:r w:rsidR="00075E1F" w:rsidRPr="00A420BF">
        <w:rPr>
          <w:i/>
          <w:sz w:val="18"/>
          <w:szCs w:val="18"/>
        </w:rPr>
        <w:t>centre</w:t>
      </w:r>
      <w:r w:rsidR="00803141" w:rsidRPr="00A420BF">
        <w:rPr>
          <w:i/>
          <w:sz w:val="18"/>
          <w:szCs w:val="18"/>
        </w:rPr>
        <w:t xml:space="preserve">) and </w:t>
      </w:r>
      <w:r w:rsidR="00075E1F" w:rsidRPr="00A420BF">
        <w:rPr>
          <w:i/>
          <w:sz w:val="18"/>
          <w:szCs w:val="18"/>
        </w:rPr>
        <w:t xml:space="preserve">average costs (right) </w:t>
      </w:r>
      <w:r w:rsidRPr="00A420BF">
        <w:rPr>
          <w:i/>
          <w:sz w:val="18"/>
          <w:szCs w:val="18"/>
        </w:rPr>
        <w:t>by Scenario ($m), 2021–2050</w:t>
      </w:r>
      <w:bookmarkEnd w:id="212"/>
      <w:bookmarkEnd w:id="213"/>
      <w:bookmarkEnd w:id="214"/>
      <w:bookmarkEnd w:id="215"/>
    </w:p>
    <w:p w14:paraId="2D395559" w14:textId="77777777" w:rsidR="00794207" w:rsidRDefault="00794207" w:rsidP="00A420BF">
      <w:pPr>
        <w:jc w:val="both"/>
      </w:pPr>
    </w:p>
    <w:p w14:paraId="044D6C29" w14:textId="77777777" w:rsidR="00A1691A" w:rsidRDefault="00A1691A" w:rsidP="00A420BF">
      <w:pPr>
        <w:jc w:val="both"/>
      </w:pPr>
      <w:r>
        <w:t>These higher costs are partially offset by productivity gains from improved breeds and management systems. A more productive herd requires fewer animals to deliver the same level of output growth, slowing the expansion of total livestock numbers relative to the Reference scenario. Under NDC 2.0 and NDC 3.0, indigenous cattle decline progressively as higher-productivity dairy and meat breeds expand, leading to lower emissions intensity and slower growth in total sector emissions. Under the more ambitious NDC 3.0 pathway, emissions plateau during the early 2040s before declining gradually thereafter, reaching 49.21 MtCO</w:t>
      </w:r>
      <w:r>
        <w:rPr>
          <w:rFonts w:ascii="Cambria Math" w:hAnsi="Cambria Math" w:cs="Cambria Math"/>
        </w:rPr>
        <w:t>₂</w:t>
      </w:r>
      <w:r>
        <w:t>eq by 2050 compared to 66.37 MtCO</w:t>
      </w:r>
      <w:r>
        <w:rPr>
          <w:rFonts w:ascii="Cambria Math" w:hAnsi="Cambria Math" w:cs="Cambria Math"/>
        </w:rPr>
        <w:t>₂</w:t>
      </w:r>
      <w:r>
        <w:t>eq under the Reference scenario.</w:t>
      </w:r>
    </w:p>
    <w:p w14:paraId="293B01F1" w14:textId="77777777" w:rsidR="00A1691A" w:rsidRDefault="00A1691A" w:rsidP="00A420BF">
      <w:pPr>
        <w:jc w:val="both"/>
      </w:pPr>
    </w:p>
    <w:p w14:paraId="5E58E04B" w14:textId="07E9E765" w:rsidR="00ED1E43" w:rsidRDefault="00A1691A" w:rsidP="004325E3">
      <w:pPr>
        <w:spacing w:line="259" w:lineRule="auto"/>
        <w:jc w:val="both"/>
      </w:pPr>
      <w:r>
        <w:t>The livestock transition should therefore be understood primarily as a productivity and intensification pathway rather than a low-cost mitigation opportunity. Emissions reductions are achieved through a gradual shift from extensive low-productivity systems towards more managed and commercially oriented production systems that require higher levels of investment, inputs, and technical capacity. While these measures can improve productivity, support rural incomes, and moderate emissions growth, they also increase system costs and expose producers to greater climatic and management risks associated with more intensive livestock systems</w:t>
      </w:r>
    </w:p>
    <w:p w14:paraId="08405489" w14:textId="77777777" w:rsidR="00C35630" w:rsidRDefault="00C35630" w:rsidP="004325E3">
      <w:pPr>
        <w:spacing w:line="259" w:lineRule="auto"/>
        <w:jc w:val="both"/>
      </w:pPr>
    </w:p>
    <w:p w14:paraId="2C9FF3FB" w14:textId="77777777" w:rsidR="00C35630" w:rsidRDefault="00C35630" w:rsidP="004325E3">
      <w:pPr>
        <w:spacing w:line="259" w:lineRule="auto"/>
        <w:jc w:val="both"/>
      </w:pPr>
    </w:p>
    <w:p w14:paraId="601D67B5" w14:textId="77777777" w:rsidR="001E5B0F" w:rsidRPr="00A420BF" w:rsidRDefault="001E5B0F">
      <w:pPr>
        <w:rPr>
          <w:b/>
        </w:rPr>
      </w:pPr>
    </w:p>
    <w:p w14:paraId="3EA1E891" w14:textId="5570CB55" w:rsidR="6FDB4003" w:rsidRPr="00A420BF" w:rsidRDefault="54599919" w:rsidP="253B2C22">
      <w:pPr>
        <w:pStyle w:val="Heading4"/>
        <w:rPr>
          <w:b/>
          <w:color w:val="auto"/>
        </w:rPr>
      </w:pPr>
      <w:r w:rsidRPr="00A420BF">
        <w:rPr>
          <w:b/>
          <w:color w:val="auto"/>
        </w:rPr>
        <w:t>4.</w:t>
      </w:r>
      <w:r w:rsidR="00D55936">
        <w:rPr>
          <w:b/>
          <w:color w:val="auto"/>
        </w:rPr>
        <w:t>3</w:t>
      </w:r>
      <w:r w:rsidRPr="00A420BF">
        <w:rPr>
          <w:b/>
          <w:color w:val="auto"/>
        </w:rPr>
        <w:t>.4.2 Crops</w:t>
      </w:r>
    </w:p>
    <w:p w14:paraId="1146A2EA" w14:textId="77777777" w:rsidR="00A758CD" w:rsidRDefault="00A758CD" w:rsidP="00C35630"/>
    <w:p w14:paraId="0F158AE8" w14:textId="6ED400AC" w:rsidR="00A758CD" w:rsidRDefault="00A758CD" w:rsidP="00A758CD">
      <w:pPr>
        <w:jc w:val="both"/>
        <w:rPr>
          <w:lang w:val="en-US"/>
        </w:rPr>
      </w:pPr>
      <w:r w:rsidRPr="00A758CD">
        <w:rPr>
          <w:lang w:val="en-US"/>
        </w:rPr>
        <w:t xml:space="preserve">Crop production and agricultural soil emissions follow a different mitigation </w:t>
      </w:r>
      <w:r w:rsidR="00B21F84">
        <w:rPr>
          <w:lang w:val="en-US"/>
        </w:rPr>
        <w:t>pathway</w:t>
      </w:r>
      <w:r w:rsidRPr="00A758CD">
        <w:rPr>
          <w:lang w:val="en-US"/>
        </w:rPr>
        <w:t xml:space="preserve"> from most other sectors in the model. In sectors such as energy, waste, and transport, mitigation measures primarily reduce direct emissions from existing activities. In the crop sector, by contrast, the mitigation package </w:t>
      </w:r>
      <w:r w:rsidR="00397C57">
        <w:rPr>
          <w:lang w:val="en-US"/>
        </w:rPr>
        <w:t>leads to</w:t>
      </w:r>
      <w:r w:rsidRPr="00A758CD">
        <w:rPr>
          <w:lang w:val="en-US"/>
        </w:rPr>
        <w:t xml:space="preserve"> agricultural intensification and land-use efficiency rather than direct emissions reduction. The transition towards higher-productivity agriculture allows Uganda to meet rapidly growing food demand with less cropland expansion, reducing pressure on forests and other natural land systems. As a result, the largest climate benefits of the crop sector interventions occur indirectly through avoided land conversion in the LULUCF sector rather than through reductions in direct crop and soil emissions.</w:t>
      </w:r>
    </w:p>
    <w:p w14:paraId="156E6093" w14:textId="77777777" w:rsidR="00A758CD" w:rsidRPr="00A758CD" w:rsidRDefault="00A758CD" w:rsidP="00A420BF">
      <w:pPr>
        <w:jc w:val="both"/>
        <w:rPr>
          <w:lang w:val="en-US"/>
        </w:rPr>
      </w:pPr>
    </w:p>
    <w:p w14:paraId="31014CA0" w14:textId="362C1C58" w:rsidR="00A7148B" w:rsidRPr="006607F4" w:rsidRDefault="00A758CD" w:rsidP="00A758CD">
      <w:pPr>
        <w:jc w:val="both"/>
        <w:rPr>
          <w:lang w:val="en-US"/>
        </w:rPr>
      </w:pPr>
      <w:r w:rsidRPr="00A758CD">
        <w:rPr>
          <w:lang w:val="en-US"/>
        </w:rPr>
        <w:t>Under the Reference scenario, crop production expands largely through a continuation of current trends, with rising food demand met through a combination of moderate yield improvements and continued cropland expansion. Total cropland increases from 10.</w:t>
      </w:r>
      <w:r w:rsidR="004F0A0F">
        <w:rPr>
          <w:lang w:val="en-US"/>
        </w:rPr>
        <w:t>9</w:t>
      </w:r>
      <w:r w:rsidRPr="00A758CD">
        <w:rPr>
          <w:lang w:val="en-US"/>
        </w:rPr>
        <w:t xml:space="preserve"> million hectares in 2021 to 12.</w:t>
      </w:r>
      <w:r w:rsidR="004F0A0F">
        <w:rPr>
          <w:lang w:val="en-US"/>
        </w:rPr>
        <w:t xml:space="preserve">1 </w:t>
      </w:r>
      <w:r w:rsidRPr="00A758CD">
        <w:rPr>
          <w:lang w:val="en-US"/>
        </w:rPr>
        <w:t>million hectares by 2035 and 13.</w:t>
      </w:r>
      <w:r w:rsidR="004F0A0F">
        <w:rPr>
          <w:lang w:val="en-US"/>
        </w:rPr>
        <w:t>1</w:t>
      </w:r>
      <w:r w:rsidRPr="00A758CD">
        <w:rPr>
          <w:lang w:val="en-US"/>
        </w:rPr>
        <w:t xml:space="preserve"> million hectares by 2050. Direct crop and soil emissions rise correspondingly from 3.6 MtCO</w:t>
      </w:r>
      <w:r w:rsidRPr="00A758CD">
        <w:rPr>
          <w:rFonts w:ascii="Cambria Math" w:hAnsi="Cambria Math" w:cs="Cambria Math"/>
          <w:lang w:val="en-US"/>
        </w:rPr>
        <w:t>₂</w:t>
      </w:r>
      <w:r w:rsidRPr="00A758CD">
        <w:rPr>
          <w:lang w:val="en-US"/>
        </w:rPr>
        <w:t>eq in 2021 to 4.</w:t>
      </w:r>
      <w:r w:rsidR="004F0A0F">
        <w:rPr>
          <w:lang w:val="en-US"/>
        </w:rPr>
        <w:t>4</w:t>
      </w:r>
      <w:r w:rsidRPr="00A758CD">
        <w:rPr>
          <w:lang w:val="en-US"/>
        </w:rPr>
        <w:t xml:space="preserve"> MtCO</w:t>
      </w:r>
      <w:r w:rsidRPr="00A758CD">
        <w:rPr>
          <w:rFonts w:ascii="Cambria Math" w:hAnsi="Cambria Math" w:cs="Cambria Math"/>
          <w:lang w:val="en-US"/>
        </w:rPr>
        <w:t>₂</w:t>
      </w:r>
      <w:r w:rsidRPr="00A758CD">
        <w:rPr>
          <w:lang w:val="en-US"/>
        </w:rPr>
        <w:t>eq by 2035 and 6.</w:t>
      </w:r>
      <w:r w:rsidR="007E08C2">
        <w:rPr>
          <w:lang w:val="en-US"/>
        </w:rPr>
        <w:t>2</w:t>
      </w:r>
      <w:r w:rsidRPr="00A758CD">
        <w:rPr>
          <w:lang w:val="en-US"/>
        </w:rPr>
        <w:t xml:space="preserve"> MtCO</w:t>
      </w:r>
      <w:r w:rsidRPr="00A758CD">
        <w:rPr>
          <w:rFonts w:ascii="Cambria Math" w:hAnsi="Cambria Math" w:cs="Cambria Math"/>
          <w:lang w:val="en-US"/>
        </w:rPr>
        <w:t>₂</w:t>
      </w:r>
      <w:r w:rsidRPr="00A758CD">
        <w:rPr>
          <w:lang w:val="en-US"/>
        </w:rPr>
        <w:t>eq by 2050, driven primarily by increasing nitrogen inputs and associated N</w:t>
      </w:r>
      <w:r w:rsidRPr="00A758CD">
        <w:rPr>
          <w:rFonts w:ascii="Cambria Math" w:hAnsi="Cambria Math" w:cs="Cambria Math"/>
          <w:lang w:val="en-US"/>
        </w:rPr>
        <w:t>₂</w:t>
      </w:r>
      <w:r w:rsidRPr="00A758CD">
        <w:rPr>
          <w:lang w:val="en-US"/>
        </w:rPr>
        <w:t>O emissions from managed soils.</w:t>
      </w:r>
    </w:p>
    <w:p w14:paraId="3EBD5517" w14:textId="77777777" w:rsidR="00030600" w:rsidRDefault="00030600" w:rsidP="00A420BF">
      <w:pPr>
        <w:jc w:val="both"/>
      </w:pPr>
    </w:p>
    <w:p w14:paraId="00762794" w14:textId="77777777" w:rsidR="00030600" w:rsidRDefault="00030600" w:rsidP="00030600">
      <w:pPr>
        <w:keepNext/>
        <w:jc w:val="both"/>
      </w:pPr>
      <w:r w:rsidRPr="006607F4">
        <w:rPr>
          <w:noProof/>
        </w:rPr>
        <w:drawing>
          <wp:inline distT="0" distB="0" distL="0" distR="0" wp14:anchorId="55A8ED55" wp14:editId="3A1CD8FD">
            <wp:extent cx="5799434" cy="2882706"/>
            <wp:effectExtent l="19050" t="19050" r="11430" b="13335"/>
            <wp:docPr id="27007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2721" name="Picture 358492721"/>
                    <pic:cNvPicPr/>
                  </pic:nvPicPr>
                  <pic:blipFill>
                    <a:blip r:embed="rId45">
                      <a:extLst>
                        <a:ext uri="{28A0092B-C50C-407E-A947-70E740481C1C}">
                          <a14:useLocalDpi xmlns:a14="http://schemas.microsoft.com/office/drawing/2010/main"/>
                        </a:ext>
                      </a:extLst>
                    </a:blip>
                    <a:srcRect l="8689" t="10564"/>
                    <a:stretch>
                      <a:fillRect/>
                    </a:stretch>
                  </pic:blipFill>
                  <pic:spPr>
                    <a:xfrm>
                      <a:off x="0" y="0"/>
                      <a:ext cx="5799434" cy="2882706"/>
                    </a:xfrm>
                    <a:prstGeom prst="rect">
                      <a:avLst/>
                    </a:prstGeom>
                    <a:ln w="9525">
                      <a:solidFill>
                        <a:schemeClr val="tx1"/>
                      </a:solidFill>
                      <a:prstDash val="solid"/>
                    </a:ln>
                  </pic:spPr>
                </pic:pic>
              </a:graphicData>
            </a:graphic>
          </wp:inline>
        </w:drawing>
      </w:r>
    </w:p>
    <w:p w14:paraId="2FF6687A" w14:textId="63DCDFD4" w:rsidR="00A7148B" w:rsidRPr="00400ECD" w:rsidRDefault="00030600" w:rsidP="00A420BF">
      <w:pPr>
        <w:pStyle w:val="Caption"/>
        <w:jc w:val="both"/>
        <w:rPr>
          <w:color w:val="auto"/>
        </w:rPr>
      </w:pPr>
      <w:bookmarkStart w:id="216" w:name="_Toc229342663"/>
      <w:bookmarkStart w:id="217" w:name="_Toc229386410"/>
      <w:bookmarkStart w:id="218" w:name="_Toc229389006"/>
      <w:bookmarkStart w:id="219" w:name="_Toc229401427"/>
      <w:r w:rsidRPr="00400ECD">
        <w:rPr>
          <w:b/>
          <w:color w:val="auto"/>
        </w:rPr>
        <w:t xml:space="preserve">Figure </w:t>
      </w:r>
      <w:r w:rsidRPr="00400ECD">
        <w:rPr>
          <w:b/>
          <w:color w:val="auto"/>
        </w:rPr>
        <w:fldChar w:fldCharType="begin"/>
      </w:r>
      <w:r w:rsidRPr="00400ECD">
        <w:rPr>
          <w:b/>
          <w:color w:val="auto"/>
        </w:rPr>
        <w:instrText xml:space="preserve"> SEQ Figure \* ARABIC </w:instrText>
      </w:r>
      <w:r w:rsidRPr="00400ECD">
        <w:rPr>
          <w:b/>
          <w:color w:val="auto"/>
        </w:rPr>
        <w:fldChar w:fldCharType="separate"/>
      </w:r>
      <w:r w:rsidR="00AE4FCF">
        <w:rPr>
          <w:b/>
          <w:bCs/>
          <w:noProof/>
          <w:color w:val="auto"/>
        </w:rPr>
        <w:t>38</w:t>
      </w:r>
      <w:r w:rsidRPr="00400ECD">
        <w:rPr>
          <w:b/>
          <w:color w:val="auto"/>
        </w:rPr>
        <w:fldChar w:fldCharType="end"/>
      </w:r>
      <w:r w:rsidRPr="00400ECD">
        <w:rPr>
          <w:color w:val="auto"/>
        </w:rPr>
        <w:t>. Crops Sector Emissions by Scenario, 2021–2050 (MtCO</w:t>
      </w:r>
      <w:r w:rsidRPr="00400ECD">
        <w:rPr>
          <w:rFonts w:ascii="Cambria Math" w:hAnsi="Cambria Math" w:cs="Cambria Math"/>
          <w:color w:val="auto"/>
        </w:rPr>
        <w:t>₂</w:t>
      </w:r>
      <w:r w:rsidRPr="00400ECD">
        <w:rPr>
          <w:color w:val="auto"/>
        </w:rPr>
        <w:t>eq)</w:t>
      </w:r>
      <w:bookmarkEnd w:id="216"/>
      <w:bookmarkEnd w:id="217"/>
      <w:bookmarkEnd w:id="218"/>
      <w:bookmarkEnd w:id="219"/>
    </w:p>
    <w:p w14:paraId="3F1C33C6" w14:textId="092BE632" w:rsidR="00A758CD" w:rsidRDefault="00A758CD" w:rsidP="00A758CD">
      <w:pPr>
        <w:jc w:val="both"/>
        <w:rPr>
          <w:lang w:val="en-US"/>
        </w:rPr>
      </w:pPr>
      <w:r w:rsidRPr="00A758CD">
        <w:rPr>
          <w:lang w:val="en-US"/>
        </w:rPr>
        <w:t xml:space="preserve">The NDC pathways accelerate the transition towards more intensive and higher-productivity agricultural systems. Improved irrigation, expanded use of improved seed varieties, increased </w:t>
      </w:r>
      <w:r w:rsidR="000A0698" w:rsidRPr="00A758CD">
        <w:rPr>
          <w:lang w:val="en-US"/>
        </w:rPr>
        <w:t>mechanization</w:t>
      </w:r>
      <w:r w:rsidRPr="00A758CD">
        <w:rPr>
          <w:lang w:val="en-US"/>
        </w:rPr>
        <w:t xml:space="preserve">, better agronomic practices, and greater use of synthetic </w:t>
      </w:r>
      <w:r w:rsidR="000A0698" w:rsidRPr="00A758CD">
        <w:rPr>
          <w:lang w:val="en-US"/>
        </w:rPr>
        <w:t>fertilizers</w:t>
      </w:r>
      <w:r w:rsidRPr="00A758CD">
        <w:rPr>
          <w:lang w:val="en-US"/>
        </w:rPr>
        <w:t xml:space="preserve"> and organic nutrient inputs all contribute to significantly higher yields per hectare. By 2050, cropland area under both NDC scenarios </w:t>
      </w:r>
      <w:r w:rsidR="000A0698" w:rsidRPr="00A758CD">
        <w:rPr>
          <w:lang w:val="en-US"/>
        </w:rPr>
        <w:t>stabilizes</w:t>
      </w:r>
      <w:r w:rsidRPr="00A758CD">
        <w:rPr>
          <w:lang w:val="en-US"/>
        </w:rPr>
        <w:t xml:space="preserve"> at approximately 11.</w:t>
      </w:r>
      <w:r w:rsidR="004F0F35">
        <w:rPr>
          <w:lang w:val="en-US"/>
        </w:rPr>
        <w:t>5</w:t>
      </w:r>
      <w:r w:rsidRPr="00A758CD">
        <w:rPr>
          <w:lang w:val="en-US"/>
        </w:rPr>
        <w:t xml:space="preserve"> million hectares, compared to 13.</w:t>
      </w:r>
      <w:r w:rsidR="004F0F35">
        <w:rPr>
          <w:lang w:val="en-US"/>
        </w:rPr>
        <w:t>1</w:t>
      </w:r>
      <w:r w:rsidRPr="00A758CD">
        <w:rPr>
          <w:lang w:val="en-US"/>
        </w:rPr>
        <w:t xml:space="preserve"> million hectares under the Reference scenario, reducing land requirements by approximately 1.6 million hectares. This reduction in land expansion represents the principal long-term climate benefit of the crop mitigation package, as lower pressure for agricultural expansion reduces deforestation and land conversion elsewhere in the system.</w:t>
      </w:r>
    </w:p>
    <w:p w14:paraId="76FB5498" w14:textId="77777777" w:rsidR="00A758CD" w:rsidRPr="00A758CD" w:rsidRDefault="00A758CD" w:rsidP="00A420BF">
      <w:pPr>
        <w:jc w:val="both"/>
        <w:rPr>
          <w:lang w:val="en-US"/>
        </w:rPr>
      </w:pPr>
    </w:p>
    <w:p w14:paraId="37FB0A99" w14:textId="426FED23" w:rsidR="00A758CD" w:rsidRDefault="00A758CD" w:rsidP="00A758CD">
      <w:pPr>
        <w:jc w:val="both"/>
        <w:rPr>
          <w:lang w:val="en-US"/>
        </w:rPr>
      </w:pPr>
      <w:r w:rsidRPr="00A758CD">
        <w:rPr>
          <w:lang w:val="en-US"/>
        </w:rPr>
        <w:t xml:space="preserve">However, this agricultural intensification also increases direct emissions from the crop sector itself. Higher yields require greater nutrient inputs, particularly synthetic </w:t>
      </w:r>
      <w:r w:rsidR="009F46AB" w:rsidRPr="00A758CD">
        <w:rPr>
          <w:lang w:val="en-US"/>
        </w:rPr>
        <w:t>fertilizer</w:t>
      </w:r>
      <w:r w:rsidRPr="00A758CD">
        <w:rPr>
          <w:lang w:val="en-US"/>
        </w:rPr>
        <w:t xml:space="preserve"> application and expanded irrigation systems. Although improved nutrient management and </w:t>
      </w:r>
      <w:r w:rsidR="009F46AB" w:rsidRPr="00A758CD">
        <w:rPr>
          <w:lang w:val="en-US"/>
        </w:rPr>
        <w:t>fertilizer</w:t>
      </w:r>
      <w:r w:rsidRPr="00A758CD">
        <w:rPr>
          <w:lang w:val="en-US"/>
        </w:rPr>
        <w:t xml:space="preserve"> application efficiency reduce emissions intensity per unit of production, these gains are offset by the increase in total </w:t>
      </w:r>
      <w:r w:rsidR="009F46AB" w:rsidRPr="00A758CD">
        <w:rPr>
          <w:lang w:val="en-US"/>
        </w:rPr>
        <w:t>fertilizer</w:t>
      </w:r>
      <w:r w:rsidRPr="00A758CD">
        <w:rPr>
          <w:lang w:val="en-US"/>
        </w:rPr>
        <w:t xml:space="preserve"> use associated with higher-output agricultural systems. As a result, direct crop and soil emissions remain broadly similar across scenarios and are slightly higher under the NDC pathways than under the Reference scenario. Under NDC 2.0, emissions reach 6.30 MtCO</w:t>
      </w:r>
      <w:r w:rsidRPr="00A758CD">
        <w:rPr>
          <w:rFonts w:ascii="Cambria Math" w:hAnsi="Cambria Math" w:cs="Cambria Math"/>
          <w:lang w:val="en-US"/>
        </w:rPr>
        <w:t>₂</w:t>
      </w:r>
      <w:r w:rsidRPr="00A758CD">
        <w:rPr>
          <w:lang w:val="en-US"/>
        </w:rPr>
        <w:t>eq by 2050, while under NDC 3.0 emissions rise further to 6.6 MtCO</w:t>
      </w:r>
      <w:r w:rsidRPr="00A758CD">
        <w:rPr>
          <w:rFonts w:ascii="Cambria Math" w:hAnsi="Cambria Math" w:cs="Cambria Math"/>
          <w:lang w:val="en-US"/>
        </w:rPr>
        <w:t>₂</w:t>
      </w:r>
      <w:r w:rsidRPr="00A758CD">
        <w:rPr>
          <w:lang w:val="en-US"/>
        </w:rPr>
        <w:t>eq, compared to 6.</w:t>
      </w:r>
      <w:r w:rsidR="00A95F27">
        <w:rPr>
          <w:lang w:val="en-US"/>
        </w:rPr>
        <w:t>2</w:t>
      </w:r>
      <w:r w:rsidRPr="00A758CD">
        <w:rPr>
          <w:lang w:val="en-US"/>
        </w:rPr>
        <w:t xml:space="preserve"> MtCO</w:t>
      </w:r>
      <w:r w:rsidRPr="00A758CD">
        <w:rPr>
          <w:rFonts w:ascii="Cambria Math" w:hAnsi="Cambria Math" w:cs="Cambria Math"/>
          <w:lang w:val="en-US"/>
        </w:rPr>
        <w:t>₂</w:t>
      </w:r>
      <w:r w:rsidRPr="00A758CD">
        <w:rPr>
          <w:lang w:val="en-US"/>
        </w:rPr>
        <w:t>eq under the Reference scenario.</w:t>
      </w:r>
    </w:p>
    <w:p w14:paraId="52845373" w14:textId="77777777" w:rsidR="00A758CD" w:rsidRPr="00A758CD" w:rsidRDefault="00A758CD" w:rsidP="00A420BF">
      <w:pPr>
        <w:jc w:val="both"/>
        <w:rPr>
          <w:lang w:val="en-US"/>
        </w:rPr>
      </w:pPr>
    </w:p>
    <w:p w14:paraId="34D256FD" w14:textId="52F7735C" w:rsidR="00A758CD" w:rsidRDefault="00A758CD" w:rsidP="00A758CD">
      <w:pPr>
        <w:jc w:val="both"/>
        <w:rPr>
          <w:lang w:val="en-US"/>
        </w:rPr>
      </w:pPr>
      <w:r w:rsidRPr="00A758CD">
        <w:rPr>
          <w:lang w:val="en-US"/>
        </w:rPr>
        <w:t xml:space="preserve">Part of this increase also reflects </w:t>
      </w:r>
      <w:r w:rsidR="00EE6855" w:rsidRPr="00A758CD">
        <w:rPr>
          <w:lang w:val="en-US"/>
        </w:rPr>
        <w:t>the</w:t>
      </w:r>
      <w:r w:rsidRPr="00A758CD">
        <w:rPr>
          <w:lang w:val="en-US"/>
        </w:rPr>
        <w:t xml:space="preserve"> transfer of emissions within the agricultural system itself. Under the mitigation pathways, larger quantities of livestock manure are collected and applied to managed soils as organic </w:t>
      </w:r>
      <w:r w:rsidR="00A95F27" w:rsidRPr="00A758CD">
        <w:rPr>
          <w:lang w:val="en-US"/>
        </w:rPr>
        <w:t>fertilizer</w:t>
      </w:r>
      <w:r w:rsidRPr="00A758CD">
        <w:rPr>
          <w:lang w:val="en-US"/>
        </w:rPr>
        <w:t xml:space="preserve"> rather than remaining unmanaged within grazing systems. This improves nutrient recycling and can reduce some livestock-related emissions, but it simultaneously increases nitrogen inputs to agricultural soils, shifting a portion of emissions from the livestock sector into the agricultural soils category. In practice, some emissions are therefore redistributed across subsectors.</w:t>
      </w:r>
    </w:p>
    <w:p w14:paraId="50ABE1EE" w14:textId="77777777" w:rsidR="00A758CD" w:rsidRPr="00A758CD" w:rsidRDefault="00A758CD" w:rsidP="00A420BF">
      <w:pPr>
        <w:jc w:val="both"/>
        <w:rPr>
          <w:lang w:val="en-US"/>
        </w:rPr>
      </w:pPr>
    </w:p>
    <w:p w14:paraId="046005B9" w14:textId="5182CDEA" w:rsidR="00A758CD" w:rsidRDefault="00A758CD" w:rsidP="00A758CD">
      <w:pPr>
        <w:jc w:val="both"/>
        <w:rPr>
          <w:lang w:val="en-US"/>
        </w:rPr>
      </w:pPr>
      <w:r w:rsidRPr="00A758CD">
        <w:rPr>
          <w:lang w:val="en-US"/>
        </w:rPr>
        <w:t xml:space="preserve">The NDC pathways should therefore not be interpreted as low-emission crop systems in a narrow accounting sense. Rather, they represent a transition towards more productive, input-intensive, and land-efficient agriculture. The trade-off is explicit: higher </w:t>
      </w:r>
      <w:r w:rsidR="00A95F27" w:rsidRPr="00A758CD">
        <w:rPr>
          <w:lang w:val="en-US"/>
        </w:rPr>
        <w:t>fertilizer</w:t>
      </w:r>
      <w:r w:rsidRPr="00A758CD">
        <w:rPr>
          <w:lang w:val="en-US"/>
        </w:rPr>
        <w:t xml:space="preserve"> use and more intensive management practices modestly increase direct agricultural emissions, but these increases are offset at the economy-wide level by avoided land conversion and improved food production efficiency.</w:t>
      </w:r>
    </w:p>
    <w:p w14:paraId="01E4AA4A" w14:textId="77777777" w:rsidR="006676F6" w:rsidRDefault="006676F6" w:rsidP="006676F6">
      <w:pPr>
        <w:spacing w:line="259" w:lineRule="auto"/>
      </w:pPr>
    </w:p>
    <w:p w14:paraId="5A7F4DD1" w14:textId="77777777" w:rsidR="006607F4" w:rsidRPr="006607F4" w:rsidRDefault="00EB7D89" w:rsidP="00000B83">
      <w:pPr>
        <w:keepNext/>
        <w:ind w:left="709" w:hanging="709"/>
      </w:pPr>
      <w:r w:rsidRPr="006607F4">
        <w:rPr>
          <w:noProof/>
        </w:rPr>
        <w:drawing>
          <wp:inline distT="0" distB="0" distL="0" distR="0" wp14:anchorId="03A9910A" wp14:editId="73FFC259">
            <wp:extent cx="5711794" cy="2249583"/>
            <wp:effectExtent l="19050" t="19050" r="22860" b="17780"/>
            <wp:docPr id="131196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06137" cy="2286740"/>
                    </a:xfrm>
                    <a:prstGeom prst="rect">
                      <a:avLst/>
                    </a:prstGeom>
                    <a:noFill/>
                    <a:ln>
                      <a:solidFill>
                        <a:schemeClr val="tx1"/>
                      </a:solidFill>
                    </a:ln>
                  </pic:spPr>
                </pic:pic>
              </a:graphicData>
            </a:graphic>
          </wp:inline>
        </w:drawing>
      </w:r>
    </w:p>
    <w:p w14:paraId="3C659341" w14:textId="03D0E0C6" w:rsidR="006676F6" w:rsidRPr="00A527E6" w:rsidRDefault="006607F4" w:rsidP="00A420BF">
      <w:pPr>
        <w:pStyle w:val="Caption"/>
      </w:pPr>
      <w:bookmarkStart w:id="220" w:name="_Toc229342664"/>
      <w:bookmarkStart w:id="221" w:name="_Toc229386411"/>
      <w:bookmarkStart w:id="222" w:name="_Toc229389007"/>
      <w:bookmarkStart w:id="223" w:name="_Toc229401428"/>
      <w:r w:rsidRPr="00A420BF">
        <w:rPr>
          <w:b/>
          <w:color w:val="auto"/>
        </w:rPr>
        <w:t xml:space="preserve">Figure </w:t>
      </w:r>
      <w:r w:rsidRPr="00A420BF">
        <w:rPr>
          <w:b/>
          <w:color w:val="auto"/>
        </w:rPr>
        <w:fldChar w:fldCharType="begin"/>
      </w:r>
      <w:r w:rsidRPr="00A420BF">
        <w:rPr>
          <w:b/>
          <w:color w:val="auto"/>
        </w:rPr>
        <w:instrText xml:space="preserve"> SEQ Figure \* ARABIC </w:instrText>
      </w:r>
      <w:r w:rsidRPr="00A420BF">
        <w:rPr>
          <w:b/>
          <w:color w:val="auto"/>
        </w:rPr>
        <w:fldChar w:fldCharType="separate"/>
      </w:r>
      <w:r w:rsidR="00AE4FCF">
        <w:rPr>
          <w:b/>
          <w:noProof/>
          <w:color w:val="auto"/>
        </w:rPr>
        <w:t>39</w:t>
      </w:r>
      <w:r w:rsidRPr="00A420BF">
        <w:rPr>
          <w:b/>
          <w:color w:val="auto"/>
        </w:rPr>
        <w:fldChar w:fldCharType="end"/>
      </w:r>
      <w:r w:rsidRPr="00A420BF">
        <w:rPr>
          <w:b/>
          <w:color w:val="auto"/>
        </w:rPr>
        <w:t>.</w:t>
      </w:r>
      <w:r w:rsidRPr="00A420BF">
        <w:rPr>
          <w:color w:val="auto"/>
        </w:rPr>
        <w:t xml:space="preserve"> Average crop production cost ($ per tonne, left), average crop yield (centre) and total cropland area by scenario, 2021–2050</w:t>
      </w:r>
      <w:bookmarkEnd w:id="220"/>
      <w:bookmarkEnd w:id="221"/>
      <w:bookmarkEnd w:id="222"/>
      <w:bookmarkEnd w:id="223"/>
    </w:p>
    <w:p w14:paraId="72C84D91" w14:textId="18CCC668" w:rsidR="00A758CD" w:rsidRDefault="000E4646" w:rsidP="00A758CD">
      <w:pPr>
        <w:jc w:val="both"/>
        <w:rPr>
          <w:lang w:val="en-US"/>
        </w:rPr>
      </w:pPr>
      <w:r>
        <w:rPr>
          <w:lang w:val="en-US"/>
        </w:rPr>
        <w:t>The</w:t>
      </w:r>
      <w:r w:rsidR="00A758CD" w:rsidRPr="00A758CD">
        <w:rPr>
          <w:lang w:val="en-US"/>
        </w:rPr>
        <w:t xml:space="preserve"> transition </w:t>
      </w:r>
      <w:r w:rsidR="00AF746A">
        <w:rPr>
          <w:lang w:val="en-US"/>
        </w:rPr>
        <w:t xml:space="preserve">lowers production cost </w:t>
      </w:r>
      <w:r w:rsidR="004A4677">
        <w:rPr>
          <w:lang w:val="en-US"/>
        </w:rPr>
        <w:t>and increases income and land rents for farmers</w:t>
      </w:r>
      <w:r w:rsidR="00A758CD" w:rsidRPr="00A758CD">
        <w:rPr>
          <w:lang w:val="en-US"/>
        </w:rPr>
        <w:t xml:space="preserve">. While climate-smart agriculture requires additional investment in irrigation systems, greenhouse infrastructure, improved seeds, </w:t>
      </w:r>
      <w:r w:rsidR="00A60E85" w:rsidRPr="00A758CD">
        <w:rPr>
          <w:lang w:val="en-US"/>
        </w:rPr>
        <w:t>mechanization</w:t>
      </w:r>
      <w:r w:rsidR="00A758CD" w:rsidRPr="00A758CD">
        <w:rPr>
          <w:lang w:val="en-US"/>
        </w:rPr>
        <w:t>, and nutrient management systems, the resulting productivity gains reduce long-run production costs by increasing output per hectare and lowering the land required to meet future food demand. Total crop sector costs decline from $8.2 billion under the Reference scenario in 2050 to approximately $7.3 billion under both NDC scenarios, while average production costs fall from $115 per tonne to approximately $101 per tonne as yields increase substantially. Average crop yields rise from 5.</w:t>
      </w:r>
      <w:r w:rsidR="004A4677">
        <w:rPr>
          <w:lang w:val="en-US"/>
        </w:rPr>
        <w:t>5</w:t>
      </w:r>
      <w:r w:rsidR="00A758CD" w:rsidRPr="00A758CD">
        <w:rPr>
          <w:lang w:val="en-US"/>
        </w:rPr>
        <w:t xml:space="preserve"> tonnes per hectare under the Reference scenario to 6.</w:t>
      </w:r>
      <w:r w:rsidR="004A4677">
        <w:rPr>
          <w:lang w:val="en-US"/>
        </w:rPr>
        <w:t>2</w:t>
      </w:r>
      <w:r w:rsidR="00A758CD" w:rsidRPr="00A758CD">
        <w:rPr>
          <w:lang w:val="en-US"/>
        </w:rPr>
        <w:t xml:space="preserve"> tonnes per hectare under the NDC pathways by 2050.</w:t>
      </w:r>
    </w:p>
    <w:p w14:paraId="33D3C277" w14:textId="77777777" w:rsidR="00A758CD" w:rsidRPr="00A758CD" w:rsidRDefault="00A758CD" w:rsidP="00A420BF">
      <w:pPr>
        <w:jc w:val="both"/>
        <w:rPr>
          <w:lang w:val="en-US"/>
        </w:rPr>
      </w:pPr>
    </w:p>
    <w:p w14:paraId="135BE985" w14:textId="2A2F913B" w:rsidR="00A758CD" w:rsidRPr="006607F4" w:rsidRDefault="00A758CD" w:rsidP="00A420BF">
      <w:pPr>
        <w:jc w:val="both"/>
      </w:pPr>
      <w:r w:rsidRPr="00A758CD">
        <w:rPr>
          <w:lang w:val="en-US"/>
        </w:rPr>
        <w:t>The crop mitigation package should therefore be understood primarily as an agricultural productivity and land-efficiency strategy rather than a direct emissions reduction strategy. Its principal benefits arise through higher yields, lower long-run production costs, improved food security, and reduced pressure for agricultural land expansion, with avoided land-use change emissions representing the largest climate benefit of the transition.</w:t>
      </w:r>
    </w:p>
    <w:p w14:paraId="3D67C937" w14:textId="77B3D012" w:rsidR="009D2425" w:rsidRDefault="009D2425" w:rsidP="3D6FDC37">
      <w:pPr>
        <w:jc w:val="both"/>
        <w:rPr>
          <w:lang w:val="en-US"/>
        </w:rPr>
      </w:pPr>
    </w:p>
    <w:p w14:paraId="773DEC3C" w14:textId="77777777" w:rsidR="00C35630" w:rsidRDefault="00C35630" w:rsidP="3D6FDC37">
      <w:pPr>
        <w:jc w:val="both"/>
        <w:rPr>
          <w:lang w:val="en-US"/>
        </w:rPr>
      </w:pPr>
    </w:p>
    <w:p w14:paraId="21C9160A" w14:textId="77777777" w:rsidR="00C35630" w:rsidRDefault="00C35630" w:rsidP="3D6FDC37">
      <w:pPr>
        <w:jc w:val="both"/>
        <w:rPr>
          <w:lang w:val="en-US"/>
        </w:rPr>
      </w:pPr>
    </w:p>
    <w:p w14:paraId="2EB6659B" w14:textId="77777777" w:rsidR="00C35630" w:rsidRDefault="00C35630" w:rsidP="3D6FDC37">
      <w:pPr>
        <w:jc w:val="both"/>
        <w:rPr>
          <w:lang w:val="en-US"/>
        </w:rPr>
      </w:pPr>
    </w:p>
    <w:p w14:paraId="09E42171" w14:textId="77063DDE" w:rsidR="3D6FDC37" w:rsidRDefault="69AAFE0D" w:rsidP="00400ECD">
      <w:pPr>
        <w:pStyle w:val="Heading3"/>
        <w:rPr>
          <w:b/>
          <w:bCs/>
          <w:color w:val="auto"/>
        </w:rPr>
      </w:pPr>
      <w:bookmarkStart w:id="224" w:name="_Toc229401367"/>
      <w:r w:rsidRPr="3D6FDC37">
        <w:rPr>
          <w:b/>
          <w:bCs/>
          <w:color w:val="auto"/>
        </w:rPr>
        <w:t>4.3.5 SISEPUEDE Results</w:t>
      </w:r>
      <w:bookmarkEnd w:id="224"/>
    </w:p>
    <w:p w14:paraId="1F6EAE55" w14:textId="6BEDBC2F" w:rsidR="69AAFE0D" w:rsidRPr="001F1E4A" w:rsidRDefault="69AAFE0D" w:rsidP="3D6FDC37">
      <w:pPr>
        <w:pStyle w:val="Heading4"/>
        <w:rPr>
          <w:b/>
          <w:color w:val="auto"/>
        </w:rPr>
      </w:pPr>
      <w:r w:rsidRPr="001F1E4A">
        <w:rPr>
          <w:b/>
          <w:color w:val="auto"/>
        </w:rPr>
        <w:t>4.3.5.1 Livestock</w:t>
      </w:r>
    </w:p>
    <w:p w14:paraId="1F622D65" w14:textId="53916BAF" w:rsidR="32F8CB90" w:rsidRDefault="32F8CB90" w:rsidP="32F8CB90"/>
    <w:p w14:paraId="58E5696B" w14:textId="0BCBBFD3" w:rsidR="2E73076F" w:rsidRDefault="2E73076F" w:rsidP="00400ECD">
      <w:pPr>
        <w:jc w:val="both"/>
      </w:pPr>
      <w:r>
        <w:t>The drivers of livestock emissions reflect the combined effect of underlying demand growth for animal-source foods and the mitigating actions applied to each pathway. Cattle are the principal driver of livestock emissions in Uganda, with rising incomes, population growth, and shifting dietary patterns expected to increase total cattle population from approximately 14.5 million head in 2023 to around 42.3 million by 2050 under the Reference pathway. Cattle and other ruminants typically require extensive land for grazing, which can drive deforestation and land conversion, while enteric fermentation produces substantial methane emissions as herd sizes expand. The NDC 2.0 measures, including the livestock productivity and emissions improvements through improved cattle breeds, enhanced feeds, improved water availability, and the establishment of fodder agroforestry plantations, reduce emissions intensity per animal while modestly altering the trajectory of herd expansion. Under this pathway, total cattle population reaches approximately 41.0 million head by 2050. The NDC 3.0 measures extend these interventions through dietary programs that reduce the growth rate of per-capita beef demand by promoting alternative protein sources, alongside the enhanced livestock mitigation package incorporating more advanced and higher-cost technologies. The combined effect reduces total cattle population to approximately 28.0 million head by 2050, around 12 million head below the Reference trajectory, with the largest reductions occurring in the non-dairy segment (</w:t>
      </w:r>
      <w:r w:rsidR="00400ECD" w:rsidRPr="00400ECD">
        <w:fldChar w:fldCharType="begin"/>
      </w:r>
      <w:r w:rsidR="00400ECD" w:rsidRPr="00400ECD">
        <w:instrText xml:space="preserve"> REF _Ref229388129 \h  \* MERGEFORMAT </w:instrText>
      </w:r>
      <w:r w:rsidR="00400ECD" w:rsidRPr="00400ECD">
        <w:fldChar w:fldCharType="separate"/>
      </w:r>
      <w:r w:rsidR="00865A89" w:rsidRPr="00865A89">
        <w:t xml:space="preserve">Figure </w:t>
      </w:r>
      <w:r w:rsidR="00865A89" w:rsidRPr="00865A89">
        <w:rPr>
          <w:noProof/>
        </w:rPr>
        <w:t>40</w:t>
      </w:r>
      <w:r w:rsidR="00400ECD" w:rsidRPr="00400ECD">
        <w:fldChar w:fldCharType="end"/>
      </w:r>
      <w:r w:rsidRPr="00400ECD">
        <w:t>).</w:t>
      </w:r>
      <w:r>
        <w:t xml:space="preserve"> Total livestock populations across all species, including poultry, goats, sheep, pigs, and others, follow broadly similar trajectories across the three pathways, since the demand-side and breed-related interventions are concentrated on cattle (</w:t>
      </w:r>
      <w:r w:rsidR="00400ECD" w:rsidRPr="00400ECD">
        <w:fldChar w:fldCharType="begin"/>
      </w:r>
      <w:r w:rsidR="00400ECD" w:rsidRPr="00400ECD">
        <w:instrText xml:space="preserve"> REF _Ref229388139 \h  \* MERGEFORMAT </w:instrText>
      </w:r>
      <w:r w:rsidR="00400ECD" w:rsidRPr="00400ECD">
        <w:fldChar w:fldCharType="separate"/>
      </w:r>
      <w:r w:rsidR="00865A89" w:rsidRPr="00865A89">
        <w:t xml:space="preserve">Figure </w:t>
      </w:r>
      <w:r w:rsidR="00865A89" w:rsidRPr="00865A89">
        <w:rPr>
          <w:noProof/>
        </w:rPr>
        <w:t>41</w:t>
      </w:r>
      <w:r w:rsidR="00400ECD" w:rsidRPr="00400ECD">
        <w:fldChar w:fldCharType="end"/>
      </w:r>
      <w:r w:rsidRPr="00400ECD">
        <w:t>).</w:t>
      </w:r>
    </w:p>
    <w:p w14:paraId="6F7F5E67" w14:textId="421CD606" w:rsidR="3D6FDC37" w:rsidRDefault="3D6FDC37" w:rsidP="00400ECD"/>
    <w:p w14:paraId="7B3CEC18" w14:textId="6119F28F" w:rsidR="00400ECD" w:rsidRDefault="253B05DD" w:rsidP="00400ECD">
      <w:pPr>
        <w:keepNext/>
      </w:pPr>
      <w:r>
        <w:rPr>
          <w:noProof/>
        </w:rPr>
        <w:drawing>
          <wp:inline distT="0" distB="0" distL="0" distR="0" wp14:anchorId="5B653D23" wp14:editId="6CDE10FE">
            <wp:extent cx="5724525" cy="2762250"/>
            <wp:effectExtent l="19050" t="19050" r="28575" b="19050"/>
            <wp:docPr id="1075075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5429" name="Picture 1075075429"/>
                    <pic:cNvPicPr/>
                  </pic:nvPicPr>
                  <pic:blipFill>
                    <a:blip r:embed="rId47">
                      <a:extLst>
                        <a:ext uri="{28A0092B-C50C-407E-A947-70E740481C1C}">
                          <a14:useLocalDpi xmlns:a14="http://schemas.microsoft.com/office/drawing/2010/main"/>
                        </a:ext>
                      </a:extLst>
                    </a:blip>
                    <a:stretch>
                      <a:fillRect/>
                    </a:stretch>
                  </pic:blipFill>
                  <pic:spPr>
                    <a:xfrm>
                      <a:off x="0" y="0"/>
                      <a:ext cx="5724525" cy="2762250"/>
                    </a:xfrm>
                    <a:prstGeom prst="rect">
                      <a:avLst/>
                    </a:prstGeom>
                    <a:ln>
                      <a:solidFill>
                        <a:schemeClr val="tx1"/>
                      </a:solidFill>
                    </a:ln>
                  </pic:spPr>
                </pic:pic>
              </a:graphicData>
            </a:graphic>
          </wp:inline>
        </w:drawing>
      </w:r>
    </w:p>
    <w:p w14:paraId="2F562D5F" w14:textId="30BD9139" w:rsidR="3D6FDC37" w:rsidRPr="00400ECD" w:rsidRDefault="00400ECD" w:rsidP="00400ECD">
      <w:pPr>
        <w:pStyle w:val="Caption"/>
        <w:rPr>
          <w:i w:val="0"/>
          <w:color w:val="auto"/>
        </w:rPr>
      </w:pPr>
      <w:bookmarkStart w:id="225" w:name="_Ref229388129"/>
      <w:bookmarkStart w:id="226" w:name="_Toc229389008"/>
      <w:bookmarkStart w:id="227" w:name="_Toc229401429"/>
      <w:r w:rsidRPr="00400ECD">
        <w:rPr>
          <w:b/>
          <w:bCs/>
          <w:color w:val="auto"/>
        </w:rPr>
        <w:t xml:space="preserve">Figure </w:t>
      </w:r>
      <w:r w:rsidRPr="00400ECD">
        <w:rPr>
          <w:b/>
          <w:bCs/>
          <w:color w:val="auto"/>
        </w:rPr>
        <w:fldChar w:fldCharType="begin"/>
      </w:r>
      <w:r w:rsidRPr="00400ECD">
        <w:rPr>
          <w:b/>
          <w:bCs/>
          <w:color w:val="auto"/>
        </w:rPr>
        <w:instrText xml:space="preserve"> SEQ Figure \* ARABIC </w:instrText>
      </w:r>
      <w:r w:rsidRPr="00400ECD">
        <w:rPr>
          <w:b/>
          <w:bCs/>
          <w:color w:val="auto"/>
        </w:rPr>
        <w:fldChar w:fldCharType="separate"/>
      </w:r>
      <w:r w:rsidR="00AE4FCF">
        <w:rPr>
          <w:b/>
          <w:bCs/>
          <w:noProof/>
          <w:color w:val="auto"/>
        </w:rPr>
        <w:t>40</w:t>
      </w:r>
      <w:r w:rsidRPr="00400ECD">
        <w:rPr>
          <w:b/>
          <w:bCs/>
          <w:color w:val="auto"/>
        </w:rPr>
        <w:fldChar w:fldCharType="end"/>
      </w:r>
      <w:r w:rsidRPr="00400ECD">
        <w:rPr>
          <w:b/>
          <w:bCs/>
          <w:color w:val="auto"/>
        </w:rPr>
        <w:t>.</w:t>
      </w:r>
      <w:r w:rsidRPr="00400ECD">
        <w:rPr>
          <w:color w:val="auto"/>
        </w:rPr>
        <w:t xml:space="preserve"> Total population of cattle in Reference (left), NDC 2.0 (center), and NDC 3.0 (right) pathways.</w:t>
      </w:r>
      <w:bookmarkEnd w:id="225"/>
      <w:bookmarkEnd w:id="226"/>
      <w:bookmarkEnd w:id="227"/>
    </w:p>
    <w:p w14:paraId="0ED8F3B2" w14:textId="3B7B463F" w:rsidR="00400ECD" w:rsidRDefault="12B3009D" w:rsidP="00400ECD">
      <w:pPr>
        <w:keepNext/>
      </w:pPr>
      <w:r>
        <w:rPr>
          <w:noProof/>
        </w:rPr>
        <w:drawing>
          <wp:inline distT="0" distB="0" distL="0" distR="0" wp14:anchorId="1E87A7CE" wp14:editId="6D29995D">
            <wp:extent cx="5724525" cy="2257425"/>
            <wp:effectExtent l="19050" t="19050" r="28575" b="28575"/>
            <wp:docPr id="1298162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62995" name="Picture 1298162995"/>
                    <pic:cNvPicPr/>
                  </pic:nvPicPr>
                  <pic:blipFill>
                    <a:blip r:embed="rId48">
                      <a:extLst>
                        <a:ext uri="{28A0092B-C50C-407E-A947-70E740481C1C}">
                          <a14:useLocalDpi xmlns:a14="http://schemas.microsoft.com/office/drawing/2010/main"/>
                        </a:ext>
                      </a:extLst>
                    </a:blip>
                    <a:stretch>
                      <a:fillRect/>
                    </a:stretch>
                  </pic:blipFill>
                  <pic:spPr>
                    <a:xfrm>
                      <a:off x="0" y="0"/>
                      <a:ext cx="5724525" cy="2257425"/>
                    </a:xfrm>
                    <a:prstGeom prst="rect">
                      <a:avLst/>
                    </a:prstGeom>
                    <a:ln>
                      <a:solidFill>
                        <a:schemeClr val="tx1"/>
                      </a:solidFill>
                    </a:ln>
                  </pic:spPr>
                </pic:pic>
              </a:graphicData>
            </a:graphic>
          </wp:inline>
        </w:drawing>
      </w:r>
    </w:p>
    <w:p w14:paraId="127244C8" w14:textId="6B460747" w:rsidR="3D6FDC37" w:rsidRPr="00400ECD" w:rsidRDefault="00400ECD" w:rsidP="00400ECD">
      <w:pPr>
        <w:pStyle w:val="Caption"/>
        <w:rPr>
          <w:color w:val="auto"/>
        </w:rPr>
      </w:pPr>
      <w:bookmarkStart w:id="228" w:name="_Ref229388139"/>
      <w:bookmarkStart w:id="229" w:name="_Toc229389009"/>
      <w:bookmarkStart w:id="230" w:name="_Toc229401430"/>
      <w:r w:rsidRPr="00400ECD">
        <w:rPr>
          <w:b/>
          <w:bCs/>
          <w:color w:val="auto"/>
        </w:rPr>
        <w:t xml:space="preserve">Figure </w:t>
      </w:r>
      <w:r w:rsidRPr="00400ECD">
        <w:rPr>
          <w:b/>
          <w:bCs/>
          <w:color w:val="auto"/>
        </w:rPr>
        <w:fldChar w:fldCharType="begin"/>
      </w:r>
      <w:r w:rsidRPr="00400ECD">
        <w:rPr>
          <w:b/>
          <w:bCs/>
          <w:color w:val="auto"/>
        </w:rPr>
        <w:instrText xml:space="preserve"> SEQ Figure \* ARABIC </w:instrText>
      </w:r>
      <w:r w:rsidRPr="00400ECD">
        <w:rPr>
          <w:b/>
          <w:bCs/>
          <w:color w:val="auto"/>
        </w:rPr>
        <w:fldChar w:fldCharType="separate"/>
      </w:r>
      <w:r w:rsidR="00AE4FCF">
        <w:rPr>
          <w:b/>
          <w:bCs/>
          <w:noProof/>
          <w:color w:val="auto"/>
        </w:rPr>
        <w:t>41</w:t>
      </w:r>
      <w:r w:rsidRPr="00400ECD">
        <w:rPr>
          <w:b/>
          <w:bCs/>
          <w:color w:val="auto"/>
        </w:rPr>
        <w:fldChar w:fldCharType="end"/>
      </w:r>
      <w:r w:rsidRPr="00400ECD">
        <w:rPr>
          <w:color w:val="auto"/>
        </w:rPr>
        <w:t>. Total population of all livestock in Reference (left), NDC 2.0 (center), and NDC 3.0 (right) pathways.</w:t>
      </w:r>
      <w:bookmarkEnd w:id="228"/>
      <w:bookmarkEnd w:id="229"/>
      <w:bookmarkEnd w:id="230"/>
    </w:p>
    <w:p w14:paraId="2893620B" w14:textId="2CFD3DDB" w:rsidR="718D637E" w:rsidRDefault="718D637E" w:rsidP="00400ECD">
      <w:pPr>
        <w:jc w:val="both"/>
        <w:rPr>
          <w:i/>
          <w:color w:val="000000" w:themeColor="text1"/>
        </w:rPr>
      </w:pPr>
      <w:r w:rsidRPr="32F8CB90">
        <w:t xml:space="preserve">Manure management practices represent a second key driver of livestock emissions and reflect the differential application of mitigating actions across pathways. Baseline manure management pathways in SISEPUEDE are based on regional averages from the IPCC, with much of the manure currently unmanaged or unavailable for use as a substitute for synthetic fertilizer or as an energy feedstock. The Reference and NDC 2.0 pathways retain broadly similar manure management profiles, with the dominant practices being daily spread, dry lot, paddock pasture range, and solid storage. The NDC 3.0 measures introduce a substantially expanded role for anaerobic digestion and composting, with anaerobic digestion enabling the recovery of methane from biogas for electricity generation and reducing the demand burden on the broader power system. By 2050, anaerobic digestion and composting together account for a substantial share of total manure management, displacing paddock pasture range, solid storage, and dry lot practices </w:t>
      </w:r>
      <w:r w:rsidRPr="00457837">
        <w:t>(</w:t>
      </w:r>
      <w:r w:rsidR="00457837" w:rsidRPr="00457837">
        <w:fldChar w:fldCharType="begin"/>
      </w:r>
      <w:r w:rsidR="00457837" w:rsidRPr="00457837">
        <w:instrText xml:space="preserve"> REF _Ref229388231 \h  \* MERGEFORMAT </w:instrText>
      </w:r>
      <w:r w:rsidR="00457837" w:rsidRPr="00457837">
        <w:fldChar w:fldCharType="separate"/>
      </w:r>
      <w:r w:rsidR="00865A89" w:rsidRPr="00865A89">
        <w:t xml:space="preserve">Figure </w:t>
      </w:r>
      <w:r w:rsidR="00865A89" w:rsidRPr="00865A89">
        <w:rPr>
          <w:noProof/>
        </w:rPr>
        <w:t>42</w:t>
      </w:r>
      <w:r w:rsidR="00457837" w:rsidRPr="00457837">
        <w:fldChar w:fldCharType="end"/>
      </w:r>
      <w:r w:rsidRPr="00457837">
        <w:t>).</w:t>
      </w:r>
    </w:p>
    <w:p w14:paraId="2ABF47A3" w14:textId="475F7C5E" w:rsidR="00400ECD" w:rsidRDefault="00400ECD" w:rsidP="00400ECD">
      <w:pPr>
        <w:jc w:val="both"/>
        <w:rPr>
          <w:i/>
          <w:iCs/>
        </w:rPr>
      </w:pPr>
    </w:p>
    <w:p w14:paraId="11578130" w14:textId="7E203321" w:rsidR="00400ECD" w:rsidRDefault="560FDF71" w:rsidP="00400ECD">
      <w:pPr>
        <w:keepNext/>
      </w:pPr>
      <w:r>
        <w:rPr>
          <w:noProof/>
        </w:rPr>
        <w:drawing>
          <wp:inline distT="0" distB="0" distL="0" distR="0" wp14:anchorId="1214689C" wp14:editId="2B82300C">
            <wp:extent cx="5724525" cy="2838450"/>
            <wp:effectExtent l="19050" t="19050" r="28575" b="19050"/>
            <wp:docPr id="360734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40857" name="Picture 399540857"/>
                    <pic:cNvPicPr/>
                  </pic:nvPicPr>
                  <pic:blipFill>
                    <a:blip r:embed="rId49">
                      <a:extLst>
                        <a:ext uri="{28A0092B-C50C-407E-A947-70E740481C1C}">
                          <a14:useLocalDpi xmlns:a14="http://schemas.microsoft.com/office/drawing/2010/main"/>
                        </a:ext>
                      </a:extLst>
                    </a:blip>
                    <a:stretch>
                      <a:fillRect/>
                    </a:stretch>
                  </pic:blipFill>
                  <pic:spPr>
                    <a:xfrm>
                      <a:off x="0" y="0"/>
                      <a:ext cx="5724525" cy="2838450"/>
                    </a:xfrm>
                    <a:prstGeom prst="rect">
                      <a:avLst/>
                    </a:prstGeom>
                    <a:ln>
                      <a:solidFill>
                        <a:schemeClr val="tx1"/>
                      </a:solidFill>
                    </a:ln>
                  </pic:spPr>
                </pic:pic>
              </a:graphicData>
            </a:graphic>
          </wp:inline>
        </w:drawing>
      </w:r>
    </w:p>
    <w:p w14:paraId="38DBA08B" w14:textId="0B24BA14" w:rsidR="3D6FDC37" w:rsidRPr="00400ECD" w:rsidRDefault="00400ECD" w:rsidP="00400ECD">
      <w:pPr>
        <w:pStyle w:val="Caption"/>
        <w:rPr>
          <w:color w:val="auto"/>
        </w:rPr>
      </w:pPr>
      <w:bookmarkStart w:id="231" w:name="_Ref229388231"/>
      <w:bookmarkStart w:id="232" w:name="_Toc229389010"/>
      <w:bookmarkStart w:id="233" w:name="_Toc229401431"/>
      <w:r w:rsidRPr="00400ECD">
        <w:rPr>
          <w:b/>
          <w:color w:val="auto"/>
        </w:rPr>
        <w:t xml:space="preserve">Figure </w:t>
      </w:r>
      <w:r w:rsidRPr="00400ECD">
        <w:rPr>
          <w:b/>
          <w:bCs/>
          <w:color w:val="auto"/>
        </w:rPr>
        <w:fldChar w:fldCharType="begin"/>
      </w:r>
      <w:r w:rsidRPr="00400ECD">
        <w:rPr>
          <w:b/>
          <w:bCs/>
          <w:color w:val="auto"/>
        </w:rPr>
        <w:instrText xml:space="preserve"> SEQ Figure \* ARABIC </w:instrText>
      </w:r>
      <w:r w:rsidRPr="00400ECD">
        <w:rPr>
          <w:b/>
          <w:bCs/>
          <w:color w:val="auto"/>
        </w:rPr>
        <w:fldChar w:fldCharType="separate"/>
      </w:r>
      <w:r w:rsidR="00AE4FCF">
        <w:rPr>
          <w:b/>
          <w:bCs/>
          <w:noProof/>
          <w:color w:val="auto"/>
        </w:rPr>
        <w:t>42</w:t>
      </w:r>
      <w:r w:rsidRPr="00400ECD">
        <w:rPr>
          <w:b/>
          <w:bCs/>
          <w:color w:val="auto"/>
        </w:rPr>
        <w:fldChar w:fldCharType="end"/>
      </w:r>
      <w:r w:rsidRPr="00400ECD">
        <w:rPr>
          <w:b/>
          <w:bCs/>
          <w:color w:val="auto"/>
        </w:rPr>
        <w:t>.</w:t>
      </w:r>
      <w:r w:rsidRPr="00400ECD">
        <w:rPr>
          <w:color w:val="auto"/>
        </w:rPr>
        <w:t xml:space="preserve"> Manure management pathways</w:t>
      </w:r>
      <w:bookmarkEnd w:id="231"/>
      <w:bookmarkEnd w:id="232"/>
      <w:bookmarkEnd w:id="233"/>
    </w:p>
    <w:p w14:paraId="59FBA549" w14:textId="4924787D" w:rsidR="3D6FDC37" w:rsidRPr="00457837" w:rsidRDefault="41C8B747" w:rsidP="00400ECD">
      <w:pPr>
        <w:jc w:val="both"/>
      </w:pPr>
      <w:r w:rsidRPr="00457837">
        <w:t>The emissions trajectories reflect the interaction of these herd-size and management dynamics with the enteric fermentation and manure management measures applied across pathways. Emissions in the livestock subsector are driven primarily by enteric fermentation from cattle but also include emissions from manure management. Under the Reference pathway, total emissions grow from 28.8 MtCO₂e in 2025 to 47.0 MtCO₂e in 2035 and 80.83 MtCO₂e in 2050, driven by the rapid expansion in livestock numbers consistent with the socioeconomic changes outlined in NDP IV and Vision 2040. The livestock subsector's share of positive emissions rises from 21.1% in 2025 to 27.4% in 2035 and 34.3% by 2050, making it one of the principal sectoral targets for abatement at mid-century. The NDC 2.0 measures, including feed and breed switching and the initial improvements to manure management, reduce methane emissions from enteric fermentation but produce only modest changes in the manure management profile, resulting in emissions of approximately 69 MtCO₂e by 2050. The NDC 3.0 measures compound these reductions through the dietary programs that lower cattle population growth, the expanded manure collection and anaerobic digestion (reaching nearly 70% by 2070), and the enhanced livestock technology package. The increased availability of managed manure also reduces the need for synthetic fertilizers while supporting productivity, reinforcing the land-use and deforestation reductions pursued under both NDC pathways. Emissions under NDC 3.0 plateau at approximately 38 MtCO₂e from the late 2030s onward, broadly stabilizing at around 47% below the Reference trajectory at mid-century. Additional reductions in the longer term could be achieved through advanced measures such as feed additives like seaweed or methanogenic vaccines, though these remain technologically uncertain (</w:t>
      </w:r>
      <w:r w:rsidR="00457837" w:rsidRPr="00457837">
        <w:fldChar w:fldCharType="begin"/>
      </w:r>
      <w:r w:rsidR="00457837" w:rsidRPr="00457837">
        <w:instrText xml:space="preserve"> REF _Ref229388258 \h  \* MERGEFORMAT </w:instrText>
      </w:r>
      <w:r w:rsidR="00457837" w:rsidRPr="00457837">
        <w:fldChar w:fldCharType="separate"/>
      </w:r>
      <w:r w:rsidR="00865A89" w:rsidRPr="00865A89">
        <w:t xml:space="preserve">Figure </w:t>
      </w:r>
      <w:r w:rsidR="00865A89" w:rsidRPr="00865A89">
        <w:rPr>
          <w:noProof/>
        </w:rPr>
        <w:t>43</w:t>
      </w:r>
      <w:r w:rsidR="00457837" w:rsidRPr="00457837">
        <w:fldChar w:fldCharType="end"/>
      </w:r>
      <w:r w:rsidRPr="00457837">
        <w:t>).</w:t>
      </w:r>
    </w:p>
    <w:p w14:paraId="0DE02FA5" w14:textId="45904597" w:rsidR="32F8CB90" w:rsidRDefault="32F8CB90" w:rsidP="00400ECD"/>
    <w:p w14:paraId="47B13773" w14:textId="011C26FA" w:rsidR="00400ECD" w:rsidRDefault="2DB5C0DE" w:rsidP="00400ECD">
      <w:pPr>
        <w:keepNext/>
      </w:pPr>
      <w:r>
        <w:rPr>
          <w:noProof/>
        </w:rPr>
        <w:drawing>
          <wp:inline distT="0" distB="0" distL="0" distR="0" wp14:anchorId="2AEBB8B1" wp14:editId="509F8FA4">
            <wp:extent cx="5724525" cy="2162175"/>
            <wp:effectExtent l="19050" t="19050" r="28575" b="28575"/>
            <wp:docPr id="1409423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23528" name="Picture 1409423528"/>
                    <pic:cNvPicPr/>
                  </pic:nvPicPr>
                  <pic:blipFill>
                    <a:blip r:embed="rId50">
                      <a:extLst>
                        <a:ext uri="{28A0092B-C50C-407E-A947-70E740481C1C}">
                          <a14:useLocalDpi xmlns:a14="http://schemas.microsoft.com/office/drawing/2010/main"/>
                        </a:ext>
                      </a:extLst>
                    </a:blip>
                    <a:stretch>
                      <a:fillRect/>
                    </a:stretch>
                  </pic:blipFill>
                  <pic:spPr>
                    <a:xfrm>
                      <a:off x="0" y="0"/>
                      <a:ext cx="5724525" cy="2162175"/>
                    </a:xfrm>
                    <a:prstGeom prst="rect">
                      <a:avLst/>
                    </a:prstGeom>
                    <a:ln>
                      <a:solidFill>
                        <a:schemeClr val="tx1"/>
                      </a:solidFill>
                    </a:ln>
                  </pic:spPr>
                </pic:pic>
              </a:graphicData>
            </a:graphic>
          </wp:inline>
        </w:drawing>
      </w:r>
    </w:p>
    <w:p w14:paraId="129045D7" w14:textId="46C70011" w:rsidR="3D6FDC37" w:rsidRPr="00457837" w:rsidRDefault="00400ECD" w:rsidP="00457837">
      <w:pPr>
        <w:pStyle w:val="Caption"/>
        <w:rPr>
          <w:i w:val="0"/>
          <w:color w:val="000000" w:themeColor="text1"/>
        </w:rPr>
      </w:pPr>
      <w:bookmarkStart w:id="234" w:name="_Ref229388258"/>
      <w:bookmarkStart w:id="235" w:name="_Toc229389011"/>
      <w:bookmarkStart w:id="236" w:name="_Toc229401432"/>
      <w:r w:rsidRPr="6A3ECBB3">
        <w:rPr>
          <w:b/>
          <w:color w:val="auto"/>
        </w:rPr>
        <w:t xml:space="preserve">Figure </w:t>
      </w:r>
      <w:r w:rsidRPr="00400ECD">
        <w:rPr>
          <w:b/>
          <w:bCs/>
          <w:color w:val="auto"/>
        </w:rPr>
        <w:fldChar w:fldCharType="begin"/>
      </w:r>
      <w:r w:rsidRPr="00400ECD">
        <w:rPr>
          <w:b/>
          <w:bCs/>
          <w:color w:val="auto"/>
        </w:rPr>
        <w:instrText xml:space="preserve"> SEQ Figure \* ARABIC </w:instrText>
      </w:r>
      <w:r w:rsidRPr="00400ECD">
        <w:rPr>
          <w:b/>
          <w:bCs/>
          <w:color w:val="auto"/>
        </w:rPr>
        <w:fldChar w:fldCharType="separate"/>
      </w:r>
      <w:r w:rsidR="00AE4FCF">
        <w:rPr>
          <w:b/>
          <w:bCs/>
          <w:noProof/>
          <w:color w:val="auto"/>
        </w:rPr>
        <w:t>43</w:t>
      </w:r>
      <w:r w:rsidRPr="00400ECD">
        <w:rPr>
          <w:b/>
          <w:bCs/>
          <w:color w:val="auto"/>
        </w:rPr>
        <w:fldChar w:fldCharType="end"/>
      </w:r>
      <w:r w:rsidRPr="00400ECD">
        <w:rPr>
          <w:b/>
          <w:bCs/>
          <w:color w:val="auto"/>
        </w:rPr>
        <w:t>.</w:t>
      </w:r>
      <w:r w:rsidRPr="00400ECD">
        <w:rPr>
          <w:color w:val="auto"/>
        </w:rPr>
        <w:t xml:space="preserve"> Emissions for Reference (gray), NDC 2.0 (yellow), and NDC 3.0 (green) in industrial the Livestock subsector (MtCO2e).</w:t>
      </w:r>
      <w:bookmarkEnd w:id="234"/>
      <w:bookmarkEnd w:id="235"/>
      <w:bookmarkEnd w:id="236"/>
    </w:p>
    <w:p w14:paraId="6F8083C3" w14:textId="1596F63D" w:rsidR="32F8CB90" w:rsidRPr="001F1E4A" w:rsidRDefault="69AAFE0D" w:rsidP="00400ECD">
      <w:pPr>
        <w:pStyle w:val="Heading4"/>
        <w:rPr>
          <w:b/>
          <w:color w:val="auto"/>
        </w:rPr>
      </w:pPr>
      <w:r w:rsidRPr="001F1E4A">
        <w:rPr>
          <w:b/>
          <w:color w:val="auto"/>
        </w:rPr>
        <w:t>4.3.5.</w:t>
      </w:r>
      <w:r w:rsidR="001F1E4A">
        <w:rPr>
          <w:b/>
          <w:bCs/>
          <w:color w:val="auto"/>
        </w:rPr>
        <w:t>2</w:t>
      </w:r>
      <w:r w:rsidRPr="001F1E4A">
        <w:rPr>
          <w:b/>
          <w:color w:val="auto"/>
        </w:rPr>
        <w:t xml:space="preserve"> Crops</w:t>
      </w:r>
    </w:p>
    <w:p w14:paraId="2A96BB28" w14:textId="0327F57D" w:rsidR="00400ECD" w:rsidRPr="00400ECD" w:rsidRDefault="00400ECD" w:rsidP="00457837">
      <w:pPr>
        <w:jc w:val="both"/>
      </w:pPr>
    </w:p>
    <w:p w14:paraId="549B3105" w14:textId="49EA92BF" w:rsidR="7C97C328" w:rsidRDefault="7C97C328" w:rsidP="00457837">
      <w:pPr>
        <w:jc w:val="both"/>
        <w:rPr>
          <w:i/>
          <w:iCs/>
        </w:rPr>
      </w:pPr>
      <w:r w:rsidRPr="32F8CB90">
        <w:t>Crop production in Uganda combines subsistence farming with export-oriented commercial agriculture, with coffee, maize, cocoa, tea, and sugar central to export earnings alongside a wide range of tubers, fruits, cereals, and annual crops supporting domestic food security. The development priorities articulated under NDP IV and Vision 2040 envisage a substantial expansion of industrialized agriculture and food and beverage production, which, combined with the population and income growth assumptions described in Section 4.3.2, underpins the production trajectories represented across all three SISEPUEDE pathways.</w:t>
      </w:r>
    </w:p>
    <w:p w14:paraId="493C94F5" w14:textId="035F728D" w:rsidR="32F8CB90" w:rsidRPr="00865A89" w:rsidRDefault="32F8CB90" w:rsidP="00457837">
      <w:pPr>
        <w:jc w:val="both"/>
      </w:pPr>
    </w:p>
    <w:p w14:paraId="2EF0AC6A" w14:textId="51BF17E3" w:rsidR="7C97C328" w:rsidRPr="00865A89" w:rsidRDefault="7C97C328" w:rsidP="00457837">
      <w:pPr>
        <w:jc w:val="both"/>
      </w:pPr>
      <w:r w:rsidRPr="00865A89">
        <w:t>Under the Reference pathway, these socioeconomic drivers translate into a rapid expansion of agricultural output, with total crop production in tonnage nearly doubling between 2025 and 2040 before continuing to grow more moderately through 2050 (</w:t>
      </w:r>
      <w:r w:rsidR="008A2FE3" w:rsidRPr="008A2FE3">
        <w:fldChar w:fldCharType="begin"/>
      </w:r>
      <w:r w:rsidR="008A2FE3" w:rsidRPr="008A2FE3">
        <w:instrText xml:space="preserve"> REF _Ref229388315 \h  \* MERGEFORMAT </w:instrText>
      </w:r>
      <w:r w:rsidR="008A2FE3" w:rsidRPr="008A2FE3">
        <w:fldChar w:fldCharType="separate"/>
      </w:r>
      <w:r w:rsidR="008A2FE3" w:rsidRPr="008A2FE3">
        <w:t xml:space="preserve">Figure </w:t>
      </w:r>
      <w:r w:rsidR="008A2FE3" w:rsidRPr="008A2FE3">
        <w:rPr>
          <w:noProof/>
        </w:rPr>
        <w:t>44</w:t>
      </w:r>
      <w:r w:rsidR="008A2FE3" w:rsidRPr="008A2FE3">
        <w:fldChar w:fldCharType="end"/>
      </w:r>
      <w:r w:rsidRPr="008A2FE3">
        <w:t>).</w:t>
      </w:r>
      <w:r w:rsidRPr="00865A89">
        <w:t xml:space="preserve"> Achieved largely through area expansion under Reference assumptions, this scale of production growth creates emissions risks through biomass and soil organic carbon loss from land conversion, increased synthetic fertilizer and lime applications, and nitrogen emissions from crop residues left on fields under conservation agriculture.</w:t>
      </w:r>
    </w:p>
    <w:p w14:paraId="42DD665D" w14:textId="37E4DBEB" w:rsidR="32F8CB90" w:rsidRPr="00865A89" w:rsidRDefault="32F8CB90" w:rsidP="00457837">
      <w:pPr>
        <w:jc w:val="both"/>
      </w:pPr>
    </w:p>
    <w:p w14:paraId="63FE0864" w14:textId="34D83AF4" w:rsidR="7C97C328" w:rsidRDefault="7C97C328" w:rsidP="00457837">
      <w:pPr>
        <w:jc w:val="both"/>
        <w:rPr>
          <w:i/>
        </w:rPr>
      </w:pPr>
      <w:r w:rsidRPr="00865A89">
        <w:t>The NDC 2.0 measures described in Section 4.3.3, including improved fertilizer application, the expansion of rainwater harvesting and irrigation toward 50% of national irrigation potential by 2040, and the promotion of greenhouse vegetable cultivation, restructure this pathway by</w:t>
      </w:r>
      <w:r w:rsidRPr="32F8CB90">
        <w:t xml:space="preserve"> raising productivity per hectare rather than relying on continued land expansion. Total production under NDC 2.0 follows a broadly similar long-term trajectory to the Reference but is achieved on a smaller agricultural footprint, with crop yields rising substantially across the major categories. The NDC 3.0 measures extend these interventions through more advanced irrigation, drought-resistant seed varieties, and targeted increases in fertilizer use where </w:t>
      </w:r>
      <w:r w:rsidRPr="008A2FE3">
        <w:t>productivity gains justify them, yielding modestly higher production than both the Reference and NDC 2.0 while requiring even less cropland expansion</w:t>
      </w:r>
      <w:r w:rsidR="00A50253">
        <w:t xml:space="preserve">. </w:t>
      </w:r>
      <w:r w:rsidRPr="008A2FE3">
        <w:t>NDC 3.0 also introduces dedicated methane reduction measures in rice production, most notably the Alternate Wetting and Drying (AWD) technique.</w:t>
      </w:r>
    </w:p>
    <w:p w14:paraId="566774BB" w14:textId="32D5299F" w:rsidR="32F8CB90" w:rsidRDefault="32F8CB90" w:rsidP="00457837"/>
    <w:p w14:paraId="7F02DEB0" w14:textId="7CAF95F0" w:rsidR="00457837" w:rsidRDefault="1577112E" w:rsidP="00457837">
      <w:pPr>
        <w:keepNext/>
      </w:pPr>
      <w:r>
        <w:rPr>
          <w:noProof/>
        </w:rPr>
        <w:drawing>
          <wp:inline distT="0" distB="0" distL="0" distR="0" wp14:anchorId="0BBF506F" wp14:editId="11EDB2CE">
            <wp:extent cx="5724525" cy="3000375"/>
            <wp:effectExtent l="19050" t="19050" r="28575" b="28575"/>
            <wp:docPr id="391782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2148" name="Picture 391782148"/>
                    <pic:cNvPicPr/>
                  </pic:nvPicPr>
                  <pic:blipFill>
                    <a:blip r:embed="rId51">
                      <a:extLst>
                        <a:ext uri="{28A0092B-C50C-407E-A947-70E740481C1C}">
                          <a14:useLocalDpi xmlns:a14="http://schemas.microsoft.com/office/drawing/2010/main"/>
                        </a:ext>
                      </a:extLst>
                    </a:blip>
                    <a:stretch>
                      <a:fillRect/>
                    </a:stretch>
                  </pic:blipFill>
                  <pic:spPr>
                    <a:xfrm>
                      <a:off x="0" y="0"/>
                      <a:ext cx="5724525" cy="3000375"/>
                    </a:xfrm>
                    <a:prstGeom prst="rect">
                      <a:avLst/>
                    </a:prstGeom>
                    <a:ln>
                      <a:solidFill>
                        <a:schemeClr val="tx1"/>
                      </a:solidFill>
                    </a:ln>
                  </pic:spPr>
                </pic:pic>
              </a:graphicData>
            </a:graphic>
          </wp:inline>
        </w:drawing>
      </w:r>
    </w:p>
    <w:p w14:paraId="3A6A1140" w14:textId="2F70A439" w:rsidR="3D6FDC37" w:rsidRPr="00457837" w:rsidRDefault="00457837" w:rsidP="00457837">
      <w:pPr>
        <w:pStyle w:val="Caption"/>
        <w:rPr>
          <w:color w:val="auto"/>
          <w:lang w:val="en-US"/>
        </w:rPr>
      </w:pPr>
      <w:bookmarkStart w:id="237" w:name="_Ref229388315"/>
      <w:bookmarkStart w:id="238" w:name="_Toc229389012"/>
      <w:bookmarkStart w:id="239" w:name="_Toc229401433"/>
      <w:r w:rsidRPr="00457837">
        <w:rPr>
          <w:b/>
          <w:color w:val="auto"/>
        </w:rPr>
        <w:t xml:space="preserve">Figure </w:t>
      </w:r>
      <w:r w:rsidRPr="00457837">
        <w:rPr>
          <w:b/>
          <w:bCs/>
          <w:color w:val="auto"/>
        </w:rPr>
        <w:fldChar w:fldCharType="begin"/>
      </w:r>
      <w:r w:rsidRPr="00457837">
        <w:rPr>
          <w:b/>
          <w:bCs/>
          <w:color w:val="auto"/>
        </w:rPr>
        <w:instrText xml:space="preserve"> SEQ Figure \* ARABIC </w:instrText>
      </w:r>
      <w:r w:rsidRPr="00457837">
        <w:rPr>
          <w:b/>
          <w:bCs/>
          <w:color w:val="auto"/>
        </w:rPr>
        <w:fldChar w:fldCharType="separate"/>
      </w:r>
      <w:r w:rsidR="00AE4FCF">
        <w:rPr>
          <w:b/>
          <w:bCs/>
          <w:noProof/>
          <w:color w:val="auto"/>
        </w:rPr>
        <w:t>44</w:t>
      </w:r>
      <w:r w:rsidRPr="00457837">
        <w:rPr>
          <w:b/>
          <w:bCs/>
          <w:color w:val="auto"/>
        </w:rPr>
        <w:fldChar w:fldCharType="end"/>
      </w:r>
      <w:r w:rsidRPr="00457837">
        <w:rPr>
          <w:color w:val="auto"/>
        </w:rPr>
        <w:t>. Crop production for Reference (left), NDC 2.0 (center), and NDC 3.0 (right) in total tonnage.</w:t>
      </w:r>
      <w:bookmarkEnd w:id="237"/>
      <w:bookmarkEnd w:id="238"/>
      <w:bookmarkEnd w:id="239"/>
    </w:p>
    <w:p w14:paraId="2F7EEB64" w14:textId="659D5CA6" w:rsidR="22122CE3" w:rsidRDefault="22122CE3" w:rsidP="32F8CB90">
      <w:pPr>
        <w:jc w:val="both"/>
        <w:rPr>
          <w:color w:val="000000" w:themeColor="text1"/>
        </w:rPr>
      </w:pPr>
      <w:r w:rsidRPr="32F8CB90">
        <w:rPr>
          <w:color w:val="000000" w:themeColor="text1"/>
        </w:rPr>
        <w:t xml:space="preserve">The emissions trajectories reflect the interaction between rapid production growth and these mitigation measures </w:t>
      </w:r>
      <w:r w:rsidRPr="00457837">
        <w:rPr>
          <w:color w:val="000000" w:themeColor="text1"/>
        </w:rPr>
        <w:t>(</w:t>
      </w:r>
      <w:r w:rsidR="00457837" w:rsidRPr="00457837">
        <w:rPr>
          <w:color w:val="000000" w:themeColor="text1"/>
        </w:rPr>
        <w:fldChar w:fldCharType="begin"/>
      </w:r>
      <w:r w:rsidR="00457837" w:rsidRPr="00457837">
        <w:rPr>
          <w:color w:val="000000" w:themeColor="text1"/>
        </w:rPr>
        <w:instrText xml:space="preserve"> REF _Ref229388361 \h  \* MERGEFORMAT </w:instrText>
      </w:r>
      <w:r w:rsidR="00457837" w:rsidRPr="00457837">
        <w:rPr>
          <w:color w:val="000000" w:themeColor="text1"/>
        </w:rPr>
      </w:r>
      <w:r w:rsidR="00457837" w:rsidRPr="00457837">
        <w:rPr>
          <w:color w:val="000000" w:themeColor="text1"/>
        </w:rPr>
        <w:fldChar w:fldCharType="separate"/>
      </w:r>
      <w:r w:rsidR="00A50253" w:rsidRPr="00A50253">
        <w:t xml:space="preserve">Figure </w:t>
      </w:r>
      <w:r w:rsidR="00A50253" w:rsidRPr="00A50253">
        <w:rPr>
          <w:noProof/>
        </w:rPr>
        <w:t>45</w:t>
      </w:r>
      <w:r w:rsidR="00457837" w:rsidRPr="00457837">
        <w:rPr>
          <w:color w:val="000000" w:themeColor="text1"/>
        </w:rPr>
        <w:fldChar w:fldCharType="end"/>
      </w:r>
      <w:r w:rsidRPr="00457837">
        <w:rPr>
          <w:color w:val="000000" w:themeColor="text1"/>
        </w:rPr>
        <w:t xml:space="preserve">). </w:t>
      </w:r>
      <w:r w:rsidRPr="32F8CB90">
        <w:rPr>
          <w:color w:val="000000" w:themeColor="text1"/>
        </w:rPr>
        <w:t>Emissions from crops and managed soils stand at approximately 2.5 MtCO₂e in 2025 across all pathways and rise progressively under the Reference to 3.5 MtCO₂e by 2035 and 5.4 MtCO₂e by 2050, driven by the increase in nitrogen inputs, lime applications, and residue management associated with expanding production volumes. The NDC 2.0 and NDC 3.0 pathways remain close to the Reference through the mid-2030s before diverging more visibly in the second half of the modeling horizon. The rice methane measures under NDC 3.0 deliver a 9.2% reduction in rice methane emissions by 2035, rising to 24.5% by 2050 and 45% by 2070, accounting for much of the separation between the NDC 3.0 trajectory and the other pathways by mid-century.</w:t>
      </w:r>
    </w:p>
    <w:p w14:paraId="107ABD8E" w14:textId="0B426F36" w:rsidR="32F8CB90" w:rsidRDefault="32F8CB90" w:rsidP="32F8CB90">
      <w:pPr>
        <w:jc w:val="both"/>
        <w:rPr>
          <w:color w:val="000000" w:themeColor="text1"/>
        </w:rPr>
      </w:pPr>
    </w:p>
    <w:p w14:paraId="510C9DFD" w14:textId="55FD82B7" w:rsidR="22122CE3" w:rsidRDefault="22122CE3" w:rsidP="32F8CB90">
      <w:pPr>
        <w:jc w:val="both"/>
      </w:pPr>
      <w:r w:rsidRPr="32F8CB90">
        <w:rPr>
          <w:color w:val="000000" w:themeColor="text1"/>
        </w:rPr>
        <w:t>A key feature of these results is that productivity increases do not automatically translate into proportional within-sector emissions reductions, because higher yields require greater nitrogen inputs and more intensive residue management. The principal climate benefit of the crop mitigation package is therefore realized outside the Crops subsector, through the avoidance of land conversion enabled by higher yields and reduced pressure for cropland expansion. Under NDC 2.0, deforestation emissions fall to approximately 0.4 MtCO₂e by 2035, and under NDC 3.0 to approximately 1.0 MtCO₂e, with both pathways eliminating deforestation entirely by 2050 and reducing annual emissions by approximately 4 MtCO₂e relative to the Reference at that point. These avoided emissions, reinforced by productivity gains in the livestock subsector, are reported within the Land sector analysis. The additional land freed by agricultural intensification also facilitates the restoration of wetlands and peatlands, a key driver of ecosystem services discussed in the Land sector results.</w:t>
      </w:r>
    </w:p>
    <w:p w14:paraId="424FBBBB" w14:textId="173F909F" w:rsidR="32F8CB90" w:rsidRDefault="32F8CB90" w:rsidP="32F8CB90">
      <w:pPr>
        <w:jc w:val="both"/>
        <w:rPr>
          <w:color w:val="000000" w:themeColor="text1"/>
        </w:rPr>
      </w:pPr>
    </w:p>
    <w:p w14:paraId="75EC3F88" w14:textId="31BE857E" w:rsidR="00457837" w:rsidRDefault="6D9CD955" w:rsidP="00457837">
      <w:pPr>
        <w:keepNext/>
      </w:pPr>
      <w:r>
        <w:rPr>
          <w:noProof/>
        </w:rPr>
        <w:drawing>
          <wp:inline distT="0" distB="0" distL="0" distR="0" wp14:anchorId="3134D8C7" wp14:editId="7CB53C16">
            <wp:extent cx="5724525" cy="2200275"/>
            <wp:effectExtent l="19050" t="19050" r="28575" b="28575"/>
            <wp:docPr id="345825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59964" name="Picture 1290759964"/>
                    <pic:cNvPicPr/>
                  </pic:nvPicPr>
                  <pic:blipFill>
                    <a:blip r:embed="rId52">
                      <a:extLst>
                        <a:ext uri="{28A0092B-C50C-407E-A947-70E740481C1C}">
                          <a14:useLocalDpi xmlns:a14="http://schemas.microsoft.com/office/drawing/2010/main"/>
                        </a:ext>
                      </a:extLst>
                    </a:blip>
                    <a:stretch>
                      <a:fillRect/>
                    </a:stretch>
                  </pic:blipFill>
                  <pic:spPr>
                    <a:xfrm>
                      <a:off x="0" y="0"/>
                      <a:ext cx="5724525" cy="2200275"/>
                    </a:xfrm>
                    <a:prstGeom prst="rect">
                      <a:avLst/>
                    </a:prstGeom>
                    <a:ln>
                      <a:solidFill>
                        <a:schemeClr val="tx1"/>
                      </a:solidFill>
                    </a:ln>
                  </pic:spPr>
                </pic:pic>
              </a:graphicData>
            </a:graphic>
          </wp:inline>
        </w:drawing>
      </w:r>
    </w:p>
    <w:p w14:paraId="2AFCD134" w14:textId="2304E7BD" w:rsidR="32F8CB90" w:rsidRPr="0066098B" w:rsidRDefault="00457837" w:rsidP="0066098B">
      <w:pPr>
        <w:pStyle w:val="Caption"/>
        <w:rPr>
          <w:color w:val="auto"/>
        </w:rPr>
      </w:pPr>
      <w:bookmarkStart w:id="240" w:name="_Ref229388361"/>
      <w:bookmarkStart w:id="241" w:name="_Toc229389013"/>
      <w:bookmarkStart w:id="242" w:name="_Toc229401434"/>
      <w:r w:rsidRPr="00457837">
        <w:rPr>
          <w:b/>
          <w:color w:val="auto"/>
        </w:rPr>
        <w:t xml:space="preserve">Figure </w:t>
      </w:r>
      <w:r w:rsidRPr="00457837">
        <w:rPr>
          <w:b/>
          <w:bCs/>
          <w:color w:val="auto"/>
        </w:rPr>
        <w:fldChar w:fldCharType="begin"/>
      </w:r>
      <w:r w:rsidRPr="00457837">
        <w:rPr>
          <w:b/>
          <w:bCs/>
          <w:color w:val="auto"/>
        </w:rPr>
        <w:instrText xml:space="preserve"> SEQ Figure \* ARABIC </w:instrText>
      </w:r>
      <w:r w:rsidRPr="00457837">
        <w:rPr>
          <w:b/>
          <w:bCs/>
          <w:color w:val="auto"/>
        </w:rPr>
        <w:fldChar w:fldCharType="separate"/>
      </w:r>
      <w:r w:rsidR="00AE4FCF">
        <w:rPr>
          <w:b/>
          <w:bCs/>
          <w:noProof/>
          <w:color w:val="auto"/>
        </w:rPr>
        <w:t>45</w:t>
      </w:r>
      <w:r w:rsidRPr="00457837">
        <w:rPr>
          <w:b/>
          <w:bCs/>
          <w:color w:val="auto"/>
        </w:rPr>
        <w:fldChar w:fldCharType="end"/>
      </w:r>
      <w:r w:rsidRPr="00457837">
        <w:rPr>
          <w:b/>
          <w:bCs/>
          <w:color w:val="auto"/>
        </w:rPr>
        <w:t>.</w:t>
      </w:r>
      <w:r w:rsidRPr="00457837">
        <w:rPr>
          <w:color w:val="auto"/>
        </w:rPr>
        <w:t xml:space="preserve"> Emissions for Reference (gray), NDC 2.0 (yellow), and NDC 3.0 (green) in industrial the Crops subsector (MtCO2e).</w:t>
      </w:r>
      <w:bookmarkEnd w:id="240"/>
      <w:bookmarkEnd w:id="241"/>
      <w:bookmarkEnd w:id="242"/>
    </w:p>
    <w:p w14:paraId="648BB146" w14:textId="3A6B32BC" w:rsidR="3D6FDC37" w:rsidRDefault="3A81B9E7" w:rsidP="32F8CB90">
      <w:pPr>
        <w:jc w:val="both"/>
        <w:rPr>
          <w:lang w:val="en-US"/>
        </w:rPr>
      </w:pPr>
      <w:r w:rsidRPr="32F8CB90">
        <w:rPr>
          <w:lang w:val="en-US"/>
        </w:rPr>
        <w:t>The agricultural transitions described above generate substantial in-sector economic benefits across both the Crops and Livestock subsectors, with the magnitude and composition of those benefits differing markedly between the two NDC pathways (</w:t>
      </w:r>
      <w:r w:rsidR="0066098B" w:rsidRPr="0066098B">
        <w:rPr>
          <w:lang w:val="en-US"/>
        </w:rPr>
        <w:fldChar w:fldCharType="begin"/>
      </w:r>
      <w:r w:rsidR="0066098B" w:rsidRPr="0066098B">
        <w:rPr>
          <w:lang w:val="en-US"/>
        </w:rPr>
        <w:instrText xml:space="preserve"> REF _Ref229388475 \h  \* MERGEFORMAT </w:instrText>
      </w:r>
      <w:r w:rsidR="0066098B" w:rsidRPr="0066098B">
        <w:rPr>
          <w:lang w:val="en-US"/>
        </w:rPr>
      </w:r>
      <w:r w:rsidR="0066098B" w:rsidRPr="0066098B">
        <w:rPr>
          <w:lang w:val="en-US"/>
        </w:rPr>
        <w:fldChar w:fldCharType="separate"/>
      </w:r>
      <w:r w:rsidR="00A50253" w:rsidRPr="00A50253">
        <w:t xml:space="preserve">Figure </w:t>
      </w:r>
      <w:r w:rsidR="00A50253" w:rsidRPr="00A50253">
        <w:rPr>
          <w:noProof/>
        </w:rPr>
        <w:t>46</w:t>
      </w:r>
      <w:r w:rsidR="0066098B" w:rsidRPr="0066098B">
        <w:rPr>
          <w:lang w:val="en-US"/>
        </w:rPr>
        <w:fldChar w:fldCharType="end"/>
      </w:r>
      <w:r w:rsidRPr="32F8CB90">
        <w:rPr>
          <w:lang w:val="en-US"/>
        </w:rPr>
        <w:t>). Under NDC 2.0, the dominant source of benefits is the increase in crop value, reflecting the higher tonnage and producer-price-weighted output achieved through irrigation expansion, greenhouse cultivation, and improved agronomic practices. Crop value reaches approximately $2.5 billion per year by 2035 and remains positive throughout the modeling horizon as productivity gains continue to outpace land contraction. Consumer savings, which capture lower household grocery costs from dietary shifts, reduced food waste, and the adoption of conservation agriculture, together with O&amp;M savings from avoided fertilizer expenditures and conservation agriculture input efficiencies, add a further $0.9 billion by 2050. Capital costs remain near zero under NDC 2.0 because the crop-side measures rely primarily on incremental management practices, input substitutions, and modest infrastructure investments that do not generate the large discrete capital outlays associated with sectors such as power or transport.</w:t>
      </w:r>
    </w:p>
    <w:p w14:paraId="39912E13" w14:textId="272AFD8B" w:rsidR="3D6FDC37" w:rsidRDefault="3D6FDC37" w:rsidP="32F8CB90">
      <w:pPr>
        <w:jc w:val="both"/>
        <w:rPr>
          <w:lang w:val="en-US"/>
        </w:rPr>
      </w:pPr>
    </w:p>
    <w:p w14:paraId="557C7B55" w14:textId="39001A18" w:rsidR="3D6FDC37" w:rsidRDefault="3A81B9E7" w:rsidP="32F8CB90">
      <w:pPr>
        <w:jc w:val="both"/>
      </w:pPr>
      <w:r w:rsidRPr="32F8CB90">
        <w:rPr>
          <w:lang w:val="en-US"/>
        </w:rPr>
        <w:t xml:space="preserve">Under NDC 3.0, the same benefit categories scale substantially, with crop value rising to approximately $4.6 billion per year by 2035, supported by the deeper productivity package combining advanced irrigation, drought-resistant seeds, and targeted fertilizer use. Consumer and O&amp;M savings together reach approximately $1.48 billion by 2050, reflecting the broader adoption of dietary improvements, reduced food waste, and conservation agriculture under the more ambitious pathway. The most visible structural difference between the two pathways, however, lies in the emergence of negative livestock value and capital cost components from the mid-2030s onward. The dietary programs introduced under NDC 3.0 reduce the growth rate of per-capita beef demand and lower total cattle population by approximately 12 million head relative to </w:t>
      </w:r>
      <w:r w:rsidR="00BD2821" w:rsidRPr="32F8CB90">
        <w:rPr>
          <w:lang w:val="en-US"/>
        </w:rPr>
        <w:t>Reference</w:t>
      </w:r>
      <w:r w:rsidRPr="32F8CB90">
        <w:rPr>
          <w:lang w:val="en-US"/>
        </w:rPr>
        <w:t>, producing a corresponding decline in monetized livestock production value. The enhanced livestock technology package and the expanded deployment of manure management infrastructure, including anaerobic digesters, also raise capital requirements, which appear as negative contributions in the cost-benefit accounting. These reductions partially offset the larger crop-side gains by mid-century, narrowing net benefits relative to the early-2030s peak while still delivering positive cumulative outcomes through the late 2040s. The shape of the NDC 3.0 trajectory therefore reflects the explicit trade-off embedded in the more ambitious pathway: deeper emissions reductions and stronger land-use benefits are achieved at the cost of reduced livestock output value and higher capital investment in agricultural transformation.</w:t>
      </w:r>
    </w:p>
    <w:p w14:paraId="522245C7" w14:textId="5AA98A54" w:rsidR="3D6FDC37" w:rsidRDefault="3D6FDC37" w:rsidP="3D6FDC37">
      <w:pPr>
        <w:jc w:val="both"/>
        <w:rPr>
          <w:lang w:val="en-US"/>
        </w:rPr>
      </w:pPr>
    </w:p>
    <w:p w14:paraId="006637F6" w14:textId="58910147" w:rsidR="32F8CB90" w:rsidRDefault="32F8CB90" w:rsidP="32F8CB90">
      <w:pPr>
        <w:jc w:val="both"/>
        <w:rPr>
          <w:lang w:val="en-US"/>
        </w:rPr>
      </w:pPr>
    </w:p>
    <w:p w14:paraId="3400B89A" w14:textId="409DCE59" w:rsidR="32F8CB90" w:rsidRDefault="32F8CB90" w:rsidP="32F8CB90">
      <w:pPr>
        <w:jc w:val="both"/>
        <w:rPr>
          <w:lang w:val="en-US"/>
        </w:rPr>
      </w:pPr>
    </w:p>
    <w:p w14:paraId="52C24F29" w14:textId="4D62F7B5" w:rsidR="00BD2821" w:rsidRDefault="1F378223" w:rsidP="00BD2821">
      <w:pPr>
        <w:keepNext/>
        <w:jc w:val="both"/>
      </w:pPr>
      <w:r>
        <w:rPr>
          <w:noProof/>
        </w:rPr>
        <w:drawing>
          <wp:inline distT="0" distB="0" distL="0" distR="0" wp14:anchorId="70EFC518" wp14:editId="326A41E9">
            <wp:extent cx="5724525" cy="2305050"/>
            <wp:effectExtent l="19050" t="19050" r="28575" b="19050"/>
            <wp:docPr id="447166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66844" name="Picture 447166844"/>
                    <pic:cNvPicPr/>
                  </pic:nvPicPr>
                  <pic:blipFill>
                    <a:blip r:embed="rId53">
                      <a:extLst>
                        <a:ext uri="{28A0092B-C50C-407E-A947-70E740481C1C}">
                          <a14:useLocalDpi xmlns:a14="http://schemas.microsoft.com/office/drawing/2010/main"/>
                        </a:ext>
                      </a:extLst>
                    </a:blip>
                    <a:stretch>
                      <a:fillRect/>
                    </a:stretch>
                  </pic:blipFill>
                  <pic:spPr>
                    <a:xfrm>
                      <a:off x="0" y="0"/>
                      <a:ext cx="5724525" cy="2305050"/>
                    </a:xfrm>
                    <a:prstGeom prst="rect">
                      <a:avLst/>
                    </a:prstGeom>
                    <a:ln>
                      <a:solidFill>
                        <a:schemeClr val="tx1"/>
                      </a:solidFill>
                    </a:ln>
                  </pic:spPr>
                </pic:pic>
              </a:graphicData>
            </a:graphic>
          </wp:inline>
        </w:drawing>
      </w:r>
    </w:p>
    <w:p w14:paraId="6285312D" w14:textId="2687226E" w:rsidR="32F8CB90" w:rsidRPr="00BD2821" w:rsidRDefault="00BD2821" w:rsidP="00BD2821">
      <w:pPr>
        <w:pStyle w:val="Caption"/>
        <w:jc w:val="both"/>
        <w:rPr>
          <w:color w:val="auto"/>
        </w:rPr>
      </w:pPr>
      <w:bookmarkStart w:id="243" w:name="_Ref229388475"/>
      <w:bookmarkStart w:id="244" w:name="_Toc229389014"/>
      <w:bookmarkStart w:id="245" w:name="_Toc229401435"/>
      <w:r w:rsidRPr="00BD2821">
        <w:rPr>
          <w:b/>
          <w:color w:val="auto"/>
        </w:rPr>
        <w:t xml:space="preserve">Figure </w:t>
      </w:r>
      <w:r w:rsidRPr="00BD2821">
        <w:rPr>
          <w:b/>
          <w:bCs/>
          <w:color w:val="auto"/>
        </w:rPr>
        <w:fldChar w:fldCharType="begin"/>
      </w:r>
      <w:r w:rsidRPr="00BD2821">
        <w:rPr>
          <w:b/>
          <w:bCs/>
          <w:color w:val="auto"/>
        </w:rPr>
        <w:instrText xml:space="preserve"> SEQ Figure \* ARABIC </w:instrText>
      </w:r>
      <w:r w:rsidRPr="00BD2821">
        <w:rPr>
          <w:b/>
          <w:bCs/>
          <w:color w:val="auto"/>
        </w:rPr>
        <w:fldChar w:fldCharType="separate"/>
      </w:r>
      <w:r w:rsidR="00AE4FCF">
        <w:rPr>
          <w:b/>
          <w:bCs/>
          <w:noProof/>
          <w:color w:val="auto"/>
        </w:rPr>
        <w:t>46</w:t>
      </w:r>
      <w:r w:rsidRPr="00BD2821">
        <w:rPr>
          <w:b/>
          <w:bCs/>
          <w:color w:val="auto"/>
        </w:rPr>
        <w:fldChar w:fldCharType="end"/>
      </w:r>
      <w:r w:rsidRPr="00BD2821">
        <w:rPr>
          <w:b/>
          <w:bCs/>
          <w:color w:val="auto"/>
        </w:rPr>
        <w:t>.</w:t>
      </w:r>
      <w:r w:rsidRPr="00BD2821">
        <w:rPr>
          <w:color w:val="auto"/>
        </w:rPr>
        <w:t xml:space="preserve"> Benefits associated with increases in crop production when compared to Reference pathway for NDC 2.0 (left), and NDC 3.0 (right) in billion USD.</w:t>
      </w:r>
      <w:bookmarkEnd w:id="243"/>
      <w:bookmarkEnd w:id="244"/>
      <w:bookmarkEnd w:id="245"/>
    </w:p>
    <w:p w14:paraId="432FFD48" w14:textId="142E3717" w:rsidR="64662CD2" w:rsidRPr="00A420BF" w:rsidRDefault="64662CD2" w:rsidP="6FDB4003">
      <w:pPr>
        <w:pStyle w:val="Heading2"/>
        <w:rPr>
          <w:b/>
          <w:color w:val="auto"/>
        </w:rPr>
      </w:pPr>
      <w:bookmarkStart w:id="246" w:name="_Ref228978460"/>
      <w:bookmarkStart w:id="247" w:name="_Ref228978465"/>
      <w:bookmarkStart w:id="248" w:name="_Ref229393686"/>
      <w:bookmarkStart w:id="249" w:name="_Toc229401368"/>
      <w:r w:rsidRPr="00A420BF">
        <w:rPr>
          <w:b/>
          <w:color w:val="auto"/>
        </w:rPr>
        <w:t>4.</w:t>
      </w:r>
      <w:r w:rsidR="00D55936">
        <w:rPr>
          <w:b/>
          <w:color w:val="auto"/>
        </w:rPr>
        <w:t>4</w:t>
      </w:r>
      <w:r w:rsidRPr="00A420BF">
        <w:rPr>
          <w:b/>
          <w:color w:val="auto"/>
        </w:rPr>
        <w:t xml:space="preserve"> </w:t>
      </w:r>
      <w:bookmarkEnd w:id="246"/>
      <w:bookmarkEnd w:id="247"/>
      <w:r w:rsidR="00697D66">
        <w:rPr>
          <w:b/>
          <w:color w:val="auto"/>
        </w:rPr>
        <w:t>Land</w:t>
      </w:r>
      <w:bookmarkEnd w:id="248"/>
      <w:bookmarkEnd w:id="249"/>
    </w:p>
    <w:p w14:paraId="3D61D8D3" w14:textId="57DC20FC" w:rsidR="64662CD2" w:rsidRPr="00A420BF" w:rsidRDefault="64662CD2" w:rsidP="6FDB4003">
      <w:pPr>
        <w:pStyle w:val="Heading3"/>
        <w:rPr>
          <w:b/>
          <w:color w:val="auto"/>
        </w:rPr>
      </w:pPr>
      <w:bookmarkStart w:id="250" w:name="_Toc229401369"/>
      <w:r w:rsidRPr="00A420BF">
        <w:rPr>
          <w:b/>
          <w:color w:val="auto"/>
        </w:rPr>
        <w:t>4.</w:t>
      </w:r>
      <w:r w:rsidR="00D55936">
        <w:rPr>
          <w:b/>
          <w:color w:val="auto"/>
        </w:rPr>
        <w:t>4</w:t>
      </w:r>
      <w:r w:rsidRPr="00A420BF">
        <w:rPr>
          <w:b/>
          <w:color w:val="auto"/>
        </w:rPr>
        <w:t>.1 Sector Background</w:t>
      </w:r>
      <w:bookmarkEnd w:id="250"/>
    </w:p>
    <w:p w14:paraId="28671B61" w14:textId="138365D8" w:rsidR="6FDB4003" w:rsidRDefault="6FDB4003" w:rsidP="6FDB4003"/>
    <w:p w14:paraId="69D5D779" w14:textId="359C48FF" w:rsidR="0CBC37F3" w:rsidRDefault="0CBC37F3" w:rsidP="000A24D6">
      <w:pPr>
        <w:jc w:val="both"/>
      </w:pPr>
      <w:r>
        <w:t xml:space="preserve">Land use change and forestry is the single largest source of GHG emissions in Uganda, accounting for approximately </w:t>
      </w:r>
      <w:r w:rsidR="00B21F84">
        <w:t>50</w:t>
      </w:r>
      <w:r>
        <w:t>% of total national emissions.</w:t>
      </w:r>
      <w:r w:rsidR="00F879D7">
        <w:fldChar w:fldCharType="begin"/>
      </w:r>
      <w:r w:rsidR="00F879D7">
        <w:instrText xml:space="preserve"> NOTEREF _Ref229070861 \f \h </w:instrText>
      </w:r>
      <w:r w:rsidR="00F879D7">
        <w:fldChar w:fldCharType="separate"/>
      </w:r>
      <w:r w:rsidR="00DE2533" w:rsidRPr="00DE2533">
        <w:rPr>
          <w:rStyle w:val="FootnoteReference"/>
        </w:rPr>
        <w:t>4</w:t>
      </w:r>
      <w:r w:rsidR="00F879D7">
        <w:fldChar w:fldCharType="end"/>
      </w:r>
      <w:r>
        <w:t xml:space="preserve"> This reflects a prolonged and ongoing process of deforestation and land conversion, driven primarily by agricultural expansion, demand for fuelwood and charcoal, and population growth. As of 2020, Uganda had approximately 2.4 million hectares of natural forest, covering around 10% of the country's land area. This represents a dramatic decline from historical levels, with forest cover having fallen from an estimated 45% of land area in the late nineteenth century to its current extent, at an estimated annual deforestation rate of approximately 1% per annum. </w:t>
      </w:r>
      <w:r w:rsidRPr="6FDB4003">
        <w:rPr>
          <w:rStyle w:val="FootnoteReference"/>
        </w:rPr>
        <w:footnoteReference w:id="15"/>
      </w:r>
    </w:p>
    <w:p w14:paraId="6F330E41" w14:textId="5504EA51" w:rsidR="6FDB4003" w:rsidRDefault="6FDB4003" w:rsidP="6FDB4003">
      <w:pPr>
        <w:jc w:val="both"/>
      </w:pPr>
    </w:p>
    <w:p w14:paraId="5009FA69" w14:textId="69FA802E" w:rsidR="0CBC37F3" w:rsidRDefault="0CBC37F3" w:rsidP="6FDB4003">
      <w:pPr>
        <w:jc w:val="both"/>
      </w:pPr>
      <w:r>
        <w:t>Cropland is the dominant land use category, covering approximately 46% of the country, with grasslands, wetlands, and peatlands also under growing pressure from land conversion. Wetlands, which provide critical ecosystem services including flood regulation, water filtration, and carbon storage, have experienced significant drainage and encroachment, with cover estimated at 8.9% of national land area as of 2020.</w:t>
      </w:r>
      <w:r w:rsidRPr="6FDB4003">
        <w:rPr>
          <w:rStyle w:val="FootnoteReference"/>
        </w:rPr>
        <w:footnoteReference w:id="16"/>
      </w:r>
      <w:r>
        <w:t xml:space="preserve"> Peatlands represent a particular concern given their high carbon density, though Uganda-specific drainage rates remain uncertain and represent a data gap in the current inventory.</w:t>
      </w:r>
    </w:p>
    <w:p w14:paraId="4585A40F" w14:textId="50B6B9D6" w:rsidR="6FDB4003" w:rsidRDefault="6FDB4003" w:rsidP="6FDB4003">
      <w:pPr>
        <w:jc w:val="both"/>
      </w:pPr>
    </w:p>
    <w:p w14:paraId="7DAA315B" w14:textId="1C065D0F" w:rsidR="0CBC37F3" w:rsidRDefault="0CBC37F3" w:rsidP="6FDB4003">
      <w:pPr>
        <w:jc w:val="both"/>
      </w:pPr>
      <w:r>
        <w:t>The sector is also central to Uganda's mitigation potential. Land use transformation, through reforestation, protection of remaining forest, and wetland restoration, is identified across both models as the single largest mitigation lever available to Uganda, with NDC 3.0 projections showing near-zero land use change emissions by 2050 under an ambitious restoration scenario. The Updated NDC (2022) includes a range of LULUCF commitments, from tree planting targets to REDD+ participation and charcoal efficiency improvements.</w:t>
      </w:r>
    </w:p>
    <w:p w14:paraId="2C1E1A8F" w14:textId="163E78D8" w:rsidR="6FDB4003" w:rsidRDefault="6FDB4003" w:rsidP="00A420BF"/>
    <w:p w14:paraId="654BE5BC" w14:textId="573783BD" w:rsidR="64662CD2" w:rsidRPr="00A420BF" w:rsidRDefault="64662CD2" w:rsidP="6FDB4003">
      <w:pPr>
        <w:pStyle w:val="Heading3"/>
        <w:rPr>
          <w:b/>
          <w:color w:val="auto"/>
        </w:rPr>
      </w:pPr>
      <w:bookmarkStart w:id="251" w:name="_Toc229401370"/>
      <w:r w:rsidRPr="00A420BF">
        <w:rPr>
          <w:b/>
          <w:color w:val="auto"/>
        </w:rPr>
        <w:t>4.</w:t>
      </w:r>
      <w:r w:rsidR="48D186DF" w:rsidRPr="32F8CB90">
        <w:rPr>
          <w:b/>
          <w:bCs/>
          <w:color w:val="auto"/>
        </w:rPr>
        <w:t>4</w:t>
      </w:r>
      <w:r w:rsidRPr="00A420BF">
        <w:rPr>
          <w:b/>
          <w:color w:val="auto"/>
        </w:rPr>
        <w:t>.2 Key Drivers and Assumptions</w:t>
      </w:r>
      <w:bookmarkEnd w:id="251"/>
      <w:r w:rsidRPr="00A420BF">
        <w:rPr>
          <w:b/>
          <w:color w:val="auto"/>
        </w:rPr>
        <w:t xml:space="preserve"> </w:t>
      </w:r>
    </w:p>
    <w:p w14:paraId="6338BB1C" w14:textId="5DB9FBDA" w:rsidR="2AE41626" w:rsidRPr="00A420BF" w:rsidRDefault="2AE41626" w:rsidP="28A157FE">
      <w:pPr>
        <w:spacing w:before="240" w:after="240"/>
        <w:jc w:val="both"/>
        <w:rPr>
          <w:rFonts w:asciiTheme="minorBidi" w:hAnsiTheme="minorBidi" w:cstheme="minorBidi"/>
        </w:rPr>
      </w:pPr>
      <w:r w:rsidRPr="00A420BF">
        <w:rPr>
          <w:rFonts w:asciiTheme="minorBidi" w:hAnsiTheme="minorBidi" w:cstheme="minorBidi"/>
        </w:rPr>
        <w:t>Land use change in Uganda is driven by competition among land uses, with agricultural expansion and fuelwood demand being the primary forces displacing forest and grassland cover. Deforestation rates are closely tied to population growth and biomass energy demand, both of which are projected to increase substantially over the modelling period. Wetland drainage is treated as a gradual background trend, though the absence of Uganda-specific drainage rate data introduces uncertainty into this component of the model. Sequestration from reforestation is based on IPCC default factors for tropical developing regions. The following table summarises the base year land cover and key emission and sequestration parameters used in the CLEWs and SISEPUEDE models.</w:t>
      </w:r>
    </w:p>
    <w:p w14:paraId="6989FB0E" w14:textId="04539B25" w:rsidR="2AE41626" w:rsidRPr="00A420BF" w:rsidRDefault="2AE41626" w:rsidP="006D357C">
      <w:pPr>
        <w:pStyle w:val="ListParagraph"/>
        <w:numPr>
          <w:ilvl w:val="0"/>
          <w:numId w:val="15"/>
        </w:numPr>
        <w:spacing w:before="240" w:after="240"/>
        <w:jc w:val="both"/>
        <w:rPr>
          <w:rFonts w:asciiTheme="minorBidi" w:hAnsiTheme="minorBidi" w:cstheme="minorBidi"/>
          <w:b/>
        </w:rPr>
      </w:pPr>
      <w:r w:rsidRPr="00A420BF">
        <w:rPr>
          <w:rFonts w:asciiTheme="minorBidi" w:hAnsiTheme="minorBidi" w:cstheme="minorBidi"/>
          <w:b/>
        </w:rPr>
        <w:t>Land Cover</w:t>
      </w:r>
    </w:p>
    <w:tbl>
      <w:tblPr>
        <w:tblStyle w:val="GridTable4-Accent1"/>
        <w:tblW w:w="0" w:type="auto"/>
        <w:tblLook w:val="06A0" w:firstRow="1" w:lastRow="0" w:firstColumn="1" w:lastColumn="0" w:noHBand="1" w:noVBand="1"/>
      </w:tblPr>
      <w:tblGrid>
        <w:gridCol w:w="3228"/>
        <w:gridCol w:w="5788"/>
      </w:tblGrid>
      <w:tr w:rsidR="6FDB4003" w:rsidRPr="001A378A" w14:paraId="63A4521C"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9" w:type="dxa"/>
          </w:tcPr>
          <w:p w14:paraId="1497C761" w14:textId="0515A994" w:rsidR="1E91DC89" w:rsidRPr="002B2C20" w:rsidRDefault="1E91DC89" w:rsidP="6FDB4003">
            <w:pPr>
              <w:rPr>
                <w:rFonts w:asciiTheme="minorBidi" w:hAnsiTheme="minorBidi"/>
                <w:sz w:val="22"/>
                <w:szCs w:val="22"/>
              </w:rPr>
            </w:pPr>
            <w:r w:rsidRPr="002B2C20">
              <w:rPr>
                <w:rFonts w:asciiTheme="minorBidi" w:hAnsiTheme="minorBidi"/>
                <w:sz w:val="22"/>
                <w:szCs w:val="22"/>
              </w:rPr>
              <w:t>Parameter</w:t>
            </w:r>
          </w:p>
        </w:tc>
        <w:tc>
          <w:tcPr>
            <w:tcW w:w="5815" w:type="dxa"/>
          </w:tcPr>
          <w:p w14:paraId="2DD6EA8C" w14:textId="7A800D37" w:rsidR="6FDB4003" w:rsidRPr="002B2C20" w:rsidRDefault="6FDB4003" w:rsidP="6FDB4003">
            <w:pP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 xml:space="preserve">2021 </w:t>
            </w:r>
            <w:r w:rsidR="5F8383AC" w:rsidRPr="002B2C20">
              <w:rPr>
                <w:rFonts w:asciiTheme="minorBidi" w:hAnsiTheme="minorBidi"/>
                <w:sz w:val="22"/>
                <w:szCs w:val="22"/>
              </w:rPr>
              <w:t>Value</w:t>
            </w:r>
          </w:p>
        </w:tc>
      </w:tr>
      <w:tr w:rsidR="6FDB4003" w:rsidRPr="001A378A" w14:paraId="10F6989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239" w:type="dxa"/>
          </w:tcPr>
          <w:p w14:paraId="62A499EC" w14:textId="73407DE4" w:rsidR="3E452396" w:rsidRPr="002B2C20" w:rsidRDefault="3E452396" w:rsidP="6FDB4003">
            <w:pPr>
              <w:rPr>
                <w:rFonts w:asciiTheme="minorBidi" w:hAnsiTheme="minorBidi"/>
                <w:sz w:val="22"/>
                <w:szCs w:val="22"/>
              </w:rPr>
            </w:pPr>
            <w:r w:rsidRPr="002B2C20">
              <w:rPr>
                <w:rFonts w:asciiTheme="minorBidi" w:hAnsiTheme="minorBidi"/>
                <w:sz w:val="22"/>
                <w:szCs w:val="22"/>
              </w:rPr>
              <w:t>Land cover (thousand km²)</w:t>
            </w:r>
          </w:p>
        </w:tc>
        <w:tc>
          <w:tcPr>
            <w:tcW w:w="5815" w:type="dxa"/>
          </w:tcPr>
          <w:p w14:paraId="764D6C42" w14:textId="3270BE16" w:rsidR="6F05DE0B" w:rsidRPr="002B2C20" w:rsidRDefault="6F05DE0B"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Total land cover is 241.6 thousand km²</w:t>
            </w:r>
          </w:p>
          <w:p w14:paraId="65DD0AF3" w14:textId="7FD45D15"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p w14:paraId="15F1D59A" w14:textId="1BAE4F31"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 xml:space="preserve">Forests: </w:t>
            </w:r>
            <w:r w:rsidR="2CCEA30A" w:rsidRPr="002B2C20">
              <w:rPr>
                <w:rFonts w:asciiTheme="minorBidi" w:hAnsiTheme="minorBidi"/>
                <w:sz w:val="22"/>
                <w:szCs w:val="22"/>
              </w:rPr>
              <w:t>27.10</w:t>
            </w:r>
          </w:p>
          <w:p w14:paraId="4F881E34" w14:textId="0596CE49"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Cropland:</w:t>
            </w:r>
            <w:r w:rsidR="207B9211" w:rsidRPr="002B2C20">
              <w:rPr>
                <w:rFonts w:asciiTheme="minorBidi" w:hAnsiTheme="minorBidi"/>
                <w:sz w:val="22"/>
                <w:szCs w:val="22"/>
              </w:rPr>
              <w:t xml:space="preserve"> 107.6</w:t>
            </w:r>
          </w:p>
          <w:p w14:paraId="372A361C" w14:textId="5924769A"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Wetlands:</w:t>
            </w:r>
            <w:r w:rsidR="2A583850" w:rsidRPr="002B2C20">
              <w:rPr>
                <w:rFonts w:asciiTheme="minorBidi" w:hAnsiTheme="minorBidi"/>
                <w:sz w:val="22"/>
                <w:szCs w:val="22"/>
              </w:rPr>
              <w:t xml:space="preserve"> </w:t>
            </w:r>
            <w:r w:rsidR="00932EE7" w:rsidRPr="002B2C20">
              <w:rPr>
                <w:rFonts w:asciiTheme="minorBidi" w:hAnsiTheme="minorBidi"/>
                <w:sz w:val="22"/>
                <w:szCs w:val="22"/>
              </w:rPr>
              <w:t>8.7</w:t>
            </w:r>
            <w:r w:rsidR="00A527E6" w:rsidRPr="002B2C20">
              <w:rPr>
                <w:rFonts w:asciiTheme="minorBidi" w:hAnsiTheme="minorBidi"/>
                <w:sz w:val="22"/>
                <w:szCs w:val="22"/>
              </w:rPr>
              <w:t xml:space="preserve"> permanent</w:t>
            </w:r>
            <w:r w:rsidR="003A2BE2" w:rsidRPr="002B2C20">
              <w:rPr>
                <w:rFonts w:asciiTheme="minorBidi" w:hAnsiTheme="minorBidi"/>
                <w:sz w:val="22"/>
                <w:szCs w:val="22"/>
              </w:rPr>
              <w:t xml:space="preserve"> (12.8 seasonal)</w:t>
            </w:r>
          </w:p>
          <w:p w14:paraId="5FF8E81D" w14:textId="5C7C399E"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Grasslands:</w:t>
            </w:r>
            <w:r w:rsidR="0D5ECF12" w:rsidRPr="002B2C20">
              <w:rPr>
                <w:rFonts w:asciiTheme="minorBidi" w:hAnsiTheme="minorBidi"/>
                <w:sz w:val="22"/>
                <w:szCs w:val="22"/>
              </w:rPr>
              <w:t xml:space="preserve"> 55.7</w:t>
            </w:r>
          </w:p>
          <w:p w14:paraId="6284A9D5" w14:textId="765743DA"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Water bodies:</w:t>
            </w:r>
            <w:r w:rsidR="74019FCC" w:rsidRPr="002B2C20">
              <w:rPr>
                <w:rFonts w:asciiTheme="minorBidi" w:hAnsiTheme="minorBidi"/>
                <w:sz w:val="22"/>
                <w:szCs w:val="22"/>
              </w:rPr>
              <w:t xml:space="preserve"> 37.0</w:t>
            </w:r>
          </w:p>
          <w:p w14:paraId="79FDBD65" w14:textId="0B3423C5"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Other land:</w:t>
            </w:r>
            <w:r w:rsidR="49096AE8" w:rsidRPr="002B2C20">
              <w:rPr>
                <w:rFonts w:asciiTheme="minorBidi" w:hAnsiTheme="minorBidi"/>
                <w:sz w:val="22"/>
                <w:szCs w:val="22"/>
              </w:rPr>
              <w:t xml:space="preserve"> 0.8</w:t>
            </w:r>
          </w:p>
          <w:p w14:paraId="53FC5C67" w14:textId="2FE11AAB"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Shrubland:</w:t>
            </w:r>
            <w:r w:rsidR="0A56990A" w:rsidRPr="002B2C20">
              <w:rPr>
                <w:rFonts w:asciiTheme="minorBidi" w:hAnsiTheme="minorBidi"/>
                <w:sz w:val="22"/>
                <w:szCs w:val="22"/>
              </w:rPr>
              <w:t xml:space="preserve"> 2.7</w:t>
            </w:r>
          </w:p>
          <w:p w14:paraId="1512BA13" w14:textId="3B4F8F45" w:rsidR="3E452396" w:rsidRPr="002B2C20" w:rsidRDefault="3E452396" w:rsidP="006D357C">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Built up land:</w:t>
            </w:r>
            <w:r w:rsidR="4679DF93" w:rsidRPr="002B2C20">
              <w:rPr>
                <w:rFonts w:asciiTheme="minorBidi" w:hAnsiTheme="minorBidi"/>
                <w:sz w:val="22"/>
                <w:szCs w:val="22"/>
              </w:rPr>
              <w:t xml:space="preserve"> 1.9</w:t>
            </w:r>
          </w:p>
          <w:p w14:paraId="29624260" w14:textId="264DF46F"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tc>
      </w:tr>
      <w:tr w:rsidR="6FDB4003" w:rsidRPr="001A378A" w14:paraId="49CB09D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239" w:type="dxa"/>
          </w:tcPr>
          <w:p w14:paraId="1B06515B" w14:textId="1A430DD6" w:rsidR="6FDB4003" w:rsidRPr="002B2C20" w:rsidRDefault="6FDB4003" w:rsidP="6FDB4003">
            <w:pPr>
              <w:rPr>
                <w:rFonts w:asciiTheme="minorBidi" w:hAnsiTheme="minorBidi"/>
                <w:sz w:val="22"/>
                <w:szCs w:val="22"/>
              </w:rPr>
            </w:pPr>
            <w:r w:rsidRPr="002B2C20">
              <w:rPr>
                <w:rFonts w:asciiTheme="minorBidi" w:hAnsiTheme="minorBidi"/>
                <w:sz w:val="22"/>
                <w:szCs w:val="22"/>
              </w:rPr>
              <w:t>Reforestation sequestration factor</w:t>
            </w:r>
          </w:p>
        </w:tc>
        <w:tc>
          <w:tcPr>
            <w:tcW w:w="5815" w:type="dxa"/>
          </w:tcPr>
          <w:p w14:paraId="4FFDB1B7" w14:textId="37568CD6"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−1.02 MtCO</w:t>
            </w:r>
            <w:r w:rsidRPr="002B2C20">
              <w:rPr>
                <w:rFonts w:ascii="Cambria Math" w:hAnsi="Cambria Math" w:cs="Cambria Math"/>
                <w:sz w:val="22"/>
                <w:szCs w:val="22"/>
              </w:rPr>
              <w:t>₂</w:t>
            </w:r>
            <w:r w:rsidRPr="002B2C20">
              <w:rPr>
                <w:rFonts w:asciiTheme="minorBidi" w:hAnsiTheme="minorBidi"/>
                <w:sz w:val="22"/>
                <w:szCs w:val="22"/>
              </w:rPr>
              <w:t>eq per 10</w:t>
            </w:r>
            <w:r w:rsidRPr="002B2C20">
              <w:rPr>
                <w:sz w:val="22"/>
                <w:szCs w:val="22"/>
              </w:rPr>
              <w:t>³</w:t>
            </w:r>
            <w:r w:rsidRPr="002B2C20">
              <w:rPr>
                <w:rFonts w:asciiTheme="minorBidi" w:hAnsiTheme="minorBidi"/>
                <w:sz w:val="22"/>
                <w:szCs w:val="22"/>
              </w:rPr>
              <w:t xml:space="preserve"> km</w:t>
            </w:r>
            <w:r w:rsidRPr="002B2C20">
              <w:rPr>
                <w:sz w:val="22"/>
                <w:szCs w:val="22"/>
              </w:rPr>
              <w:t>²</w:t>
            </w:r>
          </w:p>
        </w:tc>
      </w:tr>
    </w:tbl>
    <w:p w14:paraId="7B7A166C" w14:textId="5C00EB81" w:rsidR="3F3A78E5" w:rsidRPr="00A420BF" w:rsidRDefault="3F3A78E5" w:rsidP="6FDB4003">
      <w:pPr>
        <w:spacing w:before="240" w:after="240"/>
        <w:jc w:val="both"/>
        <w:rPr>
          <w:rFonts w:asciiTheme="minorBidi" w:hAnsiTheme="minorBidi" w:cstheme="minorBidi"/>
        </w:rPr>
      </w:pPr>
      <w:r w:rsidRPr="00A420BF">
        <w:rPr>
          <w:rFonts w:asciiTheme="minorBidi" w:hAnsiTheme="minorBidi" w:cstheme="minorBidi"/>
        </w:rPr>
        <w:t>Land cover in 2050 is not fixed as an input but is determined endogenously through competition among land uses within the model.</w:t>
      </w:r>
    </w:p>
    <w:p w14:paraId="742C45AD" w14:textId="632743C2" w:rsidR="64662CD2" w:rsidRPr="00A420BF" w:rsidRDefault="64662CD2" w:rsidP="6FDB4003">
      <w:pPr>
        <w:pStyle w:val="Heading3"/>
        <w:rPr>
          <w:b/>
          <w:color w:val="auto"/>
        </w:rPr>
      </w:pPr>
      <w:bookmarkStart w:id="252" w:name="_Toc229401371"/>
      <w:r w:rsidRPr="00A420BF">
        <w:rPr>
          <w:b/>
          <w:color w:val="auto"/>
        </w:rPr>
        <w:t>4.4.3 Mitigating Actions</w:t>
      </w:r>
      <w:bookmarkEnd w:id="252"/>
      <w:r w:rsidRPr="00A420BF">
        <w:rPr>
          <w:b/>
          <w:color w:val="auto"/>
        </w:rPr>
        <w:t xml:space="preserve"> </w:t>
      </w:r>
    </w:p>
    <w:p w14:paraId="26017C64" w14:textId="2D7A014D" w:rsidR="0AD2032F" w:rsidRPr="00A420BF" w:rsidRDefault="0AD2032F" w:rsidP="6FDB4003">
      <w:pPr>
        <w:spacing w:before="240" w:after="240"/>
        <w:rPr>
          <w:rFonts w:asciiTheme="minorBidi" w:hAnsiTheme="minorBidi" w:cstheme="minorBidi"/>
        </w:rPr>
      </w:pPr>
      <w:r w:rsidRPr="00A420BF">
        <w:rPr>
          <w:rFonts w:asciiTheme="minorBidi" w:hAnsiTheme="minorBidi" w:cstheme="minorBidi"/>
        </w:rPr>
        <w:t>All NDC 2.0 measures are carried forward into the NDC 3.0 scenario, with no additional NDC 3.0-specific LULUCF measures beyond enhanced optimisation.</w:t>
      </w:r>
    </w:p>
    <w:p w14:paraId="7F845D46" w14:textId="793B2121" w:rsidR="0AD2032F" w:rsidRPr="002B2C20" w:rsidRDefault="0AD2032F" w:rsidP="006D357C">
      <w:pPr>
        <w:pStyle w:val="ListParagraph"/>
        <w:numPr>
          <w:ilvl w:val="0"/>
          <w:numId w:val="34"/>
        </w:numPr>
        <w:spacing w:before="240" w:after="240"/>
        <w:rPr>
          <w:rFonts w:asciiTheme="minorBidi" w:hAnsiTheme="minorBidi" w:cstheme="minorBidi"/>
          <w:b/>
        </w:rPr>
      </w:pPr>
      <w:r w:rsidRPr="002B2C20">
        <w:rPr>
          <w:rFonts w:asciiTheme="minorBidi" w:hAnsiTheme="minorBidi" w:cstheme="minorBidi"/>
          <w:b/>
        </w:rPr>
        <w:t>Sustainable Fuelwood and Charcoal Production</w:t>
      </w:r>
    </w:p>
    <w:tbl>
      <w:tblPr>
        <w:tblStyle w:val="GridTable4-Accent1"/>
        <w:tblW w:w="0" w:type="auto"/>
        <w:tblLook w:val="06A0" w:firstRow="1" w:lastRow="0" w:firstColumn="1" w:lastColumn="0" w:noHBand="1" w:noVBand="1"/>
      </w:tblPr>
      <w:tblGrid>
        <w:gridCol w:w="3343"/>
        <w:gridCol w:w="1626"/>
        <w:gridCol w:w="4047"/>
      </w:tblGrid>
      <w:tr w:rsidR="6FDB4003" w:rsidRPr="002B2C20" w14:paraId="7745D7C0"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80" w:type="dxa"/>
          </w:tcPr>
          <w:p w14:paraId="4FD8A43D" w14:textId="46B9B706" w:rsidR="6FDB4003" w:rsidRPr="002B2C20" w:rsidRDefault="6FDB4003" w:rsidP="6FDB4003">
            <w:pPr>
              <w:jc w:val="center"/>
              <w:rPr>
                <w:rFonts w:asciiTheme="minorBidi" w:hAnsiTheme="minorBidi"/>
                <w:sz w:val="22"/>
                <w:szCs w:val="22"/>
              </w:rPr>
            </w:pPr>
            <w:r w:rsidRPr="002B2C20">
              <w:rPr>
                <w:rFonts w:asciiTheme="minorBidi" w:hAnsiTheme="minorBidi"/>
                <w:sz w:val="22"/>
                <w:szCs w:val="22"/>
              </w:rPr>
              <w:t>Mitigation Measure</w:t>
            </w:r>
          </w:p>
        </w:tc>
        <w:tc>
          <w:tcPr>
            <w:tcW w:w="1636" w:type="dxa"/>
          </w:tcPr>
          <w:p w14:paraId="3CD2A03D" w14:textId="27478C70" w:rsidR="6FDB4003" w:rsidRPr="002B2C20"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Scenario</w:t>
            </w:r>
          </w:p>
        </w:tc>
        <w:tc>
          <w:tcPr>
            <w:tcW w:w="4097" w:type="dxa"/>
          </w:tcPr>
          <w:p w14:paraId="18DBAC24" w14:textId="0C0CD3D8" w:rsidR="6FDB4003" w:rsidRPr="002B2C20"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Description</w:t>
            </w:r>
          </w:p>
        </w:tc>
      </w:tr>
      <w:tr w:rsidR="6FDB4003" w:rsidRPr="002B2C20" w14:paraId="339D3EE6"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80" w:type="dxa"/>
          </w:tcPr>
          <w:p w14:paraId="56720EF4" w14:textId="12E49062" w:rsidR="6FDB4003" w:rsidRPr="002B2C20" w:rsidRDefault="6FDB4003" w:rsidP="6FDB4003">
            <w:pPr>
              <w:rPr>
                <w:rFonts w:asciiTheme="minorBidi" w:hAnsiTheme="minorBidi"/>
                <w:sz w:val="22"/>
                <w:szCs w:val="22"/>
              </w:rPr>
            </w:pPr>
            <w:r w:rsidRPr="002B2C20">
              <w:rPr>
                <w:rFonts w:asciiTheme="minorBidi" w:hAnsiTheme="minorBidi"/>
                <w:sz w:val="22"/>
                <w:szCs w:val="22"/>
              </w:rPr>
              <w:t>Commercial Smallholder and Community Bioenergy Woodlots</w:t>
            </w:r>
          </w:p>
        </w:tc>
        <w:tc>
          <w:tcPr>
            <w:tcW w:w="1636" w:type="dxa"/>
          </w:tcPr>
          <w:p w14:paraId="3A4E8415" w14:textId="30C34248"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NDC 2.0 &amp; NDC 3.0</w:t>
            </w:r>
          </w:p>
        </w:tc>
        <w:tc>
          <w:tcPr>
            <w:tcW w:w="4097" w:type="dxa"/>
          </w:tcPr>
          <w:p w14:paraId="3BDB7432" w14:textId="1C0F2855" w:rsidR="6FDB4003" w:rsidRPr="002B2C20" w:rsidRDefault="6748BF3C"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Expansion of tree-based bioenergy woodlots to provide a sustainable supply of fuelwood, reducing pressure on natural forests.</w:t>
            </w:r>
          </w:p>
        </w:tc>
      </w:tr>
      <w:tr w:rsidR="6FDB4003" w:rsidRPr="002B2C20" w14:paraId="06D6B40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80" w:type="dxa"/>
          </w:tcPr>
          <w:p w14:paraId="7B8826D3" w14:textId="76DEBD18" w:rsidR="6FDB4003" w:rsidRPr="002B2C20" w:rsidRDefault="6FDB4003" w:rsidP="6FDB4003">
            <w:pPr>
              <w:rPr>
                <w:rFonts w:asciiTheme="minorBidi" w:hAnsiTheme="minorBidi"/>
                <w:sz w:val="22"/>
                <w:szCs w:val="22"/>
              </w:rPr>
            </w:pPr>
            <w:r w:rsidRPr="002B2C20">
              <w:rPr>
                <w:rFonts w:asciiTheme="minorBidi" w:hAnsiTheme="minorBidi"/>
                <w:sz w:val="22"/>
                <w:szCs w:val="22"/>
              </w:rPr>
              <w:t>Improved Charcoal Kilns Linked to Bioenergy Woodlots</w:t>
            </w:r>
          </w:p>
        </w:tc>
        <w:tc>
          <w:tcPr>
            <w:tcW w:w="1636" w:type="dxa"/>
          </w:tcPr>
          <w:p w14:paraId="4032823F" w14:textId="16F29E59"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NDC 2.0 &amp; NDC 3.0</w:t>
            </w:r>
          </w:p>
        </w:tc>
        <w:tc>
          <w:tcPr>
            <w:tcW w:w="4097" w:type="dxa"/>
          </w:tcPr>
          <w:p w14:paraId="55FCFB2E" w14:textId="0C8AF955"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p>
          <w:p w14:paraId="7576F311" w14:textId="788439CC" w:rsidR="6FDB4003" w:rsidRPr="002B2C20" w:rsidRDefault="7008BECB"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Improvement in charcoal conversion efficiency from approximately 12% in 2020 to 75% by 2030, reducing wood demand per unit of charcoal produced.</w:t>
            </w:r>
          </w:p>
        </w:tc>
      </w:tr>
      <w:tr w:rsidR="6FDB4003" w:rsidRPr="002B2C20" w14:paraId="767943DD"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80" w:type="dxa"/>
          </w:tcPr>
          <w:p w14:paraId="50CF5ED0" w14:textId="7AD6A9C0" w:rsidR="6FDB4003" w:rsidRPr="002B2C20" w:rsidRDefault="6FDB4003" w:rsidP="6FDB4003">
            <w:pPr>
              <w:rPr>
                <w:rFonts w:asciiTheme="minorBidi" w:hAnsiTheme="minorBidi"/>
                <w:sz w:val="22"/>
                <w:szCs w:val="22"/>
              </w:rPr>
            </w:pPr>
            <w:r w:rsidRPr="002B2C20">
              <w:rPr>
                <w:rFonts w:asciiTheme="minorBidi" w:hAnsiTheme="minorBidi"/>
                <w:sz w:val="22"/>
                <w:szCs w:val="22"/>
              </w:rPr>
              <w:t>Commercial Timber Plantations</w:t>
            </w:r>
          </w:p>
        </w:tc>
        <w:tc>
          <w:tcPr>
            <w:tcW w:w="1636" w:type="dxa"/>
          </w:tcPr>
          <w:p w14:paraId="5967FEE4" w14:textId="6B799306"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NDC 2.0 &amp; NDC 3.0</w:t>
            </w:r>
          </w:p>
        </w:tc>
        <w:tc>
          <w:tcPr>
            <w:tcW w:w="4097" w:type="dxa"/>
          </w:tcPr>
          <w:p w14:paraId="6714A302" w14:textId="7EEB759F"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Reduces wood demand from natural forests by supplying timber and poles from commercial plantations</w:t>
            </w:r>
          </w:p>
        </w:tc>
      </w:tr>
    </w:tbl>
    <w:p w14:paraId="3995AF0F" w14:textId="3765FA28" w:rsidR="0AD2032F" w:rsidRPr="002B2C20" w:rsidRDefault="0AD2032F" w:rsidP="006D357C">
      <w:pPr>
        <w:pStyle w:val="ListParagraph"/>
        <w:numPr>
          <w:ilvl w:val="0"/>
          <w:numId w:val="8"/>
        </w:numPr>
        <w:spacing w:before="240" w:after="240"/>
        <w:rPr>
          <w:rFonts w:asciiTheme="minorBidi" w:hAnsiTheme="minorBidi" w:cstheme="minorBidi"/>
          <w:b/>
        </w:rPr>
      </w:pPr>
      <w:r w:rsidRPr="002B2C20">
        <w:rPr>
          <w:rFonts w:asciiTheme="minorBidi" w:hAnsiTheme="minorBidi" w:cstheme="minorBidi"/>
          <w:b/>
        </w:rPr>
        <w:t>Forest Restoration</w:t>
      </w:r>
    </w:p>
    <w:tbl>
      <w:tblPr>
        <w:tblStyle w:val="GridTable4-Accent1"/>
        <w:tblW w:w="0" w:type="auto"/>
        <w:tblLook w:val="06A0" w:firstRow="1" w:lastRow="0" w:firstColumn="1" w:lastColumn="0" w:noHBand="1" w:noVBand="1"/>
      </w:tblPr>
      <w:tblGrid>
        <w:gridCol w:w="3353"/>
        <w:gridCol w:w="1611"/>
        <w:gridCol w:w="4052"/>
      </w:tblGrid>
      <w:tr w:rsidR="6FDB4003" w:rsidRPr="002B2C20" w14:paraId="2363D38A"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1EF44FE" w14:textId="66391E12" w:rsidR="6FDB4003" w:rsidRPr="002B2C20" w:rsidRDefault="6FDB4003" w:rsidP="6FDB4003">
            <w:pPr>
              <w:jc w:val="center"/>
              <w:rPr>
                <w:rFonts w:asciiTheme="minorBidi" w:hAnsiTheme="minorBidi"/>
                <w:sz w:val="22"/>
                <w:szCs w:val="22"/>
              </w:rPr>
            </w:pPr>
            <w:r w:rsidRPr="002B2C20">
              <w:rPr>
                <w:rFonts w:asciiTheme="minorBidi" w:hAnsiTheme="minorBidi"/>
                <w:sz w:val="22"/>
                <w:szCs w:val="22"/>
              </w:rPr>
              <w:t>Mitigation Measure</w:t>
            </w:r>
          </w:p>
        </w:tc>
        <w:tc>
          <w:tcPr>
            <w:tcW w:w="1622" w:type="dxa"/>
          </w:tcPr>
          <w:p w14:paraId="1BFE2495" w14:textId="0A116B40" w:rsidR="6FDB4003" w:rsidRPr="002B2C20"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Scenario</w:t>
            </w:r>
          </w:p>
        </w:tc>
        <w:tc>
          <w:tcPr>
            <w:tcW w:w="4109" w:type="dxa"/>
          </w:tcPr>
          <w:p w14:paraId="36788608" w14:textId="6D4EDC92" w:rsidR="6FDB4003" w:rsidRPr="002B2C20"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Description</w:t>
            </w:r>
          </w:p>
        </w:tc>
      </w:tr>
      <w:tr w:rsidR="6FDB4003" w:rsidRPr="002B2C20" w14:paraId="32872B8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92" w:type="dxa"/>
          </w:tcPr>
          <w:p w14:paraId="6D18C892" w14:textId="412CBE5F" w:rsidR="6FDB4003" w:rsidRPr="002B2C20" w:rsidRDefault="6FDB4003" w:rsidP="6FDB4003">
            <w:pPr>
              <w:rPr>
                <w:rFonts w:asciiTheme="minorBidi" w:hAnsiTheme="minorBidi"/>
                <w:sz w:val="22"/>
                <w:szCs w:val="22"/>
              </w:rPr>
            </w:pPr>
            <w:r w:rsidRPr="002B2C20">
              <w:rPr>
                <w:rFonts w:asciiTheme="minorBidi" w:hAnsiTheme="minorBidi"/>
                <w:sz w:val="22"/>
                <w:szCs w:val="22"/>
              </w:rPr>
              <w:t>Natural Forest Regeneration and Restoration</w:t>
            </w:r>
          </w:p>
        </w:tc>
        <w:tc>
          <w:tcPr>
            <w:tcW w:w="1622" w:type="dxa"/>
          </w:tcPr>
          <w:p w14:paraId="41EFF0AE" w14:textId="28497C05"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NDC 2.0 &amp; NDC 3.0</w:t>
            </w:r>
          </w:p>
        </w:tc>
        <w:tc>
          <w:tcPr>
            <w:tcW w:w="4109" w:type="dxa"/>
          </w:tcPr>
          <w:p w14:paraId="364395A4" w14:textId="64F12FA0"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Rehabilitation of 100,000 ha of degraded forest reserves through enrichment planting with indigenous species, the 40-million-tree campaign, and REDD+ strategic interventions</w:t>
            </w:r>
          </w:p>
        </w:tc>
      </w:tr>
    </w:tbl>
    <w:p w14:paraId="5965D6A7" w14:textId="77777777" w:rsidR="00046E73" w:rsidRPr="002B2C20" w:rsidRDefault="00046E73" w:rsidP="00A420BF">
      <w:pPr>
        <w:pStyle w:val="ListParagraph"/>
        <w:ind w:left="720"/>
        <w:rPr>
          <w:rFonts w:asciiTheme="minorBidi" w:hAnsiTheme="minorBidi" w:cstheme="minorBidi"/>
        </w:rPr>
      </w:pPr>
    </w:p>
    <w:p w14:paraId="22275B05" w14:textId="0C20BFF2" w:rsidR="0AD2032F" w:rsidRPr="002B2C20" w:rsidRDefault="0AD2032F" w:rsidP="006D357C">
      <w:pPr>
        <w:pStyle w:val="ListParagraph"/>
        <w:numPr>
          <w:ilvl w:val="0"/>
          <w:numId w:val="33"/>
        </w:numPr>
        <w:rPr>
          <w:rFonts w:asciiTheme="minorBidi" w:hAnsiTheme="minorBidi" w:cstheme="minorBidi"/>
          <w:b/>
        </w:rPr>
      </w:pPr>
      <w:r w:rsidRPr="002B2C20">
        <w:rPr>
          <w:rFonts w:asciiTheme="minorBidi" w:hAnsiTheme="minorBidi" w:cstheme="minorBidi"/>
          <w:b/>
        </w:rPr>
        <w:t>Wetlands and Peatlands</w:t>
      </w:r>
    </w:p>
    <w:p w14:paraId="767534E9" w14:textId="77777777" w:rsidR="00046E73" w:rsidRPr="002B2C20" w:rsidRDefault="00046E73" w:rsidP="00A420BF">
      <w:pPr>
        <w:pStyle w:val="ListParagraph"/>
        <w:rPr>
          <w:rFonts w:asciiTheme="minorBidi" w:hAnsiTheme="minorBidi" w:cstheme="minorBidi"/>
          <w:b/>
        </w:rPr>
      </w:pPr>
    </w:p>
    <w:tbl>
      <w:tblPr>
        <w:tblStyle w:val="GridTable4-Accent1"/>
        <w:tblW w:w="0" w:type="auto"/>
        <w:tblLook w:val="06A0" w:firstRow="1" w:lastRow="0" w:firstColumn="1" w:lastColumn="0" w:noHBand="1" w:noVBand="1"/>
      </w:tblPr>
      <w:tblGrid>
        <w:gridCol w:w="3377"/>
        <w:gridCol w:w="1578"/>
        <w:gridCol w:w="4061"/>
      </w:tblGrid>
      <w:tr w:rsidR="6FDB4003" w:rsidRPr="002B2C20" w14:paraId="68390723"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7" w:type="dxa"/>
          </w:tcPr>
          <w:p w14:paraId="66A55CAE" w14:textId="1A9560E4" w:rsidR="6FDB4003" w:rsidRPr="002B2C20" w:rsidRDefault="6FDB4003" w:rsidP="6FDB4003">
            <w:pPr>
              <w:jc w:val="center"/>
              <w:rPr>
                <w:rFonts w:asciiTheme="minorBidi" w:hAnsiTheme="minorBidi"/>
                <w:sz w:val="22"/>
                <w:szCs w:val="22"/>
              </w:rPr>
            </w:pPr>
            <w:r w:rsidRPr="002B2C20">
              <w:rPr>
                <w:rFonts w:asciiTheme="minorBidi" w:hAnsiTheme="minorBidi"/>
                <w:sz w:val="22"/>
                <w:szCs w:val="22"/>
              </w:rPr>
              <w:t>Mitigation Measure</w:t>
            </w:r>
          </w:p>
        </w:tc>
        <w:tc>
          <w:tcPr>
            <w:tcW w:w="1588" w:type="dxa"/>
          </w:tcPr>
          <w:p w14:paraId="5478202E" w14:textId="5707075C" w:rsidR="6FDB4003" w:rsidRPr="002B2C20"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Scenario</w:t>
            </w:r>
          </w:p>
        </w:tc>
        <w:tc>
          <w:tcPr>
            <w:tcW w:w="4116" w:type="dxa"/>
          </w:tcPr>
          <w:p w14:paraId="4F5158D1" w14:textId="0F31F9BD" w:rsidR="6FDB4003" w:rsidRPr="002B2C20"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Description</w:t>
            </w:r>
          </w:p>
        </w:tc>
      </w:tr>
      <w:tr w:rsidR="6FDB4003" w:rsidRPr="002B2C20" w14:paraId="2C6142A1"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17" w:type="dxa"/>
          </w:tcPr>
          <w:p w14:paraId="570D1129" w14:textId="1EF2D14F" w:rsidR="6FDB4003" w:rsidRPr="002B2C20" w:rsidRDefault="6FDB4003" w:rsidP="6FDB4003">
            <w:pPr>
              <w:rPr>
                <w:rFonts w:asciiTheme="minorBidi" w:hAnsiTheme="minorBidi"/>
                <w:sz w:val="22"/>
                <w:szCs w:val="22"/>
              </w:rPr>
            </w:pPr>
            <w:r w:rsidRPr="002B2C20">
              <w:rPr>
                <w:rFonts w:asciiTheme="minorBidi" w:hAnsiTheme="minorBidi"/>
                <w:sz w:val="22"/>
                <w:szCs w:val="22"/>
              </w:rPr>
              <w:t>Wetland and Peatland Management</w:t>
            </w:r>
          </w:p>
        </w:tc>
        <w:tc>
          <w:tcPr>
            <w:tcW w:w="1588" w:type="dxa"/>
          </w:tcPr>
          <w:p w14:paraId="1920E567" w14:textId="2882332D"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NDC 2.0 &amp; NDC 3.0</w:t>
            </w:r>
          </w:p>
        </w:tc>
        <w:tc>
          <w:tcPr>
            <w:tcW w:w="4116" w:type="dxa"/>
          </w:tcPr>
          <w:p w14:paraId="56206E97" w14:textId="68EF0987" w:rsidR="6FDB4003" w:rsidRPr="002B2C20"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2B2C20">
              <w:rPr>
                <w:rFonts w:asciiTheme="minorBidi" w:hAnsiTheme="minorBidi"/>
                <w:sz w:val="22"/>
                <w:szCs w:val="22"/>
              </w:rPr>
              <w:t>Restoration and protection of wetlands, increasing coverage from 8.9% in 2020 to approximately 12% by 2030</w:t>
            </w:r>
          </w:p>
        </w:tc>
      </w:tr>
    </w:tbl>
    <w:p w14:paraId="053E00B1" w14:textId="4F848A1A" w:rsidR="0099065D" w:rsidRPr="002B2C20" w:rsidRDefault="0AD2032F" w:rsidP="00A420BF">
      <w:pPr>
        <w:spacing w:before="240" w:after="240"/>
        <w:jc w:val="both"/>
        <w:rPr>
          <w:rFonts w:asciiTheme="minorBidi" w:hAnsiTheme="minorBidi" w:cstheme="minorBidi"/>
        </w:rPr>
      </w:pPr>
      <w:r w:rsidRPr="002B2C20">
        <w:rPr>
          <w:rFonts w:asciiTheme="minorBidi" w:hAnsiTheme="minorBidi" w:cstheme="minorBidi"/>
        </w:rPr>
        <w:t xml:space="preserve">A detailed description of how each mitigation measure is implemented within the CLEWs model, including parameter specifications and modelling constraints, is provided in </w:t>
      </w:r>
      <w:r w:rsidR="0099065D" w:rsidRPr="002B2C20">
        <w:rPr>
          <w:rFonts w:asciiTheme="minorBidi" w:hAnsiTheme="minorBidi" w:cstheme="minorBidi"/>
        </w:rPr>
        <w:fldChar w:fldCharType="begin"/>
      </w:r>
      <w:ins w:id="253" w:author="Amira El Hamady" w:date="2026-05-08T12:33:00Z" w16du:dateUtc="2026-05-08T09:33:00Z">
        <w:r w:rsidR="0099065D" w:rsidRPr="002B2C20">
          <w:rPr>
            <w:rFonts w:asciiTheme="minorBidi" w:hAnsiTheme="minorBidi" w:cstheme="minorBidi"/>
          </w:rPr>
          <w:instrText xml:space="preserve"> REF _Ref229136039 \h </w:instrText>
        </w:r>
      </w:ins>
      <w:r w:rsidR="0099065D" w:rsidRPr="002B2C20">
        <w:rPr>
          <w:rFonts w:asciiTheme="minorBidi" w:hAnsiTheme="minorBidi" w:cstheme="minorBidi"/>
        </w:rPr>
        <w:instrText xml:space="preserve"> \* MERGEFORMAT </w:instrText>
      </w:r>
      <w:r w:rsidR="0099065D" w:rsidRPr="002B2C20">
        <w:rPr>
          <w:rFonts w:asciiTheme="minorBidi" w:hAnsiTheme="minorBidi" w:cstheme="minorBidi"/>
        </w:rPr>
      </w:r>
      <w:r w:rsidR="0099065D" w:rsidRPr="002B2C20">
        <w:rPr>
          <w:rFonts w:asciiTheme="minorBidi" w:hAnsiTheme="minorBidi" w:cstheme="minorBidi"/>
        </w:rPr>
        <w:fldChar w:fldCharType="separate"/>
      </w:r>
      <w:r w:rsidR="0099065D" w:rsidRPr="002B2C20">
        <w:t xml:space="preserve">Appendix 2. </w:t>
      </w:r>
      <w:r w:rsidR="0099065D" w:rsidRPr="002B2C20">
        <w:rPr>
          <w:rFonts w:asciiTheme="minorBidi" w:hAnsiTheme="minorBidi" w:cstheme="minorBidi"/>
        </w:rPr>
        <w:fldChar w:fldCharType="end"/>
      </w:r>
    </w:p>
    <w:p w14:paraId="682AF2E9" w14:textId="7ACEC992" w:rsidR="540BB232" w:rsidRPr="000977FF" w:rsidRDefault="64662CD2" w:rsidP="000977FF">
      <w:pPr>
        <w:pStyle w:val="Heading3"/>
        <w:rPr>
          <w:b/>
          <w:color w:val="auto"/>
        </w:rPr>
      </w:pPr>
      <w:bookmarkStart w:id="254" w:name="_Toc229401372"/>
      <w:r w:rsidRPr="000977FF">
        <w:rPr>
          <w:b/>
          <w:color w:val="auto"/>
        </w:rPr>
        <w:t xml:space="preserve">4.4.4 </w:t>
      </w:r>
      <w:r w:rsidR="000D58B0" w:rsidRPr="000977FF">
        <w:rPr>
          <w:b/>
          <w:color w:val="auto"/>
        </w:rPr>
        <w:t>CLEWs</w:t>
      </w:r>
      <w:r w:rsidRPr="000977FF">
        <w:rPr>
          <w:b/>
          <w:color w:val="auto"/>
        </w:rPr>
        <w:t xml:space="preserve"> Results</w:t>
      </w:r>
      <w:bookmarkEnd w:id="254"/>
    </w:p>
    <w:p w14:paraId="5F48F352" w14:textId="572EA3CD" w:rsidR="6D84883E" w:rsidRDefault="69674BE9" w:rsidP="006E442E">
      <w:pPr>
        <w:spacing w:before="240" w:after="240" w:line="259" w:lineRule="auto"/>
        <w:jc w:val="both"/>
      </w:pPr>
      <w:r w:rsidRPr="28A157FE">
        <w:t xml:space="preserve">The </w:t>
      </w:r>
      <w:r w:rsidR="00AA42FB">
        <w:t>land</w:t>
      </w:r>
      <w:r w:rsidRPr="28A157FE">
        <w:t xml:space="preserve"> sector represents the single largest source of emissions in Uganda today, but also the country’s largest long-term mitigation opportunity. Under the Reference scenario, land-use emissions remain high throughout as population growth, agricultural expansion, charcoal demand, timber extraction, and wetland degradation continue to place</w:t>
      </w:r>
      <w:r w:rsidR="2B9BD592" w:rsidRPr="28A157FE">
        <w:t xml:space="preserve"> </w:t>
      </w:r>
      <w:r w:rsidRPr="28A157FE">
        <w:t xml:space="preserve">pressure on forests and natural ecosystems. Emissions increase from approximately 54.2 MtCO₂eq in 2021 to a peak of nearly 68 MtCO₂eq around 2029 before gradually declining to 60.4 MtCO₂eq by 2035 and continuing to fall thereafter as biomass demand </w:t>
      </w:r>
      <w:r w:rsidR="3CE5B6DA" w:rsidRPr="28A157FE">
        <w:t>starts to drop as the clean cooking transition builds momentum</w:t>
      </w:r>
      <w:r w:rsidRPr="28A157FE">
        <w:t>.</w:t>
      </w:r>
      <w:r w:rsidR="7F959586" w:rsidRPr="28A157FE">
        <w:t xml:space="preserve"> As biomass stocks are gradually deplete</w:t>
      </w:r>
      <w:r w:rsidR="00A17261">
        <w:t>d</w:t>
      </w:r>
      <w:r w:rsidR="7F959586" w:rsidRPr="28A157FE">
        <w:t xml:space="preserve"> the growing scarcity ends up being a driver for change in itself. </w:t>
      </w:r>
      <w:r w:rsidRPr="28A157FE">
        <w:t>Despite this eventual decline, the sector remains a major net emissions source reflecting the continued degradation of natural capital and the unsustainable balance between biomass supply and demand.</w:t>
      </w:r>
    </w:p>
    <w:p w14:paraId="605F132C" w14:textId="11B56CA9" w:rsidR="6D84883E" w:rsidRDefault="69674BE9" w:rsidP="4FFE33C2">
      <w:pPr>
        <w:jc w:val="both"/>
      </w:pPr>
      <w:r>
        <w:rPr>
          <w:noProof/>
        </w:rPr>
        <w:drawing>
          <wp:inline distT="0" distB="0" distL="0" distR="0" wp14:anchorId="0A888ED1" wp14:editId="20989D8D">
            <wp:extent cx="5600700" cy="3222185"/>
            <wp:effectExtent l="19050" t="19050" r="19050" b="16510"/>
            <wp:docPr id="119150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4">
                      <a:extLst>
                        <a:ext uri="{28A0092B-C50C-407E-A947-70E740481C1C}">
                          <a14:useLocalDpi xmlns:a14="http://schemas.microsoft.com/office/drawing/2010/main" val="0"/>
                        </a:ext>
                      </a:extLst>
                    </a:blip>
                    <a:srcRect l="6228" t="9530" r="-357" b="2599"/>
                    <a:stretch>
                      <a:fillRect/>
                    </a:stretch>
                  </pic:blipFill>
                  <pic:spPr bwMode="auto">
                    <a:xfrm>
                      <a:off x="0" y="0"/>
                      <a:ext cx="5603276" cy="322366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58100F" w14:textId="3D4784BE" w:rsidR="6D84883E" w:rsidRDefault="69674BE9" w:rsidP="28A157FE">
      <w:pPr>
        <w:pStyle w:val="Caption"/>
        <w:jc w:val="both"/>
      </w:pPr>
      <w:bookmarkStart w:id="255" w:name="_Toc229342665"/>
      <w:bookmarkStart w:id="256" w:name="_Toc229386412"/>
      <w:bookmarkStart w:id="257" w:name="_Toc229389015"/>
      <w:bookmarkStart w:id="258" w:name="_Toc229401436"/>
      <w:r w:rsidRPr="28A157FE">
        <w:rPr>
          <w:b/>
          <w:bCs/>
          <w:color w:val="auto"/>
        </w:rPr>
        <w:t xml:space="preserve">Figure </w:t>
      </w:r>
      <w:r w:rsidR="6D84883E" w:rsidRPr="28A157FE">
        <w:rPr>
          <w:b/>
          <w:bCs/>
          <w:color w:val="auto"/>
        </w:rPr>
        <w:fldChar w:fldCharType="begin"/>
      </w:r>
      <w:r w:rsidR="6D84883E" w:rsidRPr="28A157FE">
        <w:rPr>
          <w:b/>
          <w:bCs/>
          <w:color w:val="auto"/>
        </w:rPr>
        <w:instrText xml:space="preserve"> SEQ Figure \* ARABIC </w:instrText>
      </w:r>
      <w:r w:rsidR="6D84883E" w:rsidRPr="28A157FE">
        <w:rPr>
          <w:b/>
          <w:bCs/>
          <w:color w:val="auto"/>
        </w:rPr>
        <w:fldChar w:fldCharType="separate"/>
      </w:r>
      <w:r w:rsidR="00AE4FCF">
        <w:rPr>
          <w:b/>
          <w:bCs/>
          <w:noProof/>
          <w:color w:val="auto"/>
        </w:rPr>
        <w:t>47</w:t>
      </w:r>
      <w:r w:rsidR="6D84883E" w:rsidRPr="28A157FE">
        <w:rPr>
          <w:b/>
          <w:bCs/>
          <w:color w:val="auto"/>
        </w:rPr>
        <w:fldChar w:fldCharType="end"/>
      </w:r>
      <w:r w:rsidRPr="28A157FE">
        <w:rPr>
          <w:color w:val="auto"/>
        </w:rPr>
        <w:t>. LULUCF Emissions by Scenario, 2021–2050 (MtCO</w:t>
      </w:r>
      <w:r w:rsidRPr="28A157FE">
        <w:rPr>
          <w:rFonts w:ascii="Cambria Math" w:hAnsi="Cambria Math" w:cs="Cambria Math"/>
          <w:color w:val="auto"/>
        </w:rPr>
        <w:t>₂</w:t>
      </w:r>
      <w:r w:rsidRPr="28A157FE">
        <w:rPr>
          <w:color w:val="auto"/>
        </w:rPr>
        <w:t>eq)</w:t>
      </w:r>
      <w:bookmarkEnd w:id="255"/>
      <w:bookmarkEnd w:id="256"/>
      <w:bookmarkEnd w:id="257"/>
      <w:bookmarkEnd w:id="258"/>
      <w:r w:rsidRPr="28A157FE">
        <w:rPr>
          <w:sz w:val="22"/>
          <w:szCs w:val="22"/>
        </w:rPr>
        <w:t xml:space="preserve"> </w:t>
      </w:r>
    </w:p>
    <w:p w14:paraId="66318251" w14:textId="01EBD90D" w:rsidR="6D84883E" w:rsidRDefault="69674BE9" w:rsidP="28A157FE">
      <w:pPr>
        <w:spacing w:before="240" w:after="240"/>
        <w:jc w:val="both"/>
      </w:pPr>
      <w:r w:rsidRPr="28A157FE">
        <w:t>The mitigation pathways fundamentally alter this trajectory through a highly synergistic package of interventions that simultaneously increase the sustainable supply of renewable biomass while sharply reducing demand for wood harvested from natural forests. On the supply side, commercial timber plantations, community and commercial bioenergy woodlots, forest restoration programmes, and wetland rehabilitation expand the stock of managed and restored ecosystems while improving the sustainability of biomass production systems. On the demand side, improved charcoal kilns dramatically increase charcoal conversion efficiency, while clean cooking transitions in the buildings sector reduce overall demand for charcoal and fuelwood. Agricultural intensification measures also reduce cropland expansion pressures by increasing yields on existing agricultural land.</w:t>
      </w:r>
    </w:p>
    <w:p w14:paraId="57D2B828" w14:textId="0BFF447F" w:rsidR="6D84883E" w:rsidRDefault="69674BE9" w:rsidP="006E442E">
      <w:pPr>
        <w:spacing w:before="240" w:after="240"/>
        <w:jc w:val="both"/>
      </w:pPr>
      <w:r w:rsidRPr="28A157FE">
        <w:t>The interaction between these measures is critical. None of the interventions alone would be sufficient to reverse Uganda’s land-use emissions trajectory at national scale. However, together they produce a structural shift in the balance between biomass demand and ecosystem regeneration. Improved charcoal kilns reduce the amount of wood required per unit of charcoal produced, sustainable woodlots and plantations provide alternative biomass supply sources, and cleaner cooking technologies reduce overall consumption of charcoal and fuelwood. Simultaneously, higher agricultural productivity reduces pressure for continued cropland expansion into forests and wetlands. The result is a rapid reduction in deforestation and land degradation pressures across multiple sectors of the economy at the same time.</w:t>
      </w:r>
    </w:p>
    <w:p w14:paraId="5F89A356" w14:textId="598D4515" w:rsidR="6D84883E" w:rsidRDefault="00196F01" w:rsidP="00196F01">
      <w:pPr>
        <w:keepNext/>
        <w:spacing w:line="259" w:lineRule="auto"/>
        <w:ind w:left="630" w:hanging="630"/>
      </w:pPr>
      <w:r>
        <w:rPr>
          <w:noProof/>
        </w:rPr>
        <w:drawing>
          <wp:inline distT="0" distB="0" distL="0" distR="0" wp14:anchorId="543AAC23" wp14:editId="56FC8B66">
            <wp:extent cx="5750677" cy="2719442"/>
            <wp:effectExtent l="19050" t="19050" r="21590" b="24130"/>
            <wp:docPr id="729497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95956" cy="2740854"/>
                    </a:xfrm>
                    <a:prstGeom prst="rect">
                      <a:avLst/>
                    </a:prstGeom>
                    <a:noFill/>
                    <a:ln>
                      <a:solidFill>
                        <a:schemeClr val="tx1"/>
                      </a:solidFill>
                    </a:ln>
                  </pic:spPr>
                </pic:pic>
              </a:graphicData>
            </a:graphic>
          </wp:inline>
        </w:drawing>
      </w:r>
    </w:p>
    <w:p w14:paraId="5CDADB87" w14:textId="5681397E" w:rsidR="6D84883E" w:rsidRDefault="69674BE9" w:rsidP="00A420BF">
      <w:pPr>
        <w:pStyle w:val="Caption"/>
      </w:pPr>
      <w:bookmarkStart w:id="259" w:name="_Toc229342666"/>
      <w:bookmarkStart w:id="260" w:name="_Toc229386413"/>
      <w:bookmarkStart w:id="261" w:name="_Toc229389016"/>
      <w:bookmarkStart w:id="262" w:name="_Toc229401437"/>
      <w:r w:rsidRPr="00A420BF">
        <w:rPr>
          <w:b/>
          <w:i w:val="0"/>
          <w:color w:val="000000" w:themeColor="text1"/>
        </w:rPr>
        <w:t xml:space="preserve">Figure </w:t>
      </w:r>
      <w:r w:rsidR="6D84883E" w:rsidRPr="00A420BF">
        <w:rPr>
          <w:b/>
          <w:i w:val="0"/>
          <w:color w:val="000000" w:themeColor="text1"/>
        </w:rPr>
        <w:fldChar w:fldCharType="begin"/>
      </w:r>
      <w:r w:rsidR="6D84883E" w:rsidRPr="00A420BF">
        <w:rPr>
          <w:b/>
          <w:i w:val="0"/>
          <w:color w:val="000000" w:themeColor="text1"/>
        </w:rPr>
        <w:instrText xml:space="preserve"> SEQ Figure \* ARABIC </w:instrText>
      </w:r>
      <w:r w:rsidR="6D84883E" w:rsidRPr="00A420BF">
        <w:rPr>
          <w:b/>
          <w:i w:val="0"/>
          <w:color w:val="000000" w:themeColor="text1"/>
        </w:rPr>
        <w:fldChar w:fldCharType="separate"/>
      </w:r>
      <w:r w:rsidR="00AE4FCF">
        <w:rPr>
          <w:b/>
          <w:i w:val="0"/>
          <w:noProof/>
          <w:color w:val="000000" w:themeColor="text1"/>
        </w:rPr>
        <w:t>48</w:t>
      </w:r>
      <w:r w:rsidR="6D84883E" w:rsidRPr="00A420BF">
        <w:rPr>
          <w:b/>
          <w:i w:val="0"/>
          <w:color w:val="000000" w:themeColor="text1"/>
        </w:rPr>
        <w:fldChar w:fldCharType="end"/>
      </w:r>
      <w:r w:rsidRPr="00A420BF">
        <w:rPr>
          <w:b/>
          <w:i w:val="0"/>
          <w:color w:val="000000" w:themeColor="text1"/>
        </w:rPr>
        <w:t>.</w:t>
      </w:r>
      <w:r w:rsidRPr="00A420BF">
        <w:rPr>
          <w:i w:val="0"/>
          <w:color w:val="000000" w:themeColor="text1"/>
        </w:rPr>
        <w:t xml:space="preserve">  Land use allocation by category under the Reference, NDC 2.0, and NDC 3.0 scenarios (2021–2050) (million hectares)</w:t>
      </w:r>
      <w:bookmarkEnd w:id="259"/>
      <w:bookmarkEnd w:id="260"/>
      <w:bookmarkEnd w:id="261"/>
      <w:bookmarkEnd w:id="262"/>
    </w:p>
    <w:p w14:paraId="3A29E8EA" w14:textId="0AFD1D3D" w:rsidR="6D84883E" w:rsidRDefault="69674BE9" w:rsidP="00A420BF">
      <w:pPr>
        <w:spacing w:before="240" w:after="240"/>
        <w:jc w:val="both"/>
      </w:pPr>
      <w:r w:rsidRPr="28A157FE">
        <w:t>This combined effect produces an exceptionally large transformation in the national emissions profile. Under NDC 2.0, emissions decline rapidly after 2030, falling to 26.9 MtCO</w:t>
      </w:r>
      <w:r w:rsidRPr="28A157FE">
        <w:rPr>
          <w:rFonts w:ascii="Cambria Math" w:hAnsi="Cambria Math" w:cs="Cambria Math"/>
        </w:rPr>
        <w:t>₂</w:t>
      </w:r>
      <w:r w:rsidRPr="28A157FE">
        <w:t xml:space="preserve">eq by </w:t>
      </w:r>
      <w:r w:rsidR="006E442E" w:rsidRPr="28A157FE">
        <w:t>2035, less</w:t>
      </w:r>
      <w:r w:rsidRPr="28A157FE">
        <w:t xml:space="preserve"> than half the Reference level</w:t>
      </w:r>
      <w:r w:rsidR="385AD1BA" w:rsidRPr="28A157FE">
        <w:t xml:space="preserve">, </w:t>
      </w:r>
      <w:r w:rsidRPr="28A157FE">
        <w:t>before the sector transitions from a major net emissions source to a net carbon sink in the early 2040s. By 2050, the sector sequesters nearly 8 MtCO</w:t>
      </w:r>
      <w:r w:rsidRPr="28A157FE">
        <w:rPr>
          <w:rFonts w:ascii="Cambria Math" w:hAnsi="Cambria Math" w:cs="Cambria Math"/>
        </w:rPr>
        <w:t>₂</w:t>
      </w:r>
      <w:r w:rsidRPr="28A157FE">
        <w:t>eq annually. Forest area increases from approximately 2.63 million hectares in 2026 to 2.91 million hectares by 2035, while wetland restoration and protection substantially increase wetland coverage and ecosystem integrity. The NDC 3.0 pathway accelerates this transition further through earlier and more aggressive restoration measures and deeper reductions in biomass demand linked to faster clean cooking adoption. As a result, the sector becomes a net carbon sink approximately five years earlier than under NDC 2.0, reaching net sequestration by the late 2030s and stabilising near -7.9 MtCO</w:t>
      </w:r>
      <w:r w:rsidRPr="28A157FE">
        <w:rPr>
          <w:rFonts w:ascii="Cambria Math" w:hAnsi="Cambria Math" w:cs="Cambria Math"/>
        </w:rPr>
        <w:t>₂</w:t>
      </w:r>
      <w:r w:rsidRPr="28A157FE">
        <w:t>eq by 2050.</w:t>
      </w:r>
    </w:p>
    <w:p w14:paraId="02F98085" w14:textId="3D94F87C" w:rsidR="6D84883E" w:rsidRDefault="69674BE9" w:rsidP="006E442E">
      <w:pPr>
        <w:spacing w:before="240" w:after="240"/>
        <w:jc w:val="both"/>
      </w:pPr>
      <w:r w:rsidRPr="28A157FE">
        <w:t>The role of clean cooking is particularly important within this transition</w:t>
      </w:r>
      <w:r w:rsidR="3DF725B8" w:rsidRPr="28A157FE">
        <w:t xml:space="preserve">. </w:t>
      </w:r>
      <w:r w:rsidRPr="28A157FE">
        <w:t>In practice, household biomass demand is one of the principal drivers of forest degradation and charcoal production pressures in Uganda. The rapid expansion of electric cooking, LPG, and improved biomass technologies therefore generates very large indirect mitigation benefits in the land-use sector by reducing unsustainable wood harvesting. This highlights the strong interdependence between the energy and land-use systems: household energy transitions become one of the most important drivers of forest recovery and avoided land-use emissions.</w:t>
      </w:r>
    </w:p>
    <w:p w14:paraId="5EC812AE" w14:textId="27D80B77" w:rsidR="6D84883E" w:rsidRDefault="69674BE9" w:rsidP="28A157FE">
      <w:pPr>
        <w:keepNext/>
      </w:pPr>
      <w:r>
        <w:rPr>
          <w:noProof/>
        </w:rPr>
        <w:drawing>
          <wp:inline distT="0" distB="0" distL="0" distR="0" wp14:anchorId="369496E3" wp14:editId="76A48BD5">
            <wp:extent cx="5538698" cy="2927046"/>
            <wp:effectExtent l="9525" t="9525" r="9525" b="9525"/>
            <wp:docPr id="463527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6407" name="Picture 1672636407"/>
                    <pic:cNvPicPr/>
                  </pic:nvPicPr>
                  <pic:blipFill>
                    <a:blip r:embed="rId56">
                      <a:extLst>
                        <a:ext uri="{28A0092B-C50C-407E-A947-70E740481C1C}">
                          <a14:useLocalDpi xmlns:a14="http://schemas.microsoft.com/office/drawing/2010/main"/>
                        </a:ext>
                      </a:extLst>
                    </a:blip>
                    <a:srcRect l="4761" t="10094"/>
                    <a:stretch>
                      <a:fillRect/>
                    </a:stretch>
                  </pic:blipFill>
                  <pic:spPr>
                    <a:xfrm>
                      <a:off x="0" y="0"/>
                      <a:ext cx="5538698" cy="2927046"/>
                    </a:xfrm>
                    <a:prstGeom prst="rect">
                      <a:avLst/>
                    </a:prstGeom>
                    <a:ln w="9525">
                      <a:solidFill>
                        <a:schemeClr val="tx1"/>
                      </a:solidFill>
                      <a:prstDash val="solid"/>
                    </a:ln>
                  </pic:spPr>
                </pic:pic>
              </a:graphicData>
            </a:graphic>
          </wp:inline>
        </w:drawing>
      </w:r>
    </w:p>
    <w:p w14:paraId="08E96500" w14:textId="601C55E4" w:rsidR="00E943AD" w:rsidRPr="006E442E" w:rsidRDefault="69674BE9" w:rsidP="006E442E">
      <w:pPr>
        <w:pStyle w:val="Caption"/>
        <w:rPr>
          <w:color w:val="auto"/>
        </w:rPr>
      </w:pPr>
      <w:bookmarkStart w:id="263" w:name="_Toc229342667"/>
      <w:bookmarkStart w:id="264" w:name="_Toc229386414"/>
      <w:bookmarkStart w:id="265" w:name="_Toc229389017"/>
      <w:bookmarkStart w:id="266" w:name="_Toc229401438"/>
      <w:r w:rsidRPr="484F2131">
        <w:rPr>
          <w:b/>
          <w:color w:val="auto"/>
        </w:rPr>
        <w:t xml:space="preserve">Figure </w:t>
      </w:r>
      <w:r w:rsidR="6D84883E" w:rsidRPr="484F2131">
        <w:rPr>
          <w:b/>
          <w:color w:val="auto"/>
        </w:rPr>
        <w:fldChar w:fldCharType="begin"/>
      </w:r>
      <w:r w:rsidR="6D84883E" w:rsidRPr="006E442E">
        <w:rPr>
          <w:b/>
          <w:bCs/>
          <w:color w:val="auto"/>
        </w:rPr>
        <w:instrText xml:space="preserve"> SEQ Figure \* ARABIC </w:instrText>
      </w:r>
      <w:r w:rsidR="6D84883E" w:rsidRPr="484F2131">
        <w:rPr>
          <w:b/>
          <w:color w:val="auto"/>
        </w:rPr>
        <w:fldChar w:fldCharType="separate"/>
      </w:r>
      <w:r w:rsidR="00AE4FCF">
        <w:rPr>
          <w:b/>
          <w:bCs/>
          <w:noProof/>
          <w:color w:val="auto"/>
        </w:rPr>
        <w:t>49</w:t>
      </w:r>
      <w:r w:rsidR="6D84883E" w:rsidRPr="484F2131">
        <w:rPr>
          <w:b/>
          <w:color w:val="auto"/>
        </w:rPr>
        <w:fldChar w:fldCharType="end"/>
      </w:r>
      <w:r w:rsidRPr="484F2131">
        <w:rPr>
          <w:b/>
          <w:color w:val="auto"/>
        </w:rPr>
        <w:t>.</w:t>
      </w:r>
      <w:r w:rsidRPr="006E442E">
        <w:rPr>
          <w:color w:val="auto"/>
        </w:rPr>
        <w:t xml:space="preserve"> Total ecosystem services under the Reference, NDC2.0, and NDC3.0 scenarios (2021–2050)</w:t>
      </w:r>
      <w:bookmarkEnd w:id="263"/>
      <w:bookmarkEnd w:id="264"/>
      <w:bookmarkEnd w:id="265"/>
      <w:bookmarkEnd w:id="266"/>
    </w:p>
    <w:p w14:paraId="254F7BF0" w14:textId="1D5650E8" w:rsidR="32F8CB90" w:rsidRDefault="003618A9" w:rsidP="006E442E">
      <w:pPr>
        <w:jc w:val="both"/>
      </w:pPr>
      <w:r>
        <w:t>Beyond emissions reductions, the mitigation pathways generate ecosystem service benefits of an order of magnitude that vastly exceeds the direct implementation costs of restoration and protection measures. While many of the direct programme costs associated with reforestation, wetland rehabilitation, woodlot development, and ecosystem protection are relatively modest, generally on the order of tens to low hundreds of millions of dollars annually, the resulting ecosystem service benefits are measured in the billions of dollars per year. Under the mitigation scenarios, ecosystem service values rise to approximately $25.3 billion annually by 2050, substantially above the Reference trajectory. These benefits include improved water regulation, reduced soil erosion, biodiversity protection, enhanced climate resilience, flood mitigation and broader support for agricultural productivity and rural livelihoods</w:t>
      </w:r>
    </w:p>
    <w:p w14:paraId="60FD9746" w14:textId="07038A34" w:rsidR="32F8CB90" w:rsidRDefault="32F8CB90" w:rsidP="32F8CB90">
      <w:pPr>
        <w:jc w:val="both"/>
      </w:pPr>
    </w:p>
    <w:p w14:paraId="3F7BCA67" w14:textId="0F8DD9CC" w:rsidR="24DC029A" w:rsidRPr="002B386C" w:rsidRDefault="64662CD2" w:rsidP="002B386C">
      <w:pPr>
        <w:pStyle w:val="Heading3"/>
        <w:rPr>
          <w:b/>
          <w:sz w:val="26"/>
          <w:szCs w:val="26"/>
        </w:rPr>
      </w:pPr>
      <w:bookmarkStart w:id="267" w:name="_Toc229401373"/>
      <w:r w:rsidRPr="002B386C">
        <w:rPr>
          <w:b/>
          <w:color w:val="auto"/>
          <w:sz w:val="26"/>
          <w:szCs w:val="26"/>
        </w:rPr>
        <w:t>4.4</w:t>
      </w:r>
      <w:r w:rsidR="24DC029A" w:rsidRPr="002B386C">
        <w:rPr>
          <w:b/>
          <w:color w:val="auto"/>
          <w:sz w:val="26"/>
          <w:szCs w:val="26"/>
        </w:rPr>
        <w:t>.5 SISEPUEDE Results</w:t>
      </w:r>
      <w:bookmarkEnd w:id="267"/>
    </w:p>
    <w:p w14:paraId="56381AE9" w14:textId="744BF2DE" w:rsidR="32F8CB90" w:rsidRDefault="32F8CB90" w:rsidP="32F8CB90">
      <w:pPr>
        <w:rPr>
          <w:b/>
          <w:sz w:val="26"/>
          <w:szCs w:val="26"/>
        </w:rPr>
      </w:pPr>
    </w:p>
    <w:p w14:paraId="1C2946DB" w14:textId="17E38D8A" w:rsidR="32F8CB90" w:rsidRDefault="2033B015" w:rsidP="0054218D">
      <w:pPr>
        <w:jc w:val="both"/>
      </w:pPr>
      <w:r>
        <w:t>Land use and land use change are the largest single source of emissions in Uganda today, with deforestation and forest degradation accounting for approximately 48.5% of all positive emissions in 2025 (66.3 MtCO₂e out of total positive emissions of 136.6 MtCO₂e). These emissions are driven primarily by the historical reliance on fuelwood removals as the dominant source of household energy for cooking, much of which is still undertaken using inefficient stoves or open fires. Expansion of croplands and grazing land represents the second principal driver, compounded by the grazing-land degradation, water access constraints, and irrigation gaps identified by the Ministry of Agriculture, Animal Industry, and Fisheries in stakeholder consultations. These dynamics establish the baseline against which the NDC 2.0 and NDC 3.0 measures described in Section 4.4.3 operate.</w:t>
      </w:r>
    </w:p>
    <w:p w14:paraId="4621D7F5" w14:textId="77777777" w:rsidR="0054218D" w:rsidRDefault="0054218D" w:rsidP="0054218D">
      <w:pPr>
        <w:jc w:val="both"/>
      </w:pPr>
    </w:p>
    <w:p w14:paraId="6C08409A" w14:textId="32791511" w:rsidR="32F8CB90" w:rsidRDefault="2033B015" w:rsidP="0054218D">
      <w:pPr>
        <w:jc w:val="both"/>
      </w:pPr>
      <w:r>
        <w:t>The NDC 2.0 pathway addresses these drivers through a combination of energy- and land-side interventions. The clean cooking measures described in Section 4.1.3 electrify 50% of residential biomass cooking and 35% of commercial biomass cooking by 2035, while improvements to remaining cookstove and charcoal kiln efficiencies further reduce per-unit biomass demand. On the land side, the natural forest regeneration measure, the 364,000 ha of commercial timber plantations (20% of the REDD+ target) by 2035, and the productivity gains in crops and livestock from Section 4.3.3 collectively reduce pressure for forest conversion. In SISEPUEDE, NDC 2.0 is modeled as aligned with achieving REDD+ afforestation and forest restoration targets no later than 2050, delivering 1.080 million ha of new forest by 2040 and a total forested area of approximately 3.78 million ha. The NDC 3.0 pathway extends these measures with more aggressive electrification, allowing electricity to overtake biomass as the primary energy source in commercial and residential buildings by 2038, and doubles the forest restoration target to 2.16 million ha of new forest by 2050, reaching a total forested area of approximately 4.86 million ha. Most of this additional forested area is converted from croplands, a transition made feasible by the productivity gains in the crops subsector.</w:t>
      </w:r>
    </w:p>
    <w:p w14:paraId="5001EBF8" w14:textId="408C9FFC" w:rsidR="32F8CB90" w:rsidRDefault="32F8CB90" w:rsidP="0054218D">
      <w:pPr>
        <w:jc w:val="both"/>
      </w:pPr>
    </w:p>
    <w:p w14:paraId="28246552" w14:textId="36024C03" w:rsidR="32F8CB90" w:rsidRDefault="2033B015" w:rsidP="0054218D">
      <w:pPr>
        <w:jc w:val="both"/>
      </w:pPr>
      <w:r>
        <w:t>These energy- and land-side interventions reshape land allocation across the three pathways (</w:t>
      </w:r>
      <w:r w:rsidR="0054218D" w:rsidRPr="0054218D">
        <w:fldChar w:fldCharType="begin"/>
      </w:r>
      <w:r w:rsidR="0054218D" w:rsidRPr="0054218D">
        <w:instrText xml:space="preserve"> REF _Ref229394124 \h  \* MERGEFORMAT </w:instrText>
      </w:r>
      <w:r w:rsidR="0054218D" w:rsidRPr="0054218D">
        <w:fldChar w:fldCharType="separate"/>
      </w:r>
      <w:r w:rsidR="00A50253" w:rsidRPr="00A50253">
        <w:t xml:space="preserve">Figure </w:t>
      </w:r>
      <w:r w:rsidR="00A50253" w:rsidRPr="00A50253">
        <w:rPr>
          <w:noProof/>
        </w:rPr>
        <w:t>50</w:t>
      </w:r>
      <w:r w:rsidR="0054218D" w:rsidRPr="0054218D">
        <w:fldChar w:fldCharType="end"/>
      </w:r>
      <w:r w:rsidRPr="0054218D">
        <w:t>).</w:t>
      </w:r>
      <w:r>
        <w:t xml:space="preserve"> Under the Reference, cropland continues to expand at the expense of secondary forests, unmanaged grasslands, and pastures, reflecting the agricultural expansion assumptions from Section 4.4.2. Under NDC 2.0 and NDC 3.0, cropland area declines as productivity improvements reduce land requirements, freeing space for the expansion of secondary forests, restored wetlands, and shrublands. The NDC 3.0 pathway shows the most pronounced reallocation, with the largest reduction in cropland and the largest expansion of secondary forests by 2050.</w:t>
      </w:r>
    </w:p>
    <w:p w14:paraId="65156467" w14:textId="1DEC550A" w:rsidR="0CDB8F8A" w:rsidRDefault="0CDB8F8A" w:rsidP="0CDB8F8A"/>
    <w:p w14:paraId="5F4ED5D2" w14:textId="32311FDE" w:rsidR="006E442E" w:rsidRDefault="3C37B5B6" w:rsidP="006E442E">
      <w:pPr>
        <w:keepNext/>
        <w:jc w:val="both"/>
      </w:pPr>
      <w:r>
        <w:rPr>
          <w:noProof/>
        </w:rPr>
        <w:drawing>
          <wp:inline distT="0" distB="0" distL="0" distR="0" wp14:anchorId="71C6DE41" wp14:editId="7FA3C4B3">
            <wp:extent cx="5724525" cy="2400300"/>
            <wp:effectExtent l="19050" t="19050" r="28575" b="19050"/>
            <wp:docPr id="1707039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9350" name="Picture 1707039350"/>
                    <pic:cNvPicPr/>
                  </pic:nvPicPr>
                  <pic:blipFill>
                    <a:blip r:embed="rId57">
                      <a:extLst>
                        <a:ext uri="{28A0092B-C50C-407E-A947-70E740481C1C}">
                          <a14:useLocalDpi xmlns:a14="http://schemas.microsoft.com/office/drawing/2010/main"/>
                        </a:ext>
                      </a:extLst>
                    </a:blip>
                    <a:stretch>
                      <a:fillRect/>
                    </a:stretch>
                  </pic:blipFill>
                  <pic:spPr>
                    <a:xfrm>
                      <a:off x="0" y="0"/>
                      <a:ext cx="5724525" cy="2400300"/>
                    </a:xfrm>
                    <a:prstGeom prst="rect">
                      <a:avLst/>
                    </a:prstGeom>
                    <a:ln>
                      <a:solidFill>
                        <a:schemeClr val="tx1"/>
                      </a:solidFill>
                    </a:ln>
                  </pic:spPr>
                </pic:pic>
              </a:graphicData>
            </a:graphic>
          </wp:inline>
        </w:drawing>
      </w:r>
    </w:p>
    <w:p w14:paraId="221E1851" w14:textId="39BAE372" w:rsidR="2E8443BB" w:rsidRPr="0054218D" w:rsidRDefault="006E442E" w:rsidP="0054218D">
      <w:pPr>
        <w:pStyle w:val="Caption"/>
        <w:jc w:val="both"/>
        <w:rPr>
          <w:color w:val="000000" w:themeColor="text1"/>
        </w:rPr>
      </w:pPr>
      <w:bookmarkStart w:id="268" w:name="_Toc229389018"/>
      <w:bookmarkStart w:id="269" w:name="_Ref229394124"/>
      <w:bookmarkStart w:id="270" w:name="_Toc229401439"/>
      <w:r w:rsidRPr="484F2131">
        <w:rPr>
          <w:b/>
          <w:i w:val="0"/>
          <w:color w:val="auto"/>
        </w:rPr>
        <w:t xml:space="preserve">Figure </w:t>
      </w:r>
      <w:r w:rsidRPr="006E442E">
        <w:rPr>
          <w:b/>
          <w:bCs/>
          <w:i w:val="0"/>
          <w:iCs w:val="0"/>
          <w:color w:val="auto"/>
        </w:rPr>
        <w:fldChar w:fldCharType="begin"/>
      </w:r>
      <w:r w:rsidRPr="006E442E">
        <w:rPr>
          <w:b/>
          <w:bCs/>
          <w:i w:val="0"/>
          <w:iCs w:val="0"/>
          <w:color w:val="auto"/>
        </w:rPr>
        <w:instrText xml:space="preserve"> SEQ Figure \* ARABIC </w:instrText>
      </w:r>
      <w:r w:rsidRPr="006E442E">
        <w:rPr>
          <w:b/>
          <w:bCs/>
          <w:i w:val="0"/>
          <w:iCs w:val="0"/>
          <w:color w:val="auto"/>
        </w:rPr>
        <w:fldChar w:fldCharType="separate"/>
      </w:r>
      <w:r w:rsidR="00AE4FCF">
        <w:rPr>
          <w:b/>
          <w:bCs/>
          <w:i w:val="0"/>
          <w:iCs w:val="0"/>
          <w:noProof/>
          <w:color w:val="auto"/>
        </w:rPr>
        <w:t>50</w:t>
      </w:r>
      <w:r w:rsidRPr="006E442E">
        <w:rPr>
          <w:b/>
          <w:bCs/>
          <w:i w:val="0"/>
          <w:iCs w:val="0"/>
          <w:color w:val="auto"/>
        </w:rPr>
        <w:fldChar w:fldCharType="end"/>
      </w:r>
      <w:r w:rsidRPr="006E442E">
        <w:rPr>
          <w:color w:val="auto"/>
        </w:rPr>
        <w:t>. Land use areas by class in Reference (left), NDC 2.0 (center), and NDC 3.0 (right) in million ha.</w:t>
      </w:r>
      <w:bookmarkEnd w:id="268"/>
      <w:bookmarkEnd w:id="269"/>
      <w:bookmarkEnd w:id="270"/>
    </w:p>
    <w:p w14:paraId="1CA3440B" w14:textId="13813F66" w:rsidR="41F9BF2C" w:rsidRDefault="28D2B62F" w:rsidP="0054218D">
      <w:pPr>
        <w:jc w:val="both"/>
      </w:pPr>
      <w:r>
        <w:t>The land allocation shifts translate directly into the forest sequestration trajectories (</w:t>
      </w:r>
      <w:r w:rsidR="0054218D" w:rsidRPr="0054218D">
        <w:fldChar w:fldCharType="begin"/>
      </w:r>
      <w:r w:rsidR="0054218D" w:rsidRPr="0054218D">
        <w:instrText xml:space="preserve"> REF _Ref229394166 \h  \* MERGEFORMAT </w:instrText>
      </w:r>
      <w:r w:rsidR="0054218D" w:rsidRPr="0054218D">
        <w:fldChar w:fldCharType="separate"/>
      </w:r>
      <w:r w:rsidR="00A50253" w:rsidRPr="00A50253">
        <w:t xml:space="preserve">Figure </w:t>
      </w:r>
      <w:r w:rsidR="00A50253" w:rsidRPr="00A50253">
        <w:rPr>
          <w:noProof/>
        </w:rPr>
        <w:t>51</w:t>
      </w:r>
      <w:r w:rsidR="0054218D" w:rsidRPr="0054218D">
        <w:fldChar w:fldCharType="end"/>
      </w:r>
      <w:r w:rsidRPr="0054218D">
        <w:t>).</w:t>
      </w:r>
      <w:r>
        <w:t xml:space="preserve"> Under the Reference pathway, annual forest sequestration remains broadly stable at around 10.2 MtCO₂e per year throughout the modeling period, reaching 10.49 MtCO₂e in 2035 and 10.02 MtCO₂e in 2050. The NDC 2.0 measures deliver an additional 9.5 MtCO₂e of sequestration by 2035, reaching 19.84 MtCO₂e, and an additional 18.8 MtCO₂e by 2050, reaching 28.78 MtCO₂e. NDC 3.0 expands this further to 22.44 MtCO₂e by 2035 and 38.76 MtCO₂e by 2050, an increase of nearly 29 MtCO₂e over the Reference at mid-century and establishing the sequestration capacity required for a potential net-zero pathway by 2070.</w:t>
      </w:r>
    </w:p>
    <w:p w14:paraId="5C2A6239" w14:textId="06988C31" w:rsidR="006E442E" w:rsidRDefault="50FF635F" w:rsidP="006E442E">
      <w:pPr>
        <w:keepNext/>
      </w:pPr>
      <w:r>
        <w:rPr>
          <w:noProof/>
        </w:rPr>
        <w:drawing>
          <wp:inline distT="0" distB="0" distL="0" distR="0" wp14:anchorId="1D527431" wp14:editId="7298B796">
            <wp:extent cx="5724525" cy="1838325"/>
            <wp:effectExtent l="19050" t="19050" r="28575" b="28575"/>
            <wp:docPr id="1331569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9018" name="Picture 1331569018"/>
                    <pic:cNvPicPr/>
                  </pic:nvPicPr>
                  <pic:blipFill>
                    <a:blip r:embed="rId58">
                      <a:extLst>
                        <a:ext uri="{28A0092B-C50C-407E-A947-70E740481C1C}">
                          <a14:useLocalDpi xmlns:a14="http://schemas.microsoft.com/office/drawing/2010/main"/>
                        </a:ext>
                      </a:extLst>
                    </a:blip>
                    <a:stretch>
                      <a:fillRect/>
                    </a:stretch>
                  </pic:blipFill>
                  <pic:spPr>
                    <a:xfrm>
                      <a:off x="0" y="0"/>
                      <a:ext cx="5724525" cy="1838325"/>
                    </a:xfrm>
                    <a:prstGeom prst="rect">
                      <a:avLst/>
                    </a:prstGeom>
                    <a:ln>
                      <a:solidFill>
                        <a:schemeClr val="tx1"/>
                      </a:solidFill>
                    </a:ln>
                  </pic:spPr>
                </pic:pic>
              </a:graphicData>
            </a:graphic>
          </wp:inline>
        </w:drawing>
      </w:r>
    </w:p>
    <w:p w14:paraId="229A5DEA" w14:textId="2FD35BE7" w:rsidR="2E8443BB" w:rsidRPr="006E442E" w:rsidRDefault="006E442E" w:rsidP="006E442E">
      <w:pPr>
        <w:pStyle w:val="Caption"/>
        <w:rPr>
          <w:color w:val="auto"/>
        </w:rPr>
      </w:pPr>
      <w:bookmarkStart w:id="271" w:name="_Toc229389019"/>
      <w:bookmarkStart w:id="272" w:name="_Ref229394166"/>
      <w:bookmarkStart w:id="273" w:name="_Toc229401440"/>
      <w:r w:rsidRPr="006E442E">
        <w:rPr>
          <w:b/>
          <w:bCs/>
          <w:color w:val="auto"/>
        </w:rPr>
        <w:t xml:space="preserve">Figure </w:t>
      </w:r>
      <w:r w:rsidRPr="006E442E">
        <w:rPr>
          <w:b/>
          <w:bCs/>
          <w:color w:val="auto"/>
        </w:rPr>
        <w:fldChar w:fldCharType="begin"/>
      </w:r>
      <w:r w:rsidRPr="006E442E">
        <w:rPr>
          <w:b/>
          <w:bCs/>
          <w:color w:val="auto"/>
        </w:rPr>
        <w:instrText xml:space="preserve"> SEQ Figure \* ARABIC </w:instrText>
      </w:r>
      <w:r w:rsidRPr="006E442E">
        <w:rPr>
          <w:b/>
          <w:bCs/>
          <w:color w:val="auto"/>
        </w:rPr>
        <w:fldChar w:fldCharType="separate"/>
      </w:r>
      <w:r w:rsidR="00AE4FCF">
        <w:rPr>
          <w:b/>
          <w:bCs/>
          <w:noProof/>
          <w:color w:val="auto"/>
        </w:rPr>
        <w:t>51</w:t>
      </w:r>
      <w:r w:rsidRPr="006E442E">
        <w:rPr>
          <w:b/>
          <w:bCs/>
          <w:color w:val="auto"/>
        </w:rPr>
        <w:fldChar w:fldCharType="end"/>
      </w:r>
      <w:r w:rsidRPr="006E442E">
        <w:rPr>
          <w:b/>
          <w:bCs/>
          <w:color w:val="auto"/>
        </w:rPr>
        <w:t>.</w:t>
      </w:r>
      <w:r w:rsidRPr="006E442E">
        <w:rPr>
          <w:color w:val="auto"/>
        </w:rPr>
        <w:t xml:space="preserve"> Net emissions for Reference (gray), NDC 2.0 (yellow), and NDC 3.0 (green) due to annual sequestration capacity in forests (MtCO2e).</w:t>
      </w:r>
      <w:bookmarkEnd w:id="271"/>
      <w:bookmarkEnd w:id="272"/>
      <w:bookmarkEnd w:id="273"/>
    </w:p>
    <w:p w14:paraId="44A0C927" w14:textId="1475FCF7" w:rsidR="217F3AB9" w:rsidRDefault="7C8C5A9E" w:rsidP="0054218D">
      <w:pPr>
        <w:jc w:val="both"/>
        <w:rPr>
          <w:color w:val="000000" w:themeColor="text1"/>
        </w:rPr>
      </w:pPr>
      <w:r w:rsidRPr="7C8C5A9E">
        <w:rPr>
          <w:color w:val="000000" w:themeColor="text1"/>
        </w:rPr>
        <w:t xml:space="preserve">The combined effect of reduced removals and expanded sequestration is most clearly captured in the cumulative above-ground biomass carbon stock loss </w:t>
      </w:r>
      <w:r w:rsidRPr="0054218D">
        <w:rPr>
          <w:color w:val="000000" w:themeColor="text1"/>
        </w:rPr>
        <w:t>(</w:t>
      </w:r>
      <w:r w:rsidR="0054218D" w:rsidRPr="0054218D">
        <w:rPr>
          <w:color w:val="000000" w:themeColor="text1"/>
        </w:rPr>
        <w:fldChar w:fldCharType="begin"/>
      </w:r>
      <w:r w:rsidR="0054218D" w:rsidRPr="0054218D">
        <w:rPr>
          <w:color w:val="000000" w:themeColor="text1"/>
        </w:rPr>
        <w:instrText xml:space="preserve"> REF _Ref229394174 \h  \* MERGEFORMAT </w:instrText>
      </w:r>
      <w:r w:rsidR="0054218D" w:rsidRPr="0054218D">
        <w:rPr>
          <w:color w:val="000000" w:themeColor="text1"/>
        </w:rPr>
      </w:r>
      <w:r w:rsidR="0054218D" w:rsidRPr="0054218D">
        <w:rPr>
          <w:color w:val="000000" w:themeColor="text1"/>
        </w:rPr>
        <w:fldChar w:fldCharType="separate"/>
      </w:r>
      <w:r w:rsidR="00A50253" w:rsidRPr="00A50253">
        <w:t xml:space="preserve">Figure </w:t>
      </w:r>
      <w:r w:rsidR="00A50253" w:rsidRPr="00A50253">
        <w:rPr>
          <w:noProof/>
        </w:rPr>
        <w:t>52</w:t>
      </w:r>
      <w:r w:rsidR="0054218D" w:rsidRPr="0054218D">
        <w:rPr>
          <w:color w:val="000000" w:themeColor="text1"/>
        </w:rPr>
        <w:fldChar w:fldCharType="end"/>
      </w:r>
      <w:r w:rsidRPr="0054218D">
        <w:rPr>
          <w:color w:val="000000" w:themeColor="text1"/>
        </w:rPr>
        <w:t>).</w:t>
      </w:r>
      <w:r w:rsidRPr="7C8C5A9E">
        <w:rPr>
          <w:color w:val="000000" w:themeColor="text1"/>
        </w:rPr>
        <w:t xml:space="preserve"> Under the Reference pathway, aggregate carbon loss from 2025 to 2050 reaches approximately 178 Mt C, roughly half of Uganda's above-ground biomass carbon stock. The NDC 2.0 pathway peaks at a substantially lower cumulative loss and gradually reverses through the second half of the modeling horizon as sequestration outpaces removals. The NDC 3.0 pathway improves further, peaking at 75.6 Mt cumulative loss in 2034 before declining to near zero by 2050. Both NDC pathways therefore preserve more than 100 Mt of biomass carbon stock between 2025 and 2050 relative to the Reference, leveraging energy-system transitions to cut removal rates while simultaneously building new sequestration capacity through plantation and restoration.</w:t>
      </w:r>
    </w:p>
    <w:p w14:paraId="16AA050B" w14:textId="751E5324" w:rsidR="32F8CB90" w:rsidRDefault="32F8CB90" w:rsidP="32F8CB90">
      <w:pPr>
        <w:jc w:val="both"/>
        <w:rPr>
          <w:color w:val="000000" w:themeColor="text1"/>
        </w:rPr>
      </w:pPr>
    </w:p>
    <w:p w14:paraId="0788B7AF" w14:textId="1CC1AE6F" w:rsidR="006E442E" w:rsidRDefault="3E89B69C" w:rsidP="006E442E">
      <w:pPr>
        <w:keepNext/>
        <w:jc w:val="both"/>
      </w:pPr>
      <w:r>
        <w:rPr>
          <w:noProof/>
        </w:rPr>
        <w:drawing>
          <wp:inline distT="0" distB="0" distL="0" distR="0" wp14:anchorId="713E6405" wp14:editId="75AED93C">
            <wp:extent cx="5724525" cy="2219325"/>
            <wp:effectExtent l="19050" t="19050" r="28575" b="28575"/>
            <wp:docPr id="467083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092" name="Picture 554637092"/>
                    <pic:cNvPicPr/>
                  </pic:nvPicPr>
                  <pic:blipFill>
                    <a:blip r:embed="rId59">
                      <a:extLst>
                        <a:ext uri="{28A0092B-C50C-407E-A947-70E740481C1C}">
                          <a14:useLocalDpi xmlns:a14="http://schemas.microsoft.com/office/drawing/2010/main"/>
                        </a:ext>
                      </a:extLst>
                    </a:blip>
                    <a:stretch>
                      <a:fillRect/>
                    </a:stretch>
                  </pic:blipFill>
                  <pic:spPr>
                    <a:xfrm>
                      <a:off x="0" y="0"/>
                      <a:ext cx="5724525" cy="2219325"/>
                    </a:xfrm>
                    <a:prstGeom prst="rect">
                      <a:avLst/>
                    </a:prstGeom>
                    <a:ln>
                      <a:solidFill>
                        <a:schemeClr val="tx1"/>
                      </a:solidFill>
                    </a:ln>
                  </pic:spPr>
                </pic:pic>
              </a:graphicData>
            </a:graphic>
          </wp:inline>
        </w:drawing>
      </w:r>
    </w:p>
    <w:p w14:paraId="08A7296F" w14:textId="29F4D510" w:rsidR="3E89B69C" w:rsidRPr="006E442E" w:rsidRDefault="006E442E" w:rsidP="006E442E">
      <w:pPr>
        <w:pStyle w:val="Caption"/>
        <w:jc w:val="both"/>
        <w:rPr>
          <w:color w:val="auto"/>
        </w:rPr>
      </w:pPr>
      <w:bookmarkStart w:id="274" w:name="_Toc229389020"/>
      <w:bookmarkStart w:id="275" w:name="_Ref229394174"/>
      <w:bookmarkStart w:id="276" w:name="_Toc229401441"/>
      <w:r w:rsidRPr="18BCD528">
        <w:rPr>
          <w:b/>
          <w:color w:val="auto"/>
        </w:rPr>
        <w:t xml:space="preserve">Figure </w:t>
      </w:r>
      <w:r w:rsidRPr="006E442E">
        <w:rPr>
          <w:b/>
          <w:bCs/>
          <w:color w:val="auto"/>
        </w:rPr>
        <w:fldChar w:fldCharType="begin"/>
      </w:r>
      <w:r w:rsidRPr="006E442E">
        <w:rPr>
          <w:b/>
          <w:bCs/>
          <w:color w:val="auto"/>
        </w:rPr>
        <w:instrText xml:space="preserve"> SEQ Figure \* ARABIC </w:instrText>
      </w:r>
      <w:r w:rsidRPr="006E442E">
        <w:rPr>
          <w:b/>
          <w:bCs/>
          <w:color w:val="auto"/>
        </w:rPr>
        <w:fldChar w:fldCharType="separate"/>
      </w:r>
      <w:r w:rsidR="00AE4FCF">
        <w:rPr>
          <w:b/>
          <w:bCs/>
          <w:noProof/>
          <w:color w:val="auto"/>
        </w:rPr>
        <w:t>52</w:t>
      </w:r>
      <w:r w:rsidRPr="006E442E">
        <w:rPr>
          <w:b/>
          <w:bCs/>
          <w:color w:val="auto"/>
        </w:rPr>
        <w:fldChar w:fldCharType="end"/>
      </w:r>
      <w:r w:rsidRPr="006E442E">
        <w:rPr>
          <w:b/>
          <w:bCs/>
          <w:color w:val="auto"/>
        </w:rPr>
        <w:t>.</w:t>
      </w:r>
      <w:r w:rsidRPr="006E442E">
        <w:rPr>
          <w:color w:val="auto"/>
        </w:rPr>
        <w:t xml:space="preserve"> Total above-ground biomass C stock loss estimated for Reference (grey), NDC 2.0 (yellow), and NDC 3.0 (green) in Mt.</w:t>
      </w:r>
      <w:bookmarkEnd w:id="274"/>
      <w:bookmarkEnd w:id="275"/>
      <w:bookmarkEnd w:id="276"/>
    </w:p>
    <w:p w14:paraId="6FA4C6C0" w14:textId="0E361C6B" w:rsidR="32F8CB90" w:rsidRDefault="4AF9FCAD" w:rsidP="32F8CB90">
      <w:pPr>
        <w:jc w:val="both"/>
        <w:rPr>
          <w:color w:val="000000" w:themeColor="text1"/>
        </w:rPr>
      </w:pPr>
      <w:r w:rsidRPr="4AF9FCAD">
        <w:rPr>
          <w:color w:val="000000" w:themeColor="text1"/>
        </w:rPr>
        <w:t xml:space="preserve">Fuelwood removals are the principal driver of these biomass losses </w:t>
      </w:r>
      <w:r w:rsidRPr="0054218D">
        <w:rPr>
          <w:color w:val="000000" w:themeColor="text1"/>
        </w:rPr>
        <w:t>(</w:t>
      </w:r>
      <w:r w:rsidR="0054218D" w:rsidRPr="0054218D">
        <w:rPr>
          <w:color w:val="000000" w:themeColor="text1"/>
        </w:rPr>
        <w:fldChar w:fldCharType="begin"/>
      </w:r>
      <w:r w:rsidR="0054218D" w:rsidRPr="0054218D">
        <w:rPr>
          <w:color w:val="000000" w:themeColor="text1"/>
        </w:rPr>
        <w:instrText xml:space="preserve"> REF _Ref229394180 \h  \* MERGEFORMAT </w:instrText>
      </w:r>
      <w:r w:rsidR="0054218D" w:rsidRPr="0054218D">
        <w:rPr>
          <w:color w:val="000000" w:themeColor="text1"/>
        </w:rPr>
      </w:r>
      <w:r w:rsidR="0054218D" w:rsidRPr="0054218D">
        <w:rPr>
          <w:color w:val="000000" w:themeColor="text1"/>
        </w:rPr>
        <w:fldChar w:fldCharType="separate"/>
      </w:r>
      <w:r w:rsidR="00A50253" w:rsidRPr="00A50253">
        <w:t xml:space="preserve">Figure </w:t>
      </w:r>
      <w:r w:rsidR="00A50253" w:rsidRPr="00A50253">
        <w:rPr>
          <w:noProof/>
        </w:rPr>
        <w:t>53</w:t>
      </w:r>
      <w:r w:rsidR="0054218D" w:rsidRPr="0054218D">
        <w:rPr>
          <w:color w:val="000000" w:themeColor="text1"/>
        </w:rPr>
        <w:fldChar w:fldCharType="end"/>
      </w:r>
      <w:r w:rsidRPr="0054218D">
        <w:rPr>
          <w:color w:val="000000" w:themeColor="text1"/>
        </w:rPr>
        <w:t>).</w:t>
      </w:r>
      <w:r w:rsidRPr="4AF9FCAD">
        <w:rPr>
          <w:color w:val="000000" w:themeColor="text1"/>
        </w:rPr>
        <w:t xml:space="preserve"> Under the Reference pathway, emissions from removals grow from 66.25 MtCO₂e in 2025 to a peak of 69.4 MtCO₂e in 2029 before declining to 56.91 MtCO₂e in 2035 and 13.67 MtCO₂e in 2050. This decline reflects the clean cooking transitions embedded in NDP IV, Vision 2040, and the 2023 Least Cost Generation Transmission Plan even in the absence of additional NDC measures. Under NDC 2.0, accelerated electrification and improved cookstove efficiency reduce emissions from removals to 37.85 MtCO₂e by 2035 and 6.69 MtCO₂e by 2050. NDC 3.0 delivers a near-complete shift away from fuelwood by mid-century, with emissions declining from a 2026 peak of 67.28 MtCO₂e to 32.51 MtCO₂e by 2035 and 1.96 MtCO₂e by 2050.</w:t>
      </w:r>
    </w:p>
    <w:p w14:paraId="636D4F4F" w14:textId="3767A619" w:rsidR="7C8C5A9E" w:rsidRDefault="7C8C5A9E" w:rsidP="7C8C5A9E">
      <w:pPr>
        <w:jc w:val="both"/>
        <w:rPr>
          <w:color w:val="000000" w:themeColor="text1"/>
        </w:rPr>
      </w:pPr>
    </w:p>
    <w:p w14:paraId="34C18F28" w14:textId="6FF349FA" w:rsidR="00DF6976" w:rsidRDefault="79F95F5E" w:rsidP="00DF6976">
      <w:pPr>
        <w:keepNext/>
        <w:jc w:val="both"/>
      </w:pPr>
      <w:r>
        <w:rPr>
          <w:noProof/>
        </w:rPr>
        <w:drawing>
          <wp:inline distT="0" distB="0" distL="0" distR="0" wp14:anchorId="5DB946D1" wp14:editId="4EC5846E">
            <wp:extent cx="5724525" cy="1857375"/>
            <wp:effectExtent l="19050" t="19050" r="28575" b="28575"/>
            <wp:docPr id="2132193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078" name="Picture 2132193078"/>
                    <pic:cNvPicPr/>
                  </pic:nvPicPr>
                  <pic:blipFill>
                    <a:blip r:embed="rId60">
                      <a:extLst>
                        <a:ext uri="{28A0092B-C50C-407E-A947-70E740481C1C}">
                          <a14:useLocalDpi xmlns:a14="http://schemas.microsoft.com/office/drawing/2010/main"/>
                        </a:ext>
                      </a:extLst>
                    </a:blip>
                    <a:stretch>
                      <a:fillRect/>
                    </a:stretch>
                  </pic:blipFill>
                  <pic:spPr>
                    <a:xfrm>
                      <a:off x="0" y="0"/>
                      <a:ext cx="5724525" cy="1857375"/>
                    </a:xfrm>
                    <a:prstGeom prst="rect">
                      <a:avLst/>
                    </a:prstGeom>
                    <a:ln>
                      <a:solidFill>
                        <a:schemeClr val="tx1"/>
                      </a:solidFill>
                    </a:ln>
                  </pic:spPr>
                </pic:pic>
              </a:graphicData>
            </a:graphic>
          </wp:inline>
        </w:drawing>
      </w:r>
    </w:p>
    <w:p w14:paraId="2B03D590" w14:textId="7EA938CB" w:rsidR="79F95F5E" w:rsidRPr="00DF6976" w:rsidRDefault="00DF6976" w:rsidP="00DF6976">
      <w:pPr>
        <w:pStyle w:val="Caption"/>
        <w:jc w:val="both"/>
        <w:rPr>
          <w:color w:val="auto"/>
        </w:rPr>
      </w:pPr>
      <w:bookmarkStart w:id="277" w:name="_Toc229389021"/>
      <w:bookmarkStart w:id="278" w:name="_Ref229394180"/>
      <w:bookmarkStart w:id="279" w:name="_Toc229401442"/>
      <w:r w:rsidRPr="00DF6976">
        <w:rPr>
          <w:b/>
          <w:color w:val="auto"/>
        </w:rPr>
        <w:t xml:space="preserve">Figure </w:t>
      </w:r>
      <w:r w:rsidRPr="00DF6976">
        <w:rPr>
          <w:b/>
          <w:bCs/>
          <w:color w:val="auto"/>
        </w:rPr>
        <w:fldChar w:fldCharType="begin"/>
      </w:r>
      <w:r w:rsidRPr="00DF6976">
        <w:rPr>
          <w:b/>
          <w:bCs/>
          <w:color w:val="auto"/>
        </w:rPr>
        <w:instrText xml:space="preserve"> SEQ Figure \* ARABIC </w:instrText>
      </w:r>
      <w:r w:rsidRPr="00DF6976">
        <w:rPr>
          <w:b/>
          <w:bCs/>
          <w:color w:val="auto"/>
        </w:rPr>
        <w:fldChar w:fldCharType="separate"/>
      </w:r>
      <w:r w:rsidR="00AE4FCF">
        <w:rPr>
          <w:b/>
          <w:bCs/>
          <w:noProof/>
          <w:color w:val="auto"/>
        </w:rPr>
        <w:t>53</w:t>
      </w:r>
      <w:r w:rsidRPr="00DF6976">
        <w:rPr>
          <w:b/>
          <w:bCs/>
          <w:color w:val="auto"/>
        </w:rPr>
        <w:fldChar w:fldCharType="end"/>
      </w:r>
      <w:r w:rsidRPr="00DF6976">
        <w:rPr>
          <w:b/>
          <w:bCs/>
          <w:color w:val="auto"/>
        </w:rPr>
        <w:t>.</w:t>
      </w:r>
      <w:r w:rsidRPr="00DF6976">
        <w:rPr>
          <w:color w:val="auto"/>
        </w:rPr>
        <w:t xml:space="preserve"> Emissions for Reference (gray), NDC 2.0 (yellow), and NDC 3.0 (green) due to removals for fuelwood and harvested wood products (MtCO2e).</w:t>
      </w:r>
      <w:bookmarkEnd w:id="277"/>
      <w:bookmarkEnd w:id="278"/>
      <w:bookmarkEnd w:id="279"/>
    </w:p>
    <w:p w14:paraId="3B05E8FC" w14:textId="04F2E75E" w:rsidR="294ACB2E" w:rsidRDefault="5945E6D8" w:rsidP="294ACB2E">
      <w:pPr>
        <w:jc w:val="both"/>
        <w:rPr>
          <w:color w:val="000000" w:themeColor="text1"/>
        </w:rPr>
      </w:pPr>
      <w:r w:rsidRPr="5945E6D8">
        <w:rPr>
          <w:color w:val="000000" w:themeColor="text1"/>
        </w:rPr>
        <w:t xml:space="preserve">Emissions from deforestation for land use conversion follow a related but distinct dynamic </w:t>
      </w:r>
      <w:r w:rsidRPr="0054218D">
        <w:rPr>
          <w:color w:val="000000" w:themeColor="text1"/>
        </w:rPr>
        <w:t>(</w:t>
      </w:r>
      <w:r w:rsidR="0054218D" w:rsidRPr="0054218D">
        <w:rPr>
          <w:color w:val="000000" w:themeColor="text1"/>
        </w:rPr>
        <w:fldChar w:fldCharType="begin"/>
      </w:r>
      <w:r w:rsidR="0054218D" w:rsidRPr="0054218D">
        <w:rPr>
          <w:color w:val="000000" w:themeColor="text1"/>
        </w:rPr>
        <w:instrText xml:space="preserve"> REF _Ref229394189 \h  \* MERGEFORMAT </w:instrText>
      </w:r>
      <w:r w:rsidR="0054218D" w:rsidRPr="0054218D">
        <w:rPr>
          <w:color w:val="000000" w:themeColor="text1"/>
        </w:rPr>
      </w:r>
      <w:r w:rsidR="0054218D" w:rsidRPr="0054218D">
        <w:rPr>
          <w:color w:val="000000" w:themeColor="text1"/>
        </w:rPr>
        <w:fldChar w:fldCharType="separate"/>
      </w:r>
      <w:r w:rsidR="00A50253" w:rsidRPr="00A50253">
        <w:t xml:space="preserve">Figure </w:t>
      </w:r>
      <w:r w:rsidR="00A50253" w:rsidRPr="00A50253">
        <w:rPr>
          <w:noProof/>
        </w:rPr>
        <w:t>54</w:t>
      </w:r>
      <w:r w:rsidR="0054218D" w:rsidRPr="0054218D">
        <w:rPr>
          <w:color w:val="000000" w:themeColor="text1"/>
        </w:rPr>
        <w:fldChar w:fldCharType="end"/>
      </w:r>
      <w:r w:rsidRPr="0054218D">
        <w:rPr>
          <w:color w:val="000000" w:themeColor="text1"/>
        </w:rPr>
        <w:t>).</w:t>
      </w:r>
      <w:r w:rsidRPr="5945E6D8">
        <w:rPr>
          <w:color w:val="000000" w:themeColor="text1"/>
        </w:rPr>
        <w:t xml:space="preserve"> Historically, between 86% and 89% of forest removals were used for fuelwood between 2015 and 2019, which partially masked the impact of land conversion on emissions accounting. As fuelwood demand falls across the energy system, this fraction declines to 32% by 2050 in the SISEPUEDE baseline, increasing the apparent emissions per unit of forestland converted. Under the Reference pathway, deforestation emissions rise progressively through the second half of the modeling horizon as cropland and pasture expansion continues. Under NDC 2.0 and NDC 3.0, the combination of agricultural productivity gains, livestock intensification, and forest restoration eliminates deforestation by approximately 2046 under NDC 2.0 and by approximately 2042 under NDC 3.0, with annual emissions reduced by approximately 4 MtCO₂e relative to the Reference at mid-century.</w:t>
      </w:r>
    </w:p>
    <w:p w14:paraId="50B61002" w14:textId="1B23070C" w:rsidR="32F8CB90" w:rsidRDefault="32F8CB90" w:rsidP="32F8CB90">
      <w:pPr>
        <w:jc w:val="both"/>
      </w:pPr>
    </w:p>
    <w:p w14:paraId="542D7CCA" w14:textId="350F43C7" w:rsidR="00DF6976" w:rsidRDefault="1388E2EC" w:rsidP="00DF6976">
      <w:pPr>
        <w:keepNext/>
        <w:jc w:val="both"/>
      </w:pPr>
      <w:r>
        <w:rPr>
          <w:noProof/>
        </w:rPr>
        <w:drawing>
          <wp:inline distT="0" distB="0" distL="0" distR="0" wp14:anchorId="674E47EA" wp14:editId="17497DB6">
            <wp:extent cx="5724525" cy="1857375"/>
            <wp:effectExtent l="19050" t="19050" r="28575" b="28575"/>
            <wp:docPr id="1171538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8845" name="Picture 1171538845"/>
                    <pic:cNvPicPr/>
                  </pic:nvPicPr>
                  <pic:blipFill>
                    <a:blip r:embed="rId61">
                      <a:extLst>
                        <a:ext uri="{28A0092B-C50C-407E-A947-70E740481C1C}">
                          <a14:useLocalDpi xmlns:a14="http://schemas.microsoft.com/office/drawing/2010/main"/>
                        </a:ext>
                      </a:extLst>
                    </a:blip>
                    <a:stretch>
                      <a:fillRect/>
                    </a:stretch>
                  </pic:blipFill>
                  <pic:spPr>
                    <a:xfrm>
                      <a:off x="0" y="0"/>
                      <a:ext cx="5724525" cy="1857375"/>
                    </a:xfrm>
                    <a:prstGeom prst="rect">
                      <a:avLst/>
                    </a:prstGeom>
                    <a:ln>
                      <a:solidFill>
                        <a:schemeClr val="tx1"/>
                      </a:solidFill>
                    </a:ln>
                  </pic:spPr>
                </pic:pic>
              </a:graphicData>
            </a:graphic>
          </wp:inline>
        </w:drawing>
      </w:r>
    </w:p>
    <w:p w14:paraId="62956733" w14:textId="5700A87E" w:rsidR="00DF6976" w:rsidRPr="00DF6976" w:rsidRDefault="00DF6976" w:rsidP="00DF6976">
      <w:pPr>
        <w:pStyle w:val="Caption"/>
        <w:jc w:val="both"/>
        <w:rPr>
          <w:color w:val="auto"/>
        </w:rPr>
      </w:pPr>
      <w:bookmarkStart w:id="280" w:name="_Toc229389022"/>
      <w:bookmarkStart w:id="281" w:name="_Ref229394189"/>
      <w:bookmarkStart w:id="282" w:name="_Toc229401443"/>
      <w:r w:rsidRPr="18BCD528">
        <w:rPr>
          <w:b/>
          <w:color w:val="auto"/>
        </w:rPr>
        <w:t xml:space="preserve">Figure </w:t>
      </w:r>
      <w:r w:rsidRPr="00DF6976">
        <w:rPr>
          <w:b/>
          <w:bCs/>
          <w:color w:val="auto"/>
        </w:rPr>
        <w:fldChar w:fldCharType="begin"/>
      </w:r>
      <w:r w:rsidRPr="00DF6976">
        <w:rPr>
          <w:b/>
          <w:bCs/>
          <w:color w:val="auto"/>
        </w:rPr>
        <w:instrText xml:space="preserve"> SEQ Figure \* ARABIC </w:instrText>
      </w:r>
      <w:r w:rsidRPr="00DF6976">
        <w:rPr>
          <w:b/>
          <w:bCs/>
          <w:color w:val="auto"/>
        </w:rPr>
        <w:fldChar w:fldCharType="separate"/>
      </w:r>
      <w:r w:rsidR="00AE4FCF">
        <w:rPr>
          <w:b/>
          <w:bCs/>
          <w:noProof/>
          <w:color w:val="auto"/>
        </w:rPr>
        <w:t>54</w:t>
      </w:r>
      <w:r w:rsidRPr="00DF6976">
        <w:rPr>
          <w:b/>
          <w:bCs/>
          <w:color w:val="auto"/>
        </w:rPr>
        <w:fldChar w:fldCharType="end"/>
      </w:r>
      <w:r w:rsidRPr="00DF6976">
        <w:rPr>
          <w:b/>
          <w:bCs/>
          <w:color w:val="auto"/>
        </w:rPr>
        <w:t>.</w:t>
      </w:r>
      <w:r w:rsidRPr="00DF6976">
        <w:rPr>
          <w:color w:val="auto"/>
        </w:rPr>
        <w:t xml:space="preserve"> Emissions for Reference (gray), NDC 2.0 (yellow), and NDC 3.0 (green) due to deforestation for land use conversion (MtCO2e).</w:t>
      </w:r>
      <w:bookmarkEnd w:id="280"/>
      <w:bookmarkEnd w:id="281"/>
      <w:bookmarkEnd w:id="282"/>
    </w:p>
    <w:p w14:paraId="3726D558" w14:textId="21B629A2" w:rsidR="32F8CB90" w:rsidRDefault="3EAE7138" w:rsidP="29BC33C6">
      <w:pPr>
        <w:spacing w:line="259" w:lineRule="auto"/>
        <w:jc w:val="both"/>
      </w:pPr>
      <w:r>
        <w:t xml:space="preserve">Wetland and peatland restoration represents a complementary policy priority that operates alongside the forest measures </w:t>
      </w:r>
      <w:r w:rsidRPr="0054218D">
        <w:t>(</w:t>
      </w:r>
      <w:r w:rsidRPr="00A50253">
        <w:fldChar w:fldCharType="begin"/>
      </w:r>
      <w:r w:rsidRPr="00A50253">
        <w:instrText xml:space="preserve"> REF _Ref229394196 \h </w:instrText>
      </w:r>
      <w:r w:rsidR="00A50253" w:rsidRPr="00A50253">
        <w:instrText xml:space="preserve"> \* MERGEFORMAT </w:instrText>
      </w:r>
      <w:r w:rsidRPr="00A50253">
        <w:fldChar w:fldCharType="separate"/>
      </w:r>
      <w:r w:rsidR="00A50253" w:rsidRPr="00A50253">
        <w:t xml:space="preserve">Figure </w:t>
      </w:r>
      <w:r w:rsidR="00A50253" w:rsidRPr="00A50253">
        <w:rPr>
          <w:noProof/>
        </w:rPr>
        <w:t>55</w:t>
      </w:r>
      <w:r w:rsidRPr="00A50253">
        <w:fldChar w:fldCharType="end"/>
      </w:r>
      <w:r w:rsidR="4E256E61" w:rsidRPr="00A50253">
        <w:t>).</w:t>
      </w:r>
      <w:r w:rsidRPr="0054218D">
        <w:t xml:space="preserve"> </w:t>
      </w:r>
      <w:r w:rsidR="29BC33C6">
        <w:t>The NDC 2.0</w:t>
      </w:r>
      <w:r>
        <w:t xml:space="preserve"> pathway achieves the target permanent wetland area of approximately 1.</w:t>
      </w:r>
      <w:r w:rsidR="29BC33C6">
        <w:t>64</w:t>
      </w:r>
      <w:r>
        <w:t xml:space="preserve"> million ha</w:t>
      </w:r>
      <w:r w:rsidR="29BC33C6">
        <w:t xml:space="preserve"> (around 6.8% of total area),</w:t>
      </w:r>
      <w:r>
        <w:t xml:space="preserve"> with total wetland and peatland area, including seasonal wetlands, reaching approximately 3 million ha by 2035 under NDC 2.0 and NDC 3.0. </w:t>
      </w:r>
      <w:r w:rsidR="29BC33C6">
        <w:t xml:space="preserve">The NDC 3.0, on the other hand, in creases the target permanent wetland </w:t>
      </w:r>
      <w:r w:rsidR="60A3B34E">
        <w:t>area to 7.8% of the area of Uganda, or about 1.88 million ha. The</w:t>
      </w:r>
      <w:r>
        <w:t xml:space="preserve"> composition of seasonal wetlands shifts across pathways, with reduced overlap with croplands under the NDC scenarios reflecting the broader land-efficiency gains achieved through agricultural intensification. The timing differences between pathways have important implications for the cumulative ecosystem service benefits realized over the modeling horizon, with earlier restoration under NDC 3.0 generating larger net benefits by mid-century.</w:t>
      </w:r>
    </w:p>
    <w:p w14:paraId="35FADADB" w14:textId="437D6273" w:rsidR="32F8CB90" w:rsidRDefault="32F8CB90" w:rsidP="32F8CB90">
      <w:pPr>
        <w:jc w:val="both"/>
      </w:pPr>
    </w:p>
    <w:p w14:paraId="5B454C1E" w14:textId="27FA22C6" w:rsidR="32F8CB90" w:rsidRDefault="32F8CB90" w:rsidP="32F8CB90">
      <w:pPr>
        <w:jc w:val="both"/>
      </w:pPr>
    </w:p>
    <w:p w14:paraId="24BBF2C0" w14:textId="77777777" w:rsidR="00A36649" w:rsidRDefault="4AD9CA93" w:rsidP="00A36649">
      <w:pPr>
        <w:keepNext/>
        <w:jc w:val="both"/>
      </w:pPr>
      <w:r>
        <w:rPr>
          <w:noProof/>
        </w:rPr>
        <w:drawing>
          <wp:inline distT="0" distB="0" distL="0" distR="0" wp14:anchorId="29139093" wp14:editId="31CF8B7D">
            <wp:extent cx="5724525" cy="2171700"/>
            <wp:effectExtent l="19050" t="19050" r="28575" b="19050"/>
            <wp:docPr id="1980143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92659" name="Picture 1763092659"/>
                    <pic:cNvPicPr/>
                  </pic:nvPicPr>
                  <pic:blipFill>
                    <a:blip r:embed="rId62">
                      <a:extLst>
                        <a:ext uri="{28A0092B-C50C-407E-A947-70E740481C1C}">
                          <a14:useLocalDpi xmlns:a14="http://schemas.microsoft.com/office/drawing/2010/main"/>
                        </a:ext>
                      </a:extLst>
                    </a:blip>
                    <a:stretch>
                      <a:fillRect/>
                    </a:stretch>
                  </pic:blipFill>
                  <pic:spPr>
                    <a:xfrm>
                      <a:off x="0" y="0"/>
                      <a:ext cx="5724525" cy="2171700"/>
                    </a:xfrm>
                    <a:prstGeom prst="rect">
                      <a:avLst/>
                    </a:prstGeom>
                    <a:ln>
                      <a:solidFill>
                        <a:schemeClr val="tx1"/>
                      </a:solidFill>
                    </a:ln>
                  </pic:spPr>
                </pic:pic>
              </a:graphicData>
            </a:graphic>
          </wp:inline>
        </w:drawing>
      </w:r>
    </w:p>
    <w:p w14:paraId="32E9673E" w14:textId="6D59F5A5" w:rsidR="32F8CB90" w:rsidRPr="00A36649" w:rsidRDefault="00A36649" w:rsidP="00A36649">
      <w:pPr>
        <w:pStyle w:val="Caption"/>
        <w:jc w:val="both"/>
        <w:rPr>
          <w:color w:val="auto"/>
        </w:rPr>
      </w:pPr>
      <w:bookmarkStart w:id="283" w:name="_Toc229389023"/>
      <w:bookmarkStart w:id="284" w:name="_Ref229394196"/>
      <w:bookmarkStart w:id="285" w:name="_Toc229401444"/>
      <w:r w:rsidRPr="00A36649">
        <w:rPr>
          <w:b/>
          <w:color w:val="auto"/>
        </w:rPr>
        <w:t xml:space="preserve">Figure </w:t>
      </w:r>
      <w:r w:rsidRPr="00A36649">
        <w:rPr>
          <w:b/>
          <w:bCs/>
          <w:color w:val="auto"/>
        </w:rPr>
        <w:fldChar w:fldCharType="begin"/>
      </w:r>
      <w:r w:rsidRPr="00A36649">
        <w:rPr>
          <w:b/>
          <w:bCs/>
          <w:color w:val="auto"/>
        </w:rPr>
        <w:instrText xml:space="preserve"> SEQ Figure \* ARABIC </w:instrText>
      </w:r>
      <w:r w:rsidRPr="00A36649">
        <w:rPr>
          <w:b/>
          <w:bCs/>
          <w:color w:val="auto"/>
        </w:rPr>
        <w:fldChar w:fldCharType="separate"/>
      </w:r>
      <w:r w:rsidR="00AE4FCF">
        <w:rPr>
          <w:b/>
          <w:bCs/>
          <w:noProof/>
          <w:color w:val="auto"/>
        </w:rPr>
        <w:t>55</w:t>
      </w:r>
      <w:r w:rsidRPr="00A36649">
        <w:rPr>
          <w:b/>
          <w:bCs/>
          <w:color w:val="auto"/>
        </w:rPr>
        <w:fldChar w:fldCharType="end"/>
      </w:r>
      <w:r w:rsidRPr="00A36649">
        <w:rPr>
          <w:color w:val="auto"/>
        </w:rPr>
        <w:t>. Total permanent and seasonal wetlands area for Reference (left), NDC 2.0 (center), and NDC 3.0 (right) in million ha.</w:t>
      </w:r>
      <w:bookmarkEnd w:id="283"/>
      <w:bookmarkEnd w:id="284"/>
      <w:bookmarkEnd w:id="285"/>
    </w:p>
    <w:p w14:paraId="7C72DF8E" w14:textId="0603A141" w:rsidR="191C23D8" w:rsidRDefault="3A735EF0" w:rsidP="0054218D">
      <w:pPr>
        <w:jc w:val="both"/>
      </w:pPr>
      <w:r w:rsidRPr="3A735EF0">
        <w:t xml:space="preserve">The land-use transitions described above generate substantial monetized benefits across both NDC pathways, with the timing, composition, and net trajectory of those benefits differing markedly between NDC 2.0 and NDC 3.0 </w:t>
      </w:r>
      <w:r w:rsidRPr="0054218D">
        <w:t>(</w:t>
      </w:r>
      <w:r w:rsidR="0054218D" w:rsidRPr="0054218D">
        <w:fldChar w:fldCharType="begin"/>
      </w:r>
      <w:r w:rsidR="0054218D" w:rsidRPr="0054218D">
        <w:instrText xml:space="preserve"> REF _Ref229394205 \h  \* MERGEFORMAT </w:instrText>
      </w:r>
      <w:r w:rsidR="0054218D" w:rsidRPr="0054218D">
        <w:fldChar w:fldCharType="separate"/>
      </w:r>
      <w:r w:rsidR="00A50253" w:rsidRPr="00A50253">
        <w:t xml:space="preserve">Figure </w:t>
      </w:r>
      <w:r w:rsidR="00A50253" w:rsidRPr="00A50253">
        <w:rPr>
          <w:noProof/>
        </w:rPr>
        <w:t>56</w:t>
      </w:r>
      <w:r w:rsidR="0054218D" w:rsidRPr="0054218D">
        <w:fldChar w:fldCharType="end"/>
      </w:r>
      <w:r w:rsidRPr="0054218D">
        <w:t>).</w:t>
      </w:r>
      <w:r w:rsidRPr="3A735EF0">
        <w:t xml:space="preserve"> Under both pathways, benefits are dominated by ecosystem services from wetland restoration, which peak at approximately $3.15 billion in 2033 under NDC 2.0 and $3.11 billion in 2034 under NDC 3.0. Wetlands provide some of the highest-value ecosystem services of any land-use class worldwide, including fish availability, water provision for crops and livestock, papyrus production, and flood regulation, and the achievement of the Ministry of Water and Environment's wetland restoration target by 2035 under both pathways accelerates the accrual of these benefits relative to the Reference. Forest ecosystem services represent a second important benefit stream, growing progressively as afforestation and forest restoration scale up, reaching $440 million by 2050 under NDC 2.0 and $799 million under NDC 3.0, with the higher value under NDC 3.0 reflecting the doubled forest restoration target described in Section 4.4.3.</w:t>
      </w:r>
    </w:p>
    <w:p w14:paraId="0C2507CF" w14:textId="1B539857" w:rsidR="191C23D8" w:rsidRDefault="191C23D8" w:rsidP="0054218D">
      <w:pPr>
        <w:jc w:val="both"/>
      </w:pPr>
    </w:p>
    <w:p w14:paraId="475AD238" w14:textId="525E8B63" w:rsidR="191C23D8" w:rsidRDefault="3A735EF0" w:rsidP="0054218D">
      <w:pPr>
        <w:jc w:val="both"/>
      </w:pPr>
      <w:r w:rsidRPr="3A735EF0">
        <w:t>The most distinctive structural feature of the cost-benefit profile is the V-shaped trajectory visible in both pathways and particularly pronounced under NDC 3.0. This pattern is driven by short-term losses in grassland ecosystem services as land is reallocated to meet the afforestation and reforestation targets. Under NDC 3.0, these grassland losses bottom out at approximately $2.26 billion in 2042 before reversing as the newly established forests mature and as the broader land-use system stabilizes, with grassland ecosystem services contributing positively again by mid-century and reaching $1.462 billion by 2050. Capital costs associated with reforestation and restoration also appear as negative contributions during the transition years, particularly under NDC 3.0 where the scale of forest establishment is largest. Reductions in land pollution from lower fertilizer demand provide a smaller but consistently positive contribution, reaching $8.8 million by 2050 under NDC 3.0 and peaking at $1.5 million in 2044 under NDC 2.0.</w:t>
      </w:r>
    </w:p>
    <w:p w14:paraId="6B4FDAE5" w14:textId="2E6BC4E6" w:rsidR="191C23D8" w:rsidRDefault="191C23D8" w:rsidP="0054218D">
      <w:pPr>
        <w:jc w:val="both"/>
      </w:pPr>
    </w:p>
    <w:p w14:paraId="1FF4978E" w14:textId="594C5B41" w:rsidR="191C23D8" w:rsidRDefault="3A735EF0" w:rsidP="0054218D">
      <w:pPr>
        <w:jc w:val="both"/>
      </w:pPr>
      <w:r w:rsidRPr="3A735EF0">
        <w:t>The net effect of these dynamics is a divergent trajectory between the two pathways by 2050. Under NDC 2.0, net benefits remain positive throughout the modeling horizon but decline progressively after the mid-2030s peak as the wetland restoration gains stabilize and grassland conversion costs accumulate, reaching approximately $2 billion by 2050. Under NDC 3.0, the deeper short-term reductions in grassland ecosystem services give way to substantially larger long-term gains as the land-use system reaches its new equilibrium, with net benefits reaching approximately $3.8 billion by 2050. The land-sector cost-benefit profile therefore reflects an explicit intertemporal trade-off under the more ambitious pathway: short-term ecosystem service losses associated with rapid forest establishment are followed by substantially larger long-term benefits as the restored land systems begin delivering their full ecosystem service value.</w:t>
      </w:r>
    </w:p>
    <w:p w14:paraId="3E1FAF1B" w14:textId="3AE8B696" w:rsidR="191C23D8" w:rsidRDefault="191C23D8" w:rsidP="3A735EF0"/>
    <w:p w14:paraId="4A523D0A" w14:textId="77777777" w:rsidR="00A36649" w:rsidRDefault="78EC6C3B" w:rsidP="00A36649">
      <w:pPr>
        <w:keepNext/>
        <w:jc w:val="both"/>
      </w:pPr>
      <w:r>
        <w:rPr>
          <w:noProof/>
        </w:rPr>
        <w:drawing>
          <wp:inline distT="0" distB="0" distL="0" distR="0" wp14:anchorId="62F8FA6B" wp14:editId="0473325A">
            <wp:extent cx="5724525" cy="2400300"/>
            <wp:effectExtent l="19050" t="19050" r="28575" b="19050"/>
            <wp:docPr id="743998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8030" name="Picture 743998030"/>
                    <pic:cNvPicPr/>
                  </pic:nvPicPr>
                  <pic:blipFill>
                    <a:blip r:embed="rId63">
                      <a:extLst>
                        <a:ext uri="{28A0092B-C50C-407E-A947-70E740481C1C}">
                          <a14:useLocalDpi xmlns:a14="http://schemas.microsoft.com/office/drawing/2010/main"/>
                        </a:ext>
                      </a:extLst>
                    </a:blip>
                    <a:stretch>
                      <a:fillRect/>
                    </a:stretch>
                  </pic:blipFill>
                  <pic:spPr>
                    <a:xfrm>
                      <a:off x="0" y="0"/>
                      <a:ext cx="5724525" cy="2400300"/>
                    </a:xfrm>
                    <a:prstGeom prst="rect">
                      <a:avLst/>
                    </a:prstGeom>
                    <a:ln>
                      <a:solidFill>
                        <a:schemeClr val="tx1"/>
                      </a:solidFill>
                    </a:ln>
                  </pic:spPr>
                </pic:pic>
              </a:graphicData>
            </a:graphic>
          </wp:inline>
        </w:drawing>
      </w:r>
    </w:p>
    <w:p w14:paraId="7130F3EC" w14:textId="55434F5C" w:rsidR="003618A9" w:rsidRDefault="00A36649" w:rsidP="3A735EF0">
      <w:pPr>
        <w:pStyle w:val="Caption"/>
        <w:jc w:val="both"/>
        <w:rPr>
          <w:color w:val="auto"/>
        </w:rPr>
      </w:pPr>
      <w:bookmarkStart w:id="286" w:name="_Toc229389024"/>
      <w:bookmarkStart w:id="287" w:name="_Ref229394205"/>
      <w:bookmarkStart w:id="288" w:name="_Toc229401445"/>
      <w:r w:rsidRPr="00A36649">
        <w:rPr>
          <w:b/>
          <w:color w:val="auto"/>
        </w:rPr>
        <w:t xml:space="preserve">Figure </w:t>
      </w:r>
      <w:r w:rsidRPr="00A36649">
        <w:rPr>
          <w:b/>
          <w:bCs/>
          <w:color w:val="auto"/>
        </w:rPr>
        <w:fldChar w:fldCharType="begin"/>
      </w:r>
      <w:r w:rsidRPr="00A36649">
        <w:rPr>
          <w:b/>
          <w:bCs/>
          <w:color w:val="auto"/>
        </w:rPr>
        <w:instrText xml:space="preserve"> SEQ Figure \* ARABIC </w:instrText>
      </w:r>
      <w:r w:rsidRPr="00A36649">
        <w:rPr>
          <w:b/>
          <w:bCs/>
          <w:color w:val="auto"/>
        </w:rPr>
        <w:fldChar w:fldCharType="separate"/>
      </w:r>
      <w:r w:rsidR="00AE4FCF">
        <w:rPr>
          <w:b/>
          <w:bCs/>
          <w:noProof/>
          <w:color w:val="auto"/>
        </w:rPr>
        <w:t>56</w:t>
      </w:r>
      <w:r w:rsidRPr="00A36649">
        <w:rPr>
          <w:b/>
          <w:bCs/>
          <w:color w:val="auto"/>
        </w:rPr>
        <w:fldChar w:fldCharType="end"/>
      </w:r>
      <w:r w:rsidRPr="00A36649">
        <w:rPr>
          <w:b/>
          <w:bCs/>
          <w:color w:val="auto"/>
        </w:rPr>
        <w:t>.</w:t>
      </w:r>
      <w:r w:rsidRPr="00A36649">
        <w:rPr>
          <w:color w:val="auto"/>
        </w:rPr>
        <w:t xml:space="preserve"> Costs and benefits associated with land use and land change in NDC 2.0 (left), and NDC 3.0 (right) in billion USD.</w:t>
      </w:r>
      <w:bookmarkEnd w:id="286"/>
      <w:bookmarkEnd w:id="287"/>
      <w:bookmarkEnd w:id="288"/>
    </w:p>
    <w:p w14:paraId="1EF5F8B7" w14:textId="641E68BD" w:rsidR="3D816109" w:rsidRDefault="303F2B75" w:rsidP="0054218D">
      <w:pPr>
        <w:jc w:val="both"/>
      </w:pPr>
      <w:r>
        <w:t>The Land sector in SISEPUEDE therefore acts as the central integrating system for Uganda's long-term decarbonization. Its emissions trajectory is determined less by direct land-sector policies in isolation than by the combined effect of clean cooking adoption in the buildings sector, productivity improvements in crops and livestock, and the deliberate scaling of forest restoration and wetland rehabilitation. The result is a sector that transitions from the largest single source of national emissions today to a substantial and growing net carbon sink by 2050 under NDC 3.0, providing the sequestration capacity required to offset residual emissions from hard-to-abate sources elsewhere in the economy.</w:t>
      </w:r>
    </w:p>
    <w:p w14:paraId="35D23E1D" w14:textId="58087CC3" w:rsidR="3D816109" w:rsidRDefault="3D816109" w:rsidP="3D816109">
      <w:pPr>
        <w:jc w:val="both"/>
      </w:pPr>
    </w:p>
    <w:p w14:paraId="2651503E" w14:textId="04350E11" w:rsidR="64662CD2" w:rsidRPr="00A420BF" w:rsidRDefault="64662CD2" w:rsidP="6FDB4003">
      <w:pPr>
        <w:pStyle w:val="Heading2"/>
        <w:spacing w:line="259" w:lineRule="auto"/>
        <w:rPr>
          <w:b/>
          <w:color w:val="auto"/>
        </w:rPr>
      </w:pPr>
      <w:bookmarkStart w:id="289" w:name="_Toc229401374"/>
      <w:r w:rsidRPr="00A420BF">
        <w:rPr>
          <w:b/>
          <w:color w:val="auto"/>
        </w:rPr>
        <w:t>4.</w:t>
      </w:r>
      <w:r w:rsidR="00D55936">
        <w:rPr>
          <w:b/>
          <w:color w:val="auto"/>
        </w:rPr>
        <w:t>5</w:t>
      </w:r>
      <w:r w:rsidRPr="00A420BF">
        <w:rPr>
          <w:b/>
          <w:color w:val="auto"/>
        </w:rPr>
        <w:t xml:space="preserve"> Waste Sector</w:t>
      </w:r>
      <w:bookmarkEnd w:id="289"/>
      <w:r w:rsidRPr="00A420BF">
        <w:rPr>
          <w:b/>
          <w:color w:val="auto"/>
        </w:rPr>
        <w:t xml:space="preserve"> </w:t>
      </w:r>
    </w:p>
    <w:p w14:paraId="3611951F" w14:textId="1E24780D" w:rsidR="64662CD2" w:rsidRPr="00A420BF" w:rsidRDefault="64662CD2" w:rsidP="6FDB4003">
      <w:pPr>
        <w:pStyle w:val="Heading3"/>
        <w:rPr>
          <w:b/>
          <w:color w:val="auto"/>
        </w:rPr>
      </w:pPr>
      <w:bookmarkStart w:id="290" w:name="_Toc229401375"/>
      <w:r w:rsidRPr="00A420BF">
        <w:rPr>
          <w:b/>
          <w:color w:val="auto"/>
        </w:rPr>
        <w:t>4.</w:t>
      </w:r>
      <w:r w:rsidR="00D55936">
        <w:rPr>
          <w:b/>
          <w:color w:val="auto"/>
        </w:rPr>
        <w:t>5</w:t>
      </w:r>
      <w:r w:rsidRPr="00A420BF">
        <w:rPr>
          <w:b/>
          <w:color w:val="auto"/>
        </w:rPr>
        <w:t>.1 Sector Background</w:t>
      </w:r>
      <w:bookmarkEnd w:id="290"/>
    </w:p>
    <w:p w14:paraId="21BFED76" w14:textId="547F7ECC" w:rsidR="6FDB4003" w:rsidRDefault="6FDB4003" w:rsidP="6FDB4003">
      <w:pPr>
        <w:jc w:val="both"/>
      </w:pPr>
    </w:p>
    <w:p w14:paraId="2C71ECE4" w14:textId="1BC1BEEA" w:rsidR="4253399C" w:rsidRDefault="4253399C" w:rsidP="6FDB4003">
      <w:pPr>
        <w:jc w:val="both"/>
      </w:pPr>
      <w:r>
        <w:t>Uganda's waste sector is under increasing pressure from rapid population growth, urbanisation, and rising incomes, all of which are driving higher rates of waste generation with limited corresponding expansion in collection and treatment infrastructure. On the solid waste side, Kampala generates between 2,000 and 2,500 tonnes of waste per day, of which only an estimated 50% is formally collected, with the remainder openly dumped or burned.</w:t>
      </w:r>
      <w:r w:rsidRPr="6FDB4003">
        <w:rPr>
          <w:rStyle w:val="FootnoteReference"/>
        </w:rPr>
        <w:footnoteReference w:id="17"/>
      </w:r>
      <w:r>
        <w:t xml:space="preserve"> Waste composition is dominated by organic matter, with approximately 43% classified as biodegradable, and there is currently no systematic separation at source or significant diversion to controlled disposal facilities.</w:t>
      </w:r>
    </w:p>
    <w:p w14:paraId="48CA6BAB" w14:textId="4FF2BB2B" w:rsidR="6FDB4003" w:rsidRDefault="6FDB4003" w:rsidP="6FDB4003">
      <w:pPr>
        <w:jc w:val="both"/>
      </w:pPr>
    </w:p>
    <w:p w14:paraId="6D68580D" w14:textId="7AFDE65F" w:rsidR="00662912" w:rsidRDefault="4253399C" w:rsidP="6FDB4003">
      <w:pPr>
        <w:jc w:val="both"/>
      </w:pPr>
      <w:r>
        <w:t>On the liquid waste side, access to centralised sewerage remains extremely limited. Only around 1% of urban Greater Kampala Metropolitan Area (GKMA) residents are connected to a centralised sewage system, with the vast majority relying on pit latrines, septic tanks, and private pit-emptying services. No biogas capture or wastewater treatment systems are currently operational at scale nationally. Both subsectors therefore represent significant sources of uncontrolled methane emissions, as well as major public health and environmental risks, making waste management a priority area for both mitigation and development co-benefits under the NDC.</w:t>
      </w:r>
    </w:p>
    <w:p w14:paraId="2292440C" w14:textId="354675F7" w:rsidR="6FDB4003" w:rsidRDefault="6FDB4003" w:rsidP="00A420BF">
      <w:pPr>
        <w:jc w:val="both"/>
      </w:pPr>
    </w:p>
    <w:p w14:paraId="3B1412E1" w14:textId="71C06172" w:rsidR="00990F14" w:rsidRDefault="00990F14" w:rsidP="00A420BF">
      <w:pPr>
        <w:jc w:val="both"/>
      </w:pPr>
    </w:p>
    <w:p w14:paraId="05525D71" w14:textId="16FD6A92" w:rsidR="00990F14" w:rsidRDefault="00990F14" w:rsidP="00A420BF">
      <w:pPr>
        <w:jc w:val="both"/>
      </w:pPr>
    </w:p>
    <w:p w14:paraId="3760132E" w14:textId="54AA8A36" w:rsidR="00990F14" w:rsidRDefault="00990F14" w:rsidP="00A420BF">
      <w:pPr>
        <w:jc w:val="both"/>
      </w:pPr>
    </w:p>
    <w:p w14:paraId="6DF5A6A4" w14:textId="67572826" w:rsidR="6FDB4003" w:rsidRDefault="64662CD2" w:rsidP="00990F14">
      <w:pPr>
        <w:pStyle w:val="Heading3"/>
        <w:rPr>
          <w:b/>
          <w:color w:val="auto"/>
        </w:rPr>
      </w:pPr>
      <w:bookmarkStart w:id="291" w:name="_Toc229401376"/>
      <w:r w:rsidRPr="00A420BF">
        <w:rPr>
          <w:b/>
          <w:color w:val="auto"/>
        </w:rPr>
        <w:t>4.</w:t>
      </w:r>
      <w:r w:rsidR="00D55936">
        <w:rPr>
          <w:b/>
          <w:color w:val="auto"/>
        </w:rPr>
        <w:t>5</w:t>
      </w:r>
      <w:r w:rsidRPr="00A420BF">
        <w:rPr>
          <w:b/>
          <w:color w:val="auto"/>
        </w:rPr>
        <w:t>.2 Key Drivers and Assumptions</w:t>
      </w:r>
      <w:bookmarkEnd w:id="291"/>
      <w:r w:rsidRPr="00A420BF">
        <w:rPr>
          <w:b/>
          <w:color w:val="auto"/>
        </w:rPr>
        <w:t xml:space="preserve"> </w:t>
      </w:r>
    </w:p>
    <w:p w14:paraId="03DB7AA8" w14:textId="7865B7EA" w:rsidR="00990F14" w:rsidRPr="00990F14" w:rsidRDefault="00990F14" w:rsidP="00990F14"/>
    <w:p w14:paraId="2C0FAAA0" w14:textId="2BD154D0" w:rsidR="27A9FE94" w:rsidRPr="00A420BF" w:rsidRDefault="27A9FE94" w:rsidP="6FDB4003">
      <w:pPr>
        <w:jc w:val="both"/>
        <w:rPr>
          <w:rFonts w:asciiTheme="minorBidi" w:hAnsiTheme="minorBidi" w:cstheme="minorBidi"/>
        </w:rPr>
      </w:pPr>
      <w:r w:rsidRPr="00A420BF">
        <w:rPr>
          <w:rFonts w:asciiTheme="minorBidi" w:hAnsiTheme="minorBidi" w:cstheme="minorBidi"/>
        </w:rPr>
        <w:t xml:space="preserve">Waste generation across both subsectors is driven primarily by population growth, with rising incomes and urbanisation influencing per capita generation rates and waste composition over time. In the absence of Uganda-specific national data for several parameters, IPCC low-income defaults and proxy estimates from the GIZ Uganda 2023 Sector Brief were applied, with assumptions documented transparently. The following tables summarise the base year assumptions used in the CLEWs </w:t>
      </w:r>
      <w:r w:rsidR="7009EEEF" w:rsidRPr="00A420BF">
        <w:rPr>
          <w:rFonts w:asciiTheme="minorBidi" w:hAnsiTheme="minorBidi" w:cstheme="minorBidi"/>
        </w:rPr>
        <w:t xml:space="preserve">and SISEPUEDE </w:t>
      </w:r>
      <w:r w:rsidRPr="00A420BF">
        <w:rPr>
          <w:rFonts w:asciiTheme="minorBidi" w:hAnsiTheme="minorBidi" w:cstheme="minorBidi"/>
        </w:rPr>
        <w:t>model</w:t>
      </w:r>
      <w:r w:rsidR="6BA08630" w:rsidRPr="00A420BF">
        <w:rPr>
          <w:rFonts w:asciiTheme="minorBidi" w:hAnsiTheme="minorBidi" w:cstheme="minorBidi"/>
        </w:rPr>
        <w:t>s</w:t>
      </w:r>
      <w:r w:rsidRPr="00A420BF">
        <w:rPr>
          <w:rFonts w:asciiTheme="minorBidi" w:hAnsiTheme="minorBidi" w:cstheme="minorBidi"/>
        </w:rPr>
        <w:t>.</w:t>
      </w:r>
    </w:p>
    <w:p w14:paraId="00F4F1D0" w14:textId="0E230F2F" w:rsidR="27A9FE94" w:rsidRPr="00A36649" w:rsidRDefault="27A9FE94" w:rsidP="006D357C">
      <w:pPr>
        <w:pStyle w:val="ListParagraph"/>
        <w:numPr>
          <w:ilvl w:val="0"/>
          <w:numId w:val="7"/>
        </w:numPr>
        <w:spacing w:before="240" w:after="240"/>
        <w:rPr>
          <w:rFonts w:asciiTheme="minorBidi" w:hAnsiTheme="minorBidi" w:cstheme="minorBidi"/>
          <w:b/>
        </w:rPr>
      </w:pPr>
      <w:r w:rsidRPr="00A36649">
        <w:rPr>
          <w:rFonts w:asciiTheme="minorBidi" w:hAnsiTheme="minorBidi" w:cstheme="minorBidi"/>
          <w:b/>
        </w:rPr>
        <w:t>Liquid Waste</w:t>
      </w:r>
    </w:p>
    <w:tbl>
      <w:tblPr>
        <w:tblStyle w:val="GridTable4-Accent1"/>
        <w:tblW w:w="0" w:type="auto"/>
        <w:tblLook w:val="06A0" w:firstRow="1" w:lastRow="0" w:firstColumn="1" w:lastColumn="0" w:noHBand="1" w:noVBand="1"/>
      </w:tblPr>
      <w:tblGrid>
        <w:gridCol w:w="3385"/>
        <w:gridCol w:w="5609"/>
        <w:gridCol w:w="22"/>
      </w:tblGrid>
      <w:tr w:rsidR="6FDB4003" w:rsidRPr="00A36649" w14:paraId="7FE34693" w14:textId="77777777" w:rsidTr="00A420BF">
        <w:trPr>
          <w:gridAfter w:val="1"/>
          <w:cnfStyle w:val="100000000000" w:firstRow="1" w:lastRow="0" w:firstColumn="0" w:lastColumn="0" w:oddVBand="0" w:evenVBand="0" w:oddHBand="0" w:evenHBand="0" w:firstRowFirstColumn="0" w:firstRowLastColumn="0" w:lastRowFirstColumn="0" w:lastRowLastColumn="0"/>
          <w:wAfter w:w="22" w:type="dxa"/>
          <w:trHeight w:val="315"/>
        </w:trPr>
        <w:tc>
          <w:tcPr>
            <w:cnfStyle w:val="001000000000" w:firstRow="0" w:lastRow="0" w:firstColumn="1" w:lastColumn="0" w:oddVBand="0" w:evenVBand="0" w:oddHBand="0" w:evenHBand="0" w:firstRowFirstColumn="0" w:firstRowLastColumn="0" w:lastRowFirstColumn="0" w:lastRowLastColumn="0"/>
            <w:tcW w:w="3420" w:type="dxa"/>
          </w:tcPr>
          <w:p w14:paraId="2B5D7993" w14:textId="11421938" w:rsidR="6FDB4003" w:rsidRPr="00A36649" w:rsidRDefault="6FDB4003" w:rsidP="6FDB4003">
            <w:pPr>
              <w:jc w:val="center"/>
              <w:rPr>
                <w:rFonts w:asciiTheme="minorBidi" w:hAnsiTheme="minorBidi"/>
                <w:sz w:val="22"/>
                <w:szCs w:val="22"/>
              </w:rPr>
            </w:pPr>
            <w:r w:rsidRPr="00A36649">
              <w:rPr>
                <w:rFonts w:asciiTheme="minorBidi" w:hAnsiTheme="minorBidi"/>
                <w:sz w:val="22"/>
                <w:szCs w:val="22"/>
              </w:rPr>
              <w:t>Parameter</w:t>
            </w:r>
          </w:p>
        </w:tc>
        <w:tc>
          <w:tcPr>
            <w:tcW w:w="5670" w:type="dxa"/>
          </w:tcPr>
          <w:p w14:paraId="07F5B72B" w14:textId="1787FF5E" w:rsidR="6FDB4003" w:rsidRPr="00A36649"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2021 Value</w:t>
            </w:r>
          </w:p>
        </w:tc>
      </w:tr>
      <w:tr w:rsidR="6FDB4003" w:rsidRPr="00A36649" w14:paraId="3056F383"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20" w:type="dxa"/>
          </w:tcPr>
          <w:p w14:paraId="5311225B" w14:textId="397E61F3" w:rsidR="6FDB4003" w:rsidRPr="00A36649" w:rsidRDefault="6FDB4003" w:rsidP="6FDB4003">
            <w:pPr>
              <w:rPr>
                <w:rStyle w:val="FootnoteReference"/>
                <w:rFonts w:asciiTheme="minorBidi" w:hAnsiTheme="minorBidi"/>
                <w:sz w:val="22"/>
                <w:szCs w:val="22"/>
              </w:rPr>
            </w:pPr>
            <w:r w:rsidRPr="00A36649">
              <w:rPr>
                <w:rFonts w:asciiTheme="minorBidi" w:hAnsiTheme="minorBidi"/>
                <w:sz w:val="22"/>
                <w:szCs w:val="22"/>
              </w:rPr>
              <w:t>Total wastewater generation</w:t>
            </w:r>
            <w:r w:rsidR="00662912" w:rsidRPr="00A36649">
              <w:rPr>
                <w:rFonts w:asciiTheme="minorBidi" w:hAnsiTheme="minorBidi"/>
              </w:rPr>
              <w:fldChar w:fldCharType="begin"/>
            </w:r>
            <w:r w:rsidR="00662912" w:rsidRPr="00A36649">
              <w:rPr>
                <w:rFonts w:asciiTheme="minorBidi" w:hAnsiTheme="minorBidi"/>
                <w:sz w:val="22"/>
                <w:szCs w:val="22"/>
              </w:rPr>
              <w:instrText xml:space="preserve"> NOTEREF _Ref229056017 \f \h </w:instrText>
            </w:r>
            <w:r w:rsidR="001A378A" w:rsidRPr="00A36649">
              <w:rPr>
                <w:rFonts w:asciiTheme="minorBidi" w:hAnsiTheme="minorBidi"/>
                <w:sz w:val="22"/>
                <w:szCs w:val="22"/>
              </w:rPr>
              <w:instrText xml:space="preserve"> \* MERGEFORMAT </w:instrText>
            </w:r>
            <w:r w:rsidR="00662912" w:rsidRPr="00A36649">
              <w:rPr>
                <w:rFonts w:asciiTheme="minorBidi" w:hAnsiTheme="minorBidi"/>
              </w:rPr>
            </w:r>
            <w:r w:rsidR="00662912" w:rsidRPr="00A36649">
              <w:rPr>
                <w:rFonts w:asciiTheme="minorBidi" w:hAnsiTheme="minorBidi"/>
              </w:rPr>
              <w:fldChar w:fldCharType="separate"/>
            </w:r>
            <w:r w:rsidR="00662912" w:rsidRPr="00A36649">
              <w:rPr>
                <w:rStyle w:val="FootnoteReference"/>
                <w:rFonts w:asciiTheme="minorBidi" w:hAnsiTheme="minorBidi"/>
                <w:sz w:val="22"/>
                <w:szCs w:val="22"/>
              </w:rPr>
              <w:t>2</w:t>
            </w:r>
            <w:r w:rsidR="00662912" w:rsidRPr="00A36649">
              <w:rPr>
                <w:rFonts w:asciiTheme="minorBidi" w:hAnsiTheme="minorBidi"/>
              </w:rPr>
              <w:fldChar w:fldCharType="end"/>
            </w:r>
            <w:r w:rsidR="00662912" w:rsidRPr="00A36649">
              <w:rPr>
                <w:rFonts w:asciiTheme="minorBidi" w:hAnsiTheme="minorBidi"/>
                <w:sz w:val="22"/>
                <w:szCs w:val="22"/>
              </w:rPr>
              <w:t xml:space="preserve"> </w:t>
            </w:r>
            <w:r w:rsidRPr="00A36649">
              <w:rPr>
                <w:rStyle w:val="FootnoteReference"/>
                <w:rFonts w:asciiTheme="minorBidi" w:hAnsiTheme="minorBidi"/>
                <w:sz w:val="22"/>
                <w:szCs w:val="22"/>
              </w:rPr>
              <w:footnoteReference w:id="18"/>
            </w:r>
          </w:p>
        </w:tc>
        <w:tc>
          <w:tcPr>
            <w:tcW w:w="5670" w:type="dxa"/>
            <w:gridSpan w:val="2"/>
          </w:tcPr>
          <w:p w14:paraId="2F5A9505" w14:textId="42B6CF76"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6</w:t>
            </w:r>
            <w:r w:rsidR="21D5D4E5" w:rsidRPr="00A36649">
              <w:rPr>
                <w:rFonts w:asciiTheme="minorBidi" w:hAnsiTheme="minorBidi"/>
                <w:sz w:val="22"/>
                <w:szCs w:val="22"/>
              </w:rPr>
              <w:t>11.23</w:t>
            </w:r>
            <w:r w:rsidRPr="00A36649">
              <w:rPr>
                <w:rFonts w:asciiTheme="minorBidi" w:hAnsiTheme="minorBidi"/>
                <w:sz w:val="22"/>
                <w:szCs w:val="22"/>
              </w:rPr>
              <w:t xml:space="preserve"> kt BOD/year</w:t>
            </w:r>
          </w:p>
        </w:tc>
      </w:tr>
      <w:tr w:rsidR="6FDB4003" w:rsidRPr="00A36649" w14:paraId="3FA2D61F" w14:textId="77777777" w:rsidTr="00A420BF">
        <w:trPr>
          <w:trHeight w:val="525"/>
        </w:trPr>
        <w:tc>
          <w:tcPr>
            <w:cnfStyle w:val="001000000000" w:firstRow="0" w:lastRow="0" w:firstColumn="1" w:lastColumn="0" w:oddVBand="0" w:evenVBand="0" w:oddHBand="0" w:evenHBand="0" w:firstRowFirstColumn="0" w:firstRowLastColumn="0" w:lastRowFirstColumn="0" w:lastRowLastColumn="0"/>
            <w:tcW w:w="3420" w:type="dxa"/>
          </w:tcPr>
          <w:p w14:paraId="05CFDBFA" w14:textId="69037455" w:rsidR="6FDB4003" w:rsidRPr="00A36649" w:rsidRDefault="6FDB4003" w:rsidP="6FDB4003">
            <w:pPr>
              <w:rPr>
                <w:rFonts w:asciiTheme="minorBidi" w:hAnsiTheme="minorBidi"/>
                <w:sz w:val="22"/>
                <w:szCs w:val="22"/>
              </w:rPr>
            </w:pPr>
            <w:r w:rsidRPr="00A36649">
              <w:rPr>
                <w:rFonts w:asciiTheme="minorBidi" w:hAnsiTheme="minorBidi"/>
                <w:sz w:val="22"/>
                <w:szCs w:val="22"/>
              </w:rPr>
              <w:t>Treatment system mix</w:t>
            </w:r>
            <w:r w:rsidRPr="00A36649">
              <w:rPr>
                <w:rStyle w:val="FootnoteReference"/>
                <w:rFonts w:asciiTheme="minorBidi" w:hAnsiTheme="minorBidi"/>
                <w:sz w:val="22"/>
                <w:szCs w:val="22"/>
              </w:rPr>
              <w:footnoteReference w:id="19"/>
            </w:r>
          </w:p>
        </w:tc>
        <w:tc>
          <w:tcPr>
            <w:tcW w:w="5670" w:type="dxa"/>
            <w:gridSpan w:val="2"/>
          </w:tcPr>
          <w:p w14:paraId="6945CDAF" w14:textId="4788D887"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80% unmanaged/latrine; 12% septic; 4% anaerobic; 4% aerobic</w:t>
            </w:r>
          </w:p>
        </w:tc>
      </w:tr>
      <w:tr w:rsidR="6FDB4003" w:rsidRPr="00A36649" w14:paraId="447C2E94"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420" w:type="dxa"/>
          </w:tcPr>
          <w:p w14:paraId="0A790413" w14:textId="29D35E28" w:rsidR="6FDB4003" w:rsidRPr="00A36649" w:rsidRDefault="6FDB4003" w:rsidP="6FDB4003">
            <w:pPr>
              <w:rPr>
                <w:rFonts w:asciiTheme="minorBidi" w:hAnsiTheme="minorBidi"/>
                <w:sz w:val="22"/>
                <w:szCs w:val="22"/>
              </w:rPr>
            </w:pPr>
            <w:r w:rsidRPr="00A36649">
              <w:rPr>
                <w:rFonts w:asciiTheme="minorBidi" w:hAnsiTheme="minorBidi"/>
                <w:sz w:val="22"/>
                <w:szCs w:val="22"/>
              </w:rPr>
              <w:t>Biogas capture at treatment</w:t>
            </w:r>
            <w:r w:rsidRPr="00A36649">
              <w:rPr>
                <w:rStyle w:val="FootnoteReference"/>
                <w:rFonts w:asciiTheme="minorBidi" w:hAnsiTheme="minorBidi"/>
                <w:sz w:val="22"/>
                <w:szCs w:val="22"/>
              </w:rPr>
              <w:footnoteReference w:id="20"/>
            </w:r>
          </w:p>
        </w:tc>
        <w:tc>
          <w:tcPr>
            <w:tcW w:w="5670" w:type="dxa"/>
            <w:gridSpan w:val="2"/>
          </w:tcPr>
          <w:p w14:paraId="52CCC499" w14:textId="0205A05F"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0% — assumed zero</w:t>
            </w:r>
          </w:p>
        </w:tc>
      </w:tr>
    </w:tbl>
    <w:p w14:paraId="6C5B6F21" w14:textId="25FC6C6E" w:rsidR="27A9FE94" w:rsidRPr="00A36649" w:rsidRDefault="27A9FE94" w:rsidP="006D357C">
      <w:pPr>
        <w:pStyle w:val="ListParagraph"/>
        <w:numPr>
          <w:ilvl w:val="0"/>
          <w:numId w:val="6"/>
        </w:numPr>
        <w:spacing w:before="240" w:after="240"/>
        <w:rPr>
          <w:rFonts w:asciiTheme="minorBidi" w:hAnsiTheme="minorBidi" w:cstheme="minorBidi"/>
          <w:b/>
        </w:rPr>
      </w:pPr>
      <w:r w:rsidRPr="00A36649">
        <w:rPr>
          <w:rFonts w:asciiTheme="minorBidi" w:hAnsiTheme="minorBidi" w:cstheme="minorBidi"/>
          <w:b/>
        </w:rPr>
        <w:t>Solid Waste</w:t>
      </w:r>
    </w:p>
    <w:tbl>
      <w:tblPr>
        <w:tblStyle w:val="GridTable4-Accent1"/>
        <w:tblW w:w="0" w:type="auto"/>
        <w:tblLook w:val="06A0" w:firstRow="1" w:lastRow="0" w:firstColumn="1" w:lastColumn="0" w:noHBand="1" w:noVBand="1"/>
      </w:tblPr>
      <w:tblGrid>
        <w:gridCol w:w="3339"/>
        <w:gridCol w:w="5677"/>
      </w:tblGrid>
      <w:tr w:rsidR="6FDB4003" w:rsidRPr="00A36649" w14:paraId="364C304F" w14:textId="77777777" w:rsidTr="00A420B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375" w:type="dxa"/>
          </w:tcPr>
          <w:p w14:paraId="3A3B758A" w14:textId="2C3E93C3" w:rsidR="6FDB4003" w:rsidRPr="00A36649" w:rsidRDefault="6FDB4003" w:rsidP="6FDB4003">
            <w:pPr>
              <w:jc w:val="center"/>
              <w:rPr>
                <w:rFonts w:asciiTheme="minorBidi" w:hAnsiTheme="minorBidi"/>
                <w:sz w:val="22"/>
                <w:szCs w:val="22"/>
              </w:rPr>
            </w:pPr>
            <w:r w:rsidRPr="00A36649">
              <w:rPr>
                <w:rFonts w:asciiTheme="minorBidi" w:hAnsiTheme="minorBidi"/>
                <w:sz w:val="22"/>
                <w:szCs w:val="22"/>
              </w:rPr>
              <w:t>Parameter</w:t>
            </w:r>
          </w:p>
        </w:tc>
        <w:tc>
          <w:tcPr>
            <w:tcW w:w="5742" w:type="dxa"/>
          </w:tcPr>
          <w:p w14:paraId="1859DE6C" w14:textId="4E93019F" w:rsidR="6FDB4003" w:rsidRPr="00A36649"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2021 Value</w:t>
            </w:r>
          </w:p>
        </w:tc>
      </w:tr>
      <w:tr w:rsidR="6FDB4003" w:rsidRPr="00A36649" w14:paraId="0C9D5DE7"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4952A07D" w14:textId="1C78F27D" w:rsidR="6FDB4003" w:rsidRPr="00A36649" w:rsidRDefault="6FDB4003" w:rsidP="6FDB4003">
            <w:pPr>
              <w:rPr>
                <w:rFonts w:asciiTheme="minorBidi" w:hAnsiTheme="minorBidi"/>
                <w:sz w:val="22"/>
                <w:szCs w:val="22"/>
              </w:rPr>
            </w:pPr>
            <w:r w:rsidRPr="00A36649">
              <w:rPr>
                <w:rFonts w:asciiTheme="minorBidi" w:hAnsiTheme="minorBidi"/>
                <w:sz w:val="22"/>
                <w:szCs w:val="22"/>
              </w:rPr>
              <w:t>Total MSW generated</w:t>
            </w:r>
            <w:r w:rsidR="00085427" w:rsidRPr="00A36649">
              <w:rPr>
                <w:rFonts w:asciiTheme="minorBidi" w:hAnsiTheme="minorBidi"/>
              </w:rPr>
              <w:fldChar w:fldCharType="begin"/>
            </w:r>
            <w:r w:rsidR="00085427" w:rsidRPr="00A36649">
              <w:rPr>
                <w:rFonts w:asciiTheme="minorBidi" w:hAnsiTheme="minorBidi"/>
                <w:sz w:val="22"/>
                <w:szCs w:val="22"/>
              </w:rPr>
              <w:instrText xml:space="preserve"> NOTEREF _Ref229056017 \f \h </w:instrText>
            </w:r>
            <w:r w:rsidR="001A378A" w:rsidRPr="00A36649">
              <w:rPr>
                <w:rFonts w:asciiTheme="minorBidi" w:hAnsiTheme="minorBidi"/>
                <w:sz w:val="22"/>
                <w:szCs w:val="22"/>
              </w:rPr>
              <w:instrText xml:space="preserve"> \* MERGEFORMAT </w:instrText>
            </w:r>
            <w:r w:rsidR="00085427" w:rsidRPr="00A36649">
              <w:rPr>
                <w:rFonts w:asciiTheme="minorBidi" w:hAnsiTheme="minorBidi"/>
              </w:rPr>
            </w:r>
            <w:r w:rsidR="00085427" w:rsidRPr="00A36649">
              <w:rPr>
                <w:rFonts w:asciiTheme="minorBidi" w:hAnsiTheme="minorBidi"/>
              </w:rPr>
              <w:fldChar w:fldCharType="separate"/>
            </w:r>
            <w:r w:rsidR="00085427" w:rsidRPr="00A36649">
              <w:rPr>
                <w:rStyle w:val="FootnoteReference"/>
                <w:rFonts w:asciiTheme="minorBidi" w:hAnsiTheme="minorBidi"/>
                <w:sz w:val="22"/>
                <w:szCs w:val="22"/>
              </w:rPr>
              <w:t>2</w:t>
            </w:r>
            <w:r w:rsidR="00085427" w:rsidRPr="00A36649">
              <w:rPr>
                <w:rFonts w:asciiTheme="minorBidi" w:hAnsiTheme="minorBidi"/>
              </w:rPr>
              <w:fldChar w:fldCharType="end"/>
            </w:r>
            <w:r w:rsidR="00085427" w:rsidRPr="00A36649">
              <w:rPr>
                <w:rFonts w:asciiTheme="minorBidi" w:hAnsiTheme="minorBidi"/>
                <w:sz w:val="22"/>
                <w:szCs w:val="22"/>
              </w:rPr>
              <w:t xml:space="preserve"> </w:t>
            </w:r>
            <w:r w:rsidRPr="00A36649">
              <w:rPr>
                <w:rStyle w:val="FootnoteReference"/>
                <w:rFonts w:asciiTheme="minorBidi" w:hAnsiTheme="minorBidi"/>
                <w:sz w:val="22"/>
                <w:szCs w:val="22"/>
              </w:rPr>
              <w:footnoteReference w:id="21"/>
            </w:r>
          </w:p>
        </w:tc>
        <w:tc>
          <w:tcPr>
            <w:tcW w:w="5742" w:type="dxa"/>
          </w:tcPr>
          <w:p w14:paraId="598E6E92" w14:textId="5E66A726" w:rsidR="230C75CB" w:rsidRPr="00A36649" w:rsidRDefault="230C75CB"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25.39</w:t>
            </w:r>
            <w:r w:rsidR="6FDB4003" w:rsidRPr="00A36649">
              <w:rPr>
                <w:rFonts w:asciiTheme="minorBidi" w:hAnsiTheme="minorBidi"/>
                <w:sz w:val="22"/>
                <w:szCs w:val="22"/>
              </w:rPr>
              <w:t xml:space="preserve"> Mt/year (population 4</w:t>
            </w:r>
            <w:r w:rsidR="17738A81" w:rsidRPr="00A36649">
              <w:rPr>
                <w:rFonts w:asciiTheme="minorBidi" w:hAnsiTheme="minorBidi"/>
                <w:sz w:val="22"/>
                <w:szCs w:val="22"/>
              </w:rPr>
              <w:t>5.91</w:t>
            </w:r>
            <w:r w:rsidR="6FDB4003" w:rsidRPr="00A36649">
              <w:rPr>
                <w:rFonts w:asciiTheme="minorBidi" w:hAnsiTheme="minorBidi"/>
                <w:sz w:val="22"/>
                <w:szCs w:val="22"/>
              </w:rPr>
              <w:t xml:space="preserve"> million)</w:t>
            </w:r>
          </w:p>
        </w:tc>
      </w:tr>
      <w:tr w:rsidR="6FDB4003" w:rsidRPr="00A36649" w14:paraId="2281A7FF"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4AB962D" w14:textId="01B154F7" w:rsidR="047A405C" w:rsidRPr="00A36649" w:rsidRDefault="047A405C" w:rsidP="6FDB4003">
            <w:pPr>
              <w:rPr>
                <w:rFonts w:asciiTheme="minorBidi" w:hAnsiTheme="minorBidi"/>
                <w:sz w:val="22"/>
                <w:szCs w:val="22"/>
              </w:rPr>
            </w:pPr>
            <w:r w:rsidRPr="00A36649">
              <w:rPr>
                <w:rFonts w:asciiTheme="minorBidi" w:hAnsiTheme="minorBidi"/>
                <w:sz w:val="22"/>
                <w:szCs w:val="22"/>
              </w:rPr>
              <w:t>Per capita waste generation</w:t>
            </w:r>
            <w:r w:rsidRPr="00A36649">
              <w:rPr>
                <w:rStyle w:val="FootnoteReference"/>
                <w:rFonts w:asciiTheme="minorBidi" w:hAnsiTheme="minorBidi"/>
                <w:sz w:val="22"/>
                <w:szCs w:val="22"/>
              </w:rPr>
              <w:footnoteReference w:id="22"/>
            </w:r>
          </w:p>
        </w:tc>
        <w:tc>
          <w:tcPr>
            <w:tcW w:w="5742" w:type="dxa"/>
          </w:tcPr>
          <w:p w14:paraId="37AE49DA" w14:textId="4B7F5721" w:rsidR="047A405C" w:rsidRPr="00A36649" w:rsidRDefault="047A405C"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0.55 kg/person/day</w:t>
            </w:r>
          </w:p>
        </w:tc>
      </w:tr>
      <w:tr w:rsidR="6FDB4003" w:rsidRPr="00A36649" w14:paraId="324A9538"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7A5E2EC" w14:textId="2A78B278" w:rsidR="6FDB4003" w:rsidRPr="00A36649" w:rsidRDefault="6FDB4003" w:rsidP="6FDB4003">
            <w:pPr>
              <w:rPr>
                <w:rFonts w:asciiTheme="minorBidi" w:hAnsiTheme="minorBidi"/>
                <w:sz w:val="22"/>
                <w:szCs w:val="22"/>
              </w:rPr>
            </w:pPr>
            <w:r w:rsidRPr="00A36649">
              <w:rPr>
                <w:rFonts w:asciiTheme="minorBidi" w:hAnsiTheme="minorBidi"/>
                <w:sz w:val="22"/>
                <w:szCs w:val="22"/>
              </w:rPr>
              <w:t>Waste composition</w:t>
            </w:r>
            <w:r w:rsidRPr="00A36649">
              <w:rPr>
                <w:rStyle w:val="FootnoteReference"/>
                <w:rFonts w:asciiTheme="minorBidi" w:hAnsiTheme="minorBidi"/>
                <w:sz w:val="22"/>
                <w:szCs w:val="22"/>
              </w:rPr>
              <w:footnoteReference w:id="23"/>
            </w:r>
          </w:p>
        </w:tc>
        <w:tc>
          <w:tcPr>
            <w:tcW w:w="5742" w:type="dxa"/>
          </w:tcPr>
          <w:p w14:paraId="7B0681D4" w14:textId="53F56278"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43% biodegradable; 42% mixed fines; 6% plastics; 3% animal waste; 3% sanitary waste; 2% paper/cardboard; 1% other</w:t>
            </w:r>
          </w:p>
        </w:tc>
      </w:tr>
      <w:tr w:rsidR="6FDB4003" w:rsidRPr="00A36649" w14:paraId="56594DE1"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34B90597" w14:textId="32489FF4" w:rsidR="6FDB4003" w:rsidRPr="00A36649" w:rsidRDefault="6FDB4003" w:rsidP="6FDB4003">
            <w:pPr>
              <w:rPr>
                <w:rFonts w:asciiTheme="minorBidi" w:hAnsiTheme="minorBidi"/>
                <w:sz w:val="22"/>
                <w:szCs w:val="22"/>
              </w:rPr>
            </w:pPr>
            <w:r w:rsidRPr="00A36649">
              <w:rPr>
                <w:rFonts w:asciiTheme="minorBidi" w:hAnsiTheme="minorBidi"/>
                <w:sz w:val="22"/>
                <w:szCs w:val="22"/>
              </w:rPr>
              <w:t>Formal collection rate</w:t>
            </w:r>
          </w:p>
        </w:tc>
        <w:tc>
          <w:tcPr>
            <w:tcW w:w="5742" w:type="dxa"/>
          </w:tcPr>
          <w:p w14:paraId="2511FE8A" w14:textId="634A0DC6" w:rsidR="5B529EB9" w:rsidRPr="00A36649" w:rsidRDefault="5B529EB9" w:rsidP="006D357C">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42% (municipal, domestic, industrial; based on Kampala data)</w:t>
            </w:r>
          </w:p>
          <w:p w14:paraId="6FF48558" w14:textId="42D71205" w:rsidR="5B529EB9" w:rsidRPr="00A36649" w:rsidRDefault="5B529EB9" w:rsidP="006D357C">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4% (textiles, metals, plastics, e-waste; informal recyclers/artisans)</w:t>
            </w:r>
          </w:p>
        </w:tc>
      </w:tr>
      <w:tr w:rsidR="6FDB4003" w:rsidRPr="00A36649" w14:paraId="2EEB501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AB4DFAF" w14:textId="16A20F63" w:rsidR="6FDB4003" w:rsidRPr="00A36649" w:rsidRDefault="6FDB4003" w:rsidP="6FDB4003">
            <w:pPr>
              <w:rPr>
                <w:rFonts w:asciiTheme="minorBidi" w:hAnsiTheme="minorBidi"/>
                <w:sz w:val="22"/>
                <w:szCs w:val="22"/>
              </w:rPr>
            </w:pPr>
            <w:r w:rsidRPr="00A36649">
              <w:rPr>
                <w:rFonts w:asciiTheme="minorBidi" w:hAnsiTheme="minorBidi"/>
                <w:sz w:val="22"/>
                <w:szCs w:val="22"/>
              </w:rPr>
              <w:t>Landfill gas/biogas capture</w:t>
            </w:r>
          </w:p>
        </w:tc>
        <w:tc>
          <w:tcPr>
            <w:tcW w:w="5742" w:type="dxa"/>
          </w:tcPr>
          <w:p w14:paraId="1DD31860" w14:textId="15CD2AE4"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0% — assumed zero</w:t>
            </w:r>
          </w:p>
        </w:tc>
      </w:tr>
      <w:tr w:rsidR="6FDB4003" w:rsidRPr="00A36649" w14:paraId="262258A9"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8A783A3" w14:textId="3BAC92E4" w:rsidR="6FDB4003" w:rsidRPr="00A36649" w:rsidRDefault="6FDB4003" w:rsidP="6FDB4003">
            <w:pPr>
              <w:rPr>
                <w:rFonts w:asciiTheme="minorBidi" w:hAnsiTheme="minorBidi"/>
                <w:sz w:val="22"/>
                <w:szCs w:val="22"/>
              </w:rPr>
            </w:pPr>
            <w:r w:rsidRPr="00A36649">
              <w:rPr>
                <w:rFonts w:asciiTheme="minorBidi" w:hAnsiTheme="minorBidi"/>
                <w:sz w:val="22"/>
                <w:szCs w:val="22"/>
              </w:rPr>
              <w:t>Emission factor — unmanaged dump</w:t>
            </w:r>
            <w:bookmarkStart w:id="292" w:name="_Ref229061486"/>
            <w:r w:rsidRPr="00A36649">
              <w:rPr>
                <w:rStyle w:val="FootnoteReference"/>
                <w:rFonts w:asciiTheme="minorBidi" w:hAnsiTheme="minorBidi"/>
                <w:sz w:val="22"/>
                <w:szCs w:val="22"/>
              </w:rPr>
              <w:footnoteReference w:id="24"/>
            </w:r>
            <w:bookmarkEnd w:id="292"/>
          </w:p>
        </w:tc>
        <w:tc>
          <w:tcPr>
            <w:tcW w:w="5742" w:type="dxa"/>
          </w:tcPr>
          <w:p w14:paraId="688F8713" w14:textId="0589FF0E"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73.7 kg CH</w:t>
            </w:r>
            <w:r w:rsidRPr="00A36649">
              <w:rPr>
                <w:rFonts w:ascii="Cambria Math" w:hAnsi="Cambria Math" w:cs="Cambria Math"/>
                <w:sz w:val="22"/>
                <w:szCs w:val="22"/>
              </w:rPr>
              <w:t>₄</w:t>
            </w:r>
            <w:r w:rsidRPr="00A36649">
              <w:rPr>
                <w:rFonts w:asciiTheme="minorBidi" w:hAnsiTheme="minorBidi"/>
                <w:sz w:val="22"/>
                <w:szCs w:val="22"/>
              </w:rPr>
              <w:t>/tonne</w:t>
            </w:r>
          </w:p>
        </w:tc>
      </w:tr>
      <w:tr w:rsidR="6FDB4003" w:rsidRPr="00A36649" w14:paraId="6F2399F0"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12134B9A" w14:textId="53F5497B" w:rsidR="6FDB4003" w:rsidRPr="00A36649" w:rsidRDefault="6FDB4003" w:rsidP="6FDB4003">
            <w:pPr>
              <w:rPr>
                <w:rFonts w:asciiTheme="minorBidi" w:hAnsiTheme="minorBidi"/>
                <w:sz w:val="22"/>
                <w:szCs w:val="22"/>
              </w:rPr>
            </w:pPr>
            <w:r w:rsidRPr="00A36649">
              <w:rPr>
                <w:rFonts w:asciiTheme="minorBidi" w:hAnsiTheme="minorBidi"/>
                <w:sz w:val="22"/>
                <w:szCs w:val="22"/>
              </w:rPr>
              <w:t>Emission factor — managed landfill</w:t>
            </w:r>
            <w:r w:rsidR="00461002" w:rsidRPr="00A36649">
              <w:rPr>
                <w:rFonts w:asciiTheme="minorBidi" w:hAnsiTheme="minorBidi"/>
              </w:rPr>
              <w:fldChar w:fldCharType="begin"/>
            </w:r>
            <w:r w:rsidR="00461002" w:rsidRPr="00A36649">
              <w:rPr>
                <w:rFonts w:asciiTheme="minorBidi" w:hAnsiTheme="minorBidi"/>
                <w:sz w:val="22"/>
                <w:szCs w:val="22"/>
              </w:rPr>
              <w:instrText xml:space="preserve"> NOTEREF _Ref229061486 \f \h </w:instrText>
            </w:r>
            <w:r w:rsidR="001A378A" w:rsidRPr="00A36649">
              <w:rPr>
                <w:rFonts w:asciiTheme="minorBidi" w:hAnsiTheme="minorBidi"/>
                <w:sz w:val="22"/>
                <w:szCs w:val="22"/>
              </w:rPr>
              <w:instrText xml:space="preserve"> \* MERGEFORMAT </w:instrText>
            </w:r>
            <w:r w:rsidR="00461002" w:rsidRPr="00A36649">
              <w:rPr>
                <w:rFonts w:asciiTheme="minorBidi" w:hAnsiTheme="minorBidi"/>
              </w:rPr>
            </w:r>
            <w:r w:rsidR="00461002" w:rsidRPr="00A36649">
              <w:rPr>
                <w:rFonts w:asciiTheme="minorBidi" w:hAnsiTheme="minorBidi"/>
              </w:rPr>
              <w:fldChar w:fldCharType="separate"/>
            </w:r>
            <w:r w:rsidR="00DE2533" w:rsidRPr="00A36649">
              <w:rPr>
                <w:rStyle w:val="FootnoteReference"/>
                <w:rFonts w:asciiTheme="minorBidi" w:hAnsiTheme="minorBidi"/>
                <w:sz w:val="22"/>
                <w:szCs w:val="22"/>
              </w:rPr>
              <w:t>24</w:t>
            </w:r>
            <w:r w:rsidR="00461002" w:rsidRPr="00A36649">
              <w:rPr>
                <w:rFonts w:asciiTheme="minorBidi" w:hAnsiTheme="minorBidi"/>
              </w:rPr>
              <w:fldChar w:fldCharType="end"/>
            </w:r>
          </w:p>
        </w:tc>
        <w:tc>
          <w:tcPr>
            <w:tcW w:w="5742" w:type="dxa"/>
          </w:tcPr>
          <w:p w14:paraId="4D1C2A9C" w14:textId="67EE898E"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65.0 kg CH</w:t>
            </w:r>
            <w:r w:rsidRPr="00A36649">
              <w:rPr>
                <w:rFonts w:ascii="Cambria Math" w:hAnsi="Cambria Math" w:cs="Cambria Math"/>
                <w:sz w:val="22"/>
                <w:szCs w:val="22"/>
              </w:rPr>
              <w:t>₄</w:t>
            </w:r>
            <w:r w:rsidRPr="00A36649">
              <w:rPr>
                <w:rFonts w:asciiTheme="minorBidi" w:hAnsiTheme="minorBidi"/>
                <w:sz w:val="22"/>
                <w:szCs w:val="22"/>
              </w:rPr>
              <w:t>/tonne</w:t>
            </w:r>
          </w:p>
        </w:tc>
      </w:tr>
      <w:tr w:rsidR="6FDB4003" w:rsidRPr="00A36649" w14:paraId="3E087C4A"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7B0945F3" w14:textId="145B9756" w:rsidR="6FDB4003" w:rsidRPr="00A36649" w:rsidRDefault="6FDB4003" w:rsidP="6FDB4003">
            <w:pPr>
              <w:rPr>
                <w:rFonts w:asciiTheme="minorBidi" w:hAnsiTheme="minorBidi"/>
                <w:sz w:val="22"/>
                <w:szCs w:val="22"/>
              </w:rPr>
            </w:pPr>
            <w:r w:rsidRPr="00A36649">
              <w:rPr>
                <w:rFonts w:asciiTheme="minorBidi" w:hAnsiTheme="minorBidi"/>
                <w:sz w:val="22"/>
                <w:szCs w:val="22"/>
              </w:rPr>
              <w:t>Emission factor — open burning</w:t>
            </w:r>
            <w:r w:rsidR="00461002" w:rsidRPr="00A36649">
              <w:rPr>
                <w:rFonts w:asciiTheme="minorBidi" w:hAnsiTheme="minorBidi"/>
              </w:rPr>
              <w:fldChar w:fldCharType="begin"/>
            </w:r>
            <w:r w:rsidR="00461002" w:rsidRPr="00A36649">
              <w:rPr>
                <w:rFonts w:asciiTheme="minorBidi" w:hAnsiTheme="minorBidi"/>
                <w:sz w:val="22"/>
                <w:szCs w:val="22"/>
              </w:rPr>
              <w:instrText xml:space="preserve"> NOTEREF _Ref229061486 \f \h </w:instrText>
            </w:r>
            <w:r w:rsidR="001A378A" w:rsidRPr="00A36649">
              <w:rPr>
                <w:rFonts w:asciiTheme="minorBidi" w:hAnsiTheme="minorBidi"/>
                <w:sz w:val="22"/>
                <w:szCs w:val="22"/>
              </w:rPr>
              <w:instrText xml:space="preserve"> \* MERGEFORMAT </w:instrText>
            </w:r>
            <w:r w:rsidR="00461002" w:rsidRPr="00A36649">
              <w:rPr>
                <w:rFonts w:asciiTheme="minorBidi" w:hAnsiTheme="minorBidi"/>
              </w:rPr>
            </w:r>
            <w:r w:rsidR="00461002" w:rsidRPr="00A36649">
              <w:rPr>
                <w:rFonts w:asciiTheme="minorBidi" w:hAnsiTheme="minorBidi"/>
              </w:rPr>
              <w:fldChar w:fldCharType="separate"/>
            </w:r>
            <w:r w:rsidR="00DE2533" w:rsidRPr="00A36649">
              <w:rPr>
                <w:rStyle w:val="FootnoteReference"/>
                <w:rFonts w:asciiTheme="minorBidi" w:hAnsiTheme="minorBidi"/>
                <w:sz w:val="22"/>
                <w:szCs w:val="22"/>
              </w:rPr>
              <w:t>24</w:t>
            </w:r>
            <w:r w:rsidR="00461002" w:rsidRPr="00A36649">
              <w:rPr>
                <w:rFonts w:asciiTheme="minorBidi" w:hAnsiTheme="minorBidi"/>
              </w:rPr>
              <w:fldChar w:fldCharType="end"/>
            </w:r>
          </w:p>
        </w:tc>
        <w:tc>
          <w:tcPr>
            <w:tcW w:w="5742" w:type="dxa"/>
          </w:tcPr>
          <w:p w14:paraId="6BEFCF8E" w14:textId="355A2B0A"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5.0 kg CH</w:t>
            </w:r>
            <w:r w:rsidRPr="00A36649">
              <w:rPr>
                <w:rFonts w:ascii="Cambria Math" w:hAnsi="Cambria Math" w:cs="Cambria Math"/>
                <w:sz w:val="22"/>
                <w:szCs w:val="22"/>
              </w:rPr>
              <w:t>₄</w:t>
            </w:r>
            <w:r w:rsidRPr="00A36649">
              <w:rPr>
                <w:rFonts w:asciiTheme="minorBidi" w:hAnsiTheme="minorBidi"/>
                <w:sz w:val="22"/>
                <w:szCs w:val="22"/>
              </w:rPr>
              <w:t>/tonne</w:t>
            </w:r>
          </w:p>
        </w:tc>
      </w:tr>
      <w:tr w:rsidR="6FDB4003" w:rsidRPr="00A36649" w14:paraId="3BF2FD26"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0BB7BA19" w14:textId="04FF5BCB" w:rsidR="6FDB4003" w:rsidRPr="00A36649" w:rsidRDefault="6FDB4003" w:rsidP="6FDB4003">
            <w:pPr>
              <w:rPr>
                <w:rFonts w:asciiTheme="minorBidi" w:hAnsiTheme="minorBidi"/>
                <w:sz w:val="22"/>
                <w:szCs w:val="22"/>
              </w:rPr>
            </w:pPr>
            <w:r w:rsidRPr="00A36649">
              <w:rPr>
                <w:rFonts w:asciiTheme="minorBidi" w:hAnsiTheme="minorBidi"/>
                <w:sz w:val="22"/>
                <w:szCs w:val="22"/>
              </w:rPr>
              <w:t>Emission factor — composting</w:t>
            </w:r>
            <w:r w:rsidR="00461002" w:rsidRPr="00A36649">
              <w:rPr>
                <w:rFonts w:asciiTheme="minorBidi" w:hAnsiTheme="minorBidi"/>
              </w:rPr>
              <w:fldChar w:fldCharType="begin"/>
            </w:r>
            <w:r w:rsidR="00461002" w:rsidRPr="00A36649">
              <w:rPr>
                <w:rFonts w:asciiTheme="minorBidi" w:hAnsiTheme="minorBidi"/>
                <w:sz w:val="22"/>
                <w:szCs w:val="22"/>
              </w:rPr>
              <w:instrText xml:space="preserve"> NOTEREF _Ref229061486 \f \h </w:instrText>
            </w:r>
            <w:r w:rsidR="001A378A" w:rsidRPr="00A36649">
              <w:rPr>
                <w:rFonts w:asciiTheme="minorBidi" w:hAnsiTheme="minorBidi"/>
                <w:sz w:val="22"/>
                <w:szCs w:val="22"/>
              </w:rPr>
              <w:instrText xml:space="preserve"> \* MERGEFORMAT </w:instrText>
            </w:r>
            <w:r w:rsidR="00461002" w:rsidRPr="00A36649">
              <w:rPr>
                <w:rFonts w:asciiTheme="minorBidi" w:hAnsiTheme="minorBidi"/>
              </w:rPr>
            </w:r>
            <w:r w:rsidR="00461002" w:rsidRPr="00A36649">
              <w:rPr>
                <w:rFonts w:asciiTheme="minorBidi" w:hAnsiTheme="minorBidi"/>
              </w:rPr>
              <w:fldChar w:fldCharType="separate"/>
            </w:r>
            <w:r w:rsidR="00DE2533" w:rsidRPr="00A36649">
              <w:rPr>
                <w:rStyle w:val="FootnoteReference"/>
                <w:rFonts w:asciiTheme="minorBidi" w:hAnsiTheme="minorBidi"/>
                <w:sz w:val="22"/>
                <w:szCs w:val="22"/>
              </w:rPr>
              <w:t>24</w:t>
            </w:r>
            <w:r w:rsidR="00461002" w:rsidRPr="00A36649">
              <w:rPr>
                <w:rFonts w:asciiTheme="minorBidi" w:hAnsiTheme="minorBidi"/>
              </w:rPr>
              <w:fldChar w:fldCharType="end"/>
            </w:r>
          </w:p>
        </w:tc>
        <w:tc>
          <w:tcPr>
            <w:tcW w:w="5742" w:type="dxa"/>
          </w:tcPr>
          <w:p w14:paraId="44413D0E" w14:textId="5434CD75"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1.0 kg CH</w:t>
            </w:r>
            <w:r w:rsidRPr="00A36649">
              <w:rPr>
                <w:rFonts w:ascii="Cambria Math" w:hAnsi="Cambria Math" w:cs="Cambria Math"/>
                <w:sz w:val="22"/>
                <w:szCs w:val="22"/>
              </w:rPr>
              <w:t>₄</w:t>
            </w:r>
            <w:r w:rsidRPr="00A36649">
              <w:rPr>
                <w:rFonts w:asciiTheme="minorBidi" w:hAnsiTheme="minorBidi"/>
                <w:sz w:val="22"/>
                <w:szCs w:val="22"/>
              </w:rPr>
              <w:t>/tonne</w:t>
            </w:r>
          </w:p>
        </w:tc>
      </w:tr>
      <w:tr w:rsidR="6FDB4003" w:rsidRPr="00A36649" w14:paraId="00D6A20B"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3375" w:type="dxa"/>
          </w:tcPr>
          <w:p w14:paraId="2CCD2BFE" w14:textId="37B0D642" w:rsidR="6FDB4003" w:rsidRPr="00A36649" w:rsidRDefault="6FDB4003" w:rsidP="6FDB4003">
            <w:pPr>
              <w:rPr>
                <w:rFonts w:asciiTheme="minorBidi" w:hAnsiTheme="minorBidi"/>
                <w:sz w:val="22"/>
                <w:szCs w:val="22"/>
              </w:rPr>
            </w:pPr>
            <w:r w:rsidRPr="00A36649">
              <w:rPr>
                <w:rFonts w:asciiTheme="minorBidi" w:hAnsiTheme="minorBidi"/>
                <w:sz w:val="22"/>
                <w:szCs w:val="22"/>
              </w:rPr>
              <w:t>Emission factor — anaerobic digestion</w:t>
            </w:r>
            <w:r w:rsidR="00461002" w:rsidRPr="00A36649">
              <w:rPr>
                <w:rFonts w:asciiTheme="minorBidi" w:hAnsiTheme="minorBidi"/>
              </w:rPr>
              <w:fldChar w:fldCharType="begin"/>
            </w:r>
            <w:r w:rsidR="00461002" w:rsidRPr="00A36649">
              <w:rPr>
                <w:rFonts w:asciiTheme="minorBidi" w:hAnsiTheme="minorBidi"/>
                <w:sz w:val="22"/>
                <w:szCs w:val="22"/>
              </w:rPr>
              <w:instrText xml:space="preserve"> NOTEREF _Ref229061486 \f \h </w:instrText>
            </w:r>
            <w:r w:rsidR="001A378A" w:rsidRPr="00A36649">
              <w:rPr>
                <w:rFonts w:asciiTheme="minorBidi" w:hAnsiTheme="minorBidi"/>
                <w:sz w:val="22"/>
                <w:szCs w:val="22"/>
              </w:rPr>
              <w:instrText xml:space="preserve"> \* MERGEFORMAT </w:instrText>
            </w:r>
            <w:r w:rsidR="00461002" w:rsidRPr="00A36649">
              <w:rPr>
                <w:rFonts w:asciiTheme="minorBidi" w:hAnsiTheme="minorBidi"/>
              </w:rPr>
            </w:r>
            <w:r w:rsidR="00461002" w:rsidRPr="00A36649">
              <w:rPr>
                <w:rFonts w:asciiTheme="minorBidi" w:hAnsiTheme="minorBidi"/>
              </w:rPr>
              <w:fldChar w:fldCharType="separate"/>
            </w:r>
            <w:r w:rsidR="00DE2533" w:rsidRPr="00A36649">
              <w:rPr>
                <w:rStyle w:val="FootnoteReference"/>
                <w:rFonts w:asciiTheme="minorBidi" w:hAnsiTheme="minorBidi"/>
                <w:sz w:val="22"/>
                <w:szCs w:val="22"/>
              </w:rPr>
              <w:t>24</w:t>
            </w:r>
            <w:r w:rsidR="00461002" w:rsidRPr="00A36649">
              <w:rPr>
                <w:rFonts w:asciiTheme="minorBidi" w:hAnsiTheme="minorBidi"/>
              </w:rPr>
              <w:fldChar w:fldCharType="end"/>
            </w:r>
          </w:p>
        </w:tc>
        <w:tc>
          <w:tcPr>
            <w:tcW w:w="5742" w:type="dxa"/>
          </w:tcPr>
          <w:p w14:paraId="1DCD063D" w14:textId="609D0FA0"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0.3 kg CH</w:t>
            </w:r>
            <w:r w:rsidRPr="00A36649">
              <w:rPr>
                <w:rFonts w:ascii="Cambria Math" w:hAnsi="Cambria Math" w:cs="Cambria Math"/>
                <w:sz w:val="22"/>
                <w:szCs w:val="22"/>
              </w:rPr>
              <w:t>₄</w:t>
            </w:r>
            <w:r w:rsidRPr="00A36649">
              <w:rPr>
                <w:rFonts w:asciiTheme="minorBidi" w:hAnsiTheme="minorBidi"/>
                <w:sz w:val="22"/>
                <w:szCs w:val="22"/>
              </w:rPr>
              <w:t>/tonne</w:t>
            </w:r>
          </w:p>
        </w:tc>
      </w:tr>
    </w:tbl>
    <w:p w14:paraId="275AB656" w14:textId="1B3CF6B8" w:rsidR="6FDB4003" w:rsidRPr="00A420BF" w:rsidRDefault="6FDB4003" w:rsidP="00A36649"/>
    <w:p w14:paraId="0D80DC9D" w14:textId="24BB5DFB" w:rsidR="64662CD2" w:rsidRPr="00A420BF" w:rsidRDefault="64662CD2" w:rsidP="6FDB4003">
      <w:pPr>
        <w:pStyle w:val="Heading3"/>
        <w:rPr>
          <w:b/>
          <w:color w:val="auto"/>
        </w:rPr>
      </w:pPr>
      <w:bookmarkStart w:id="293" w:name="_Toc229401377"/>
      <w:r w:rsidRPr="00A420BF">
        <w:rPr>
          <w:b/>
          <w:color w:val="auto"/>
        </w:rPr>
        <w:t>4.</w:t>
      </w:r>
      <w:r w:rsidR="00D55936">
        <w:rPr>
          <w:b/>
          <w:color w:val="auto"/>
        </w:rPr>
        <w:t>5</w:t>
      </w:r>
      <w:r w:rsidRPr="00A420BF">
        <w:rPr>
          <w:b/>
          <w:color w:val="auto"/>
        </w:rPr>
        <w:t>.3 Mitigating Actions</w:t>
      </w:r>
      <w:bookmarkEnd w:id="293"/>
      <w:r w:rsidRPr="00A420BF">
        <w:rPr>
          <w:b/>
          <w:color w:val="auto"/>
        </w:rPr>
        <w:t xml:space="preserve"> </w:t>
      </w:r>
    </w:p>
    <w:p w14:paraId="43923878" w14:textId="0544EDAA" w:rsidR="66094A23" w:rsidRPr="00A420BF" w:rsidRDefault="66094A23" w:rsidP="6FDB4003">
      <w:pPr>
        <w:spacing w:before="240" w:after="240"/>
        <w:rPr>
          <w:rFonts w:asciiTheme="minorBidi" w:hAnsiTheme="minorBidi" w:cstheme="minorBidi"/>
        </w:rPr>
      </w:pPr>
      <w:r w:rsidRPr="00A420BF">
        <w:rPr>
          <w:rFonts w:asciiTheme="minorBidi" w:hAnsiTheme="minorBidi" w:cstheme="minorBidi"/>
        </w:rPr>
        <w:t>All NDC 2.0 measures are carried forward into the NDC 3.0 scenario, with one additional measure applied on top.</w:t>
      </w:r>
    </w:p>
    <w:tbl>
      <w:tblPr>
        <w:tblStyle w:val="GridTable4-Accent1"/>
        <w:tblW w:w="0" w:type="auto"/>
        <w:tblLook w:val="06A0" w:firstRow="1" w:lastRow="0" w:firstColumn="1" w:lastColumn="0" w:noHBand="1" w:noVBand="1"/>
      </w:tblPr>
      <w:tblGrid>
        <w:gridCol w:w="2835"/>
        <w:gridCol w:w="1551"/>
        <w:gridCol w:w="4282"/>
      </w:tblGrid>
      <w:tr w:rsidR="6FDB4003" w:rsidRPr="00A36649" w14:paraId="5BD7118F" w14:textId="77777777" w:rsidTr="00A420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0093C611" w14:textId="51866DFE" w:rsidR="6FDB4003" w:rsidRPr="00A36649" w:rsidRDefault="6FDB4003" w:rsidP="6FDB4003">
            <w:pPr>
              <w:jc w:val="center"/>
              <w:rPr>
                <w:rFonts w:asciiTheme="minorBidi" w:hAnsiTheme="minorBidi"/>
                <w:sz w:val="22"/>
                <w:szCs w:val="22"/>
              </w:rPr>
            </w:pPr>
            <w:r w:rsidRPr="00A36649">
              <w:rPr>
                <w:rFonts w:asciiTheme="minorBidi" w:hAnsiTheme="minorBidi"/>
                <w:sz w:val="22"/>
                <w:szCs w:val="22"/>
              </w:rPr>
              <w:t>Mitigation Measure</w:t>
            </w:r>
          </w:p>
        </w:tc>
        <w:tc>
          <w:tcPr>
            <w:tcW w:w="1551" w:type="dxa"/>
          </w:tcPr>
          <w:p w14:paraId="5EA24B87" w14:textId="090B4A1F" w:rsidR="6FDB4003" w:rsidRPr="00A36649"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Scenario</w:t>
            </w:r>
          </w:p>
        </w:tc>
        <w:tc>
          <w:tcPr>
            <w:tcW w:w="4282" w:type="dxa"/>
          </w:tcPr>
          <w:p w14:paraId="77F3140A" w14:textId="0EAD3272" w:rsidR="6FDB4003" w:rsidRPr="00A36649" w:rsidRDefault="6FDB4003" w:rsidP="6FDB400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Description</w:t>
            </w:r>
          </w:p>
        </w:tc>
      </w:tr>
      <w:tr w:rsidR="6FDB4003" w:rsidRPr="00A36649" w14:paraId="6C2F5AD7"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03BE6032" w14:textId="29D27DE4" w:rsidR="6FDB4003" w:rsidRPr="00A36649" w:rsidRDefault="6FDB4003" w:rsidP="6FDB4003">
            <w:pPr>
              <w:rPr>
                <w:rFonts w:asciiTheme="minorBidi" w:hAnsiTheme="minorBidi"/>
                <w:sz w:val="22"/>
                <w:szCs w:val="22"/>
              </w:rPr>
            </w:pPr>
            <w:r w:rsidRPr="00A36649">
              <w:rPr>
                <w:rFonts w:asciiTheme="minorBidi" w:hAnsiTheme="minorBidi"/>
                <w:sz w:val="22"/>
                <w:szCs w:val="22"/>
              </w:rPr>
              <w:t>Expansion of Sewer and Wastewater Treatment Coverage</w:t>
            </w:r>
          </w:p>
        </w:tc>
        <w:tc>
          <w:tcPr>
            <w:tcW w:w="1551" w:type="dxa"/>
          </w:tcPr>
          <w:p w14:paraId="460EF173" w14:textId="18466D48"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NDC 2.0 &amp; NDC 3.0</w:t>
            </w:r>
          </w:p>
        </w:tc>
        <w:tc>
          <w:tcPr>
            <w:tcW w:w="4282" w:type="dxa"/>
          </w:tcPr>
          <w:p w14:paraId="1B681394" w14:textId="1B081F4C" w:rsidR="6FDB4003" w:rsidRPr="00A36649" w:rsidRDefault="0716517C"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Increase wastewater treatment coverage from 15% in 2020 to 90% by 2050, shifting wastewater from untreated discharge to controlled treatment systems and reducing methane and nitrous oxide emissions</w:t>
            </w:r>
          </w:p>
        </w:tc>
      </w:tr>
      <w:tr w:rsidR="6FDB4003" w:rsidRPr="00A36649" w14:paraId="37A81F32"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475264F" w14:textId="295EC851" w:rsidR="6FDB4003" w:rsidRPr="00A36649" w:rsidRDefault="6FDB4003" w:rsidP="6FDB4003">
            <w:pPr>
              <w:rPr>
                <w:rFonts w:asciiTheme="minorBidi" w:hAnsiTheme="minorBidi"/>
                <w:sz w:val="22"/>
                <w:szCs w:val="22"/>
              </w:rPr>
            </w:pPr>
            <w:r w:rsidRPr="00A36649">
              <w:rPr>
                <w:rFonts w:asciiTheme="minorBidi" w:hAnsiTheme="minorBidi"/>
                <w:sz w:val="22"/>
                <w:szCs w:val="22"/>
              </w:rPr>
              <w:t>Solid Waste Collection Coverage</w:t>
            </w:r>
          </w:p>
        </w:tc>
        <w:tc>
          <w:tcPr>
            <w:tcW w:w="1551" w:type="dxa"/>
          </w:tcPr>
          <w:p w14:paraId="0EB126D1" w14:textId="10B13ACA"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NDC 2.0 &amp; NDC 3.0</w:t>
            </w:r>
          </w:p>
        </w:tc>
        <w:tc>
          <w:tcPr>
            <w:tcW w:w="4282" w:type="dxa"/>
          </w:tcPr>
          <w:p w14:paraId="07DBC9BB" w14:textId="21A55777" w:rsidR="6FDB4003" w:rsidRPr="00A36649" w:rsidRDefault="124478B0"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Increase solid waste collection from 30% in 2020 to 40% by 2035, reducing open dumping and enabling diversion of waste to controlled disposal, recycling, and recovery pathways.</w:t>
            </w:r>
          </w:p>
        </w:tc>
      </w:tr>
      <w:tr w:rsidR="6FDB4003" w:rsidRPr="00A36649" w14:paraId="5FC4E037" w14:textId="77777777" w:rsidTr="00A420BF">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69E3AB7" w14:textId="2327A9BB" w:rsidR="6FDB4003" w:rsidRPr="00A36649" w:rsidRDefault="6FDB4003" w:rsidP="6FDB4003">
            <w:pPr>
              <w:rPr>
                <w:rFonts w:asciiTheme="minorBidi" w:hAnsiTheme="minorBidi"/>
                <w:sz w:val="22"/>
                <w:szCs w:val="22"/>
              </w:rPr>
            </w:pPr>
            <w:r w:rsidRPr="00A36649">
              <w:rPr>
                <w:rFonts w:asciiTheme="minorBidi" w:hAnsiTheme="minorBidi"/>
                <w:sz w:val="22"/>
                <w:szCs w:val="22"/>
              </w:rPr>
              <w:t>Enhanced Solid Waste Collection Coverage</w:t>
            </w:r>
          </w:p>
        </w:tc>
        <w:tc>
          <w:tcPr>
            <w:tcW w:w="1551" w:type="dxa"/>
          </w:tcPr>
          <w:p w14:paraId="4D887953" w14:textId="0F990430" w:rsidR="6FDB4003" w:rsidRPr="00A36649" w:rsidRDefault="6FDB4003"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NDC 3.0 only</w:t>
            </w:r>
          </w:p>
        </w:tc>
        <w:tc>
          <w:tcPr>
            <w:tcW w:w="4282" w:type="dxa"/>
          </w:tcPr>
          <w:p w14:paraId="69207817" w14:textId="5F193430" w:rsidR="6FDB4003" w:rsidRPr="00A36649" w:rsidRDefault="1EE6EB7D" w:rsidP="6FDB4003">
            <w:pPr>
              <w:cnfStyle w:val="000000000000" w:firstRow="0" w:lastRow="0" w:firstColumn="0" w:lastColumn="0" w:oddVBand="0" w:evenVBand="0" w:oddHBand="0" w:evenHBand="0" w:firstRowFirstColumn="0" w:firstRowLastColumn="0" w:lastRowFirstColumn="0" w:lastRowLastColumn="0"/>
              <w:rPr>
                <w:rFonts w:asciiTheme="minorBidi" w:hAnsiTheme="minorBidi"/>
                <w:sz w:val="22"/>
                <w:szCs w:val="22"/>
              </w:rPr>
            </w:pPr>
            <w:r w:rsidRPr="00A36649">
              <w:rPr>
                <w:rFonts w:asciiTheme="minorBidi" w:hAnsiTheme="minorBidi"/>
                <w:sz w:val="22"/>
                <w:szCs w:val="22"/>
              </w:rPr>
              <w:t>Further increase solid waste collection to 50% by 2035, enabling higher levels of controlled disposal, recycling, and resource recovery compared to NDC 2.0.</w:t>
            </w:r>
          </w:p>
        </w:tc>
      </w:tr>
    </w:tbl>
    <w:p w14:paraId="513A4612" w14:textId="0D853CFE" w:rsidR="00A36649" w:rsidRPr="00A36649" w:rsidRDefault="66094A23" w:rsidP="001F1E4A">
      <w:pPr>
        <w:spacing w:before="240" w:after="240" w:line="259" w:lineRule="auto"/>
        <w:jc w:val="both"/>
        <w:rPr>
          <w:rFonts w:asciiTheme="minorBidi" w:hAnsiTheme="minorBidi" w:cstheme="minorBidi"/>
        </w:rPr>
      </w:pPr>
      <w:r w:rsidRPr="00A420BF">
        <w:rPr>
          <w:rFonts w:asciiTheme="minorBidi" w:hAnsiTheme="minorBidi" w:cstheme="minorBidi"/>
        </w:rPr>
        <w:t xml:space="preserve">A detailed description of how each mitigation measure is implemented within the two models, including parameter specifications and modelling constraints, is provided in the </w:t>
      </w:r>
      <w:r w:rsidR="008E4351" w:rsidRPr="008E4351">
        <w:rPr>
          <w:rFonts w:asciiTheme="minorBidi" w:hAnsiTheme="minorBidi" w:cstheme="minorBidi"/>
        </w:rPr>
        <w:fldChar w:fldCharType="begin"/>
      </w:r>
      <w:ins w:id="294" w:author="Amira El Hamady" w:date="2026-05-08T12:34:00Z" w16du:dateUtc="2026-05-08T09:34:00Z">
        <w:r w:rsidR="008E4351" w:rsidRPr="008E4351">
          <w:rPr>
            <w:rFonts w:asciiTheme="minorBidi" w:hAnsiTheme="minorBidi" w:cstheme="minorBidi"/>
          </w:rPr>
          <w:instrText xml:space="preserve"> REF _Ref229136093 \h </w:instrText>
        </w:r>
      </w:ins>
      <w:r w:rsidR="008E4351" w:rsidRPr="00640A70">
        <w:rPr>
          <w:rFonts w:asciiTheme="minorBidi" w:hAnsiTheme="minorBidi" w:cstheme="minorBidi"/>
        </w:rPr>
        <w:instrText xml:space="preserve"> \* MERGEFORMAT </w:instrText>
      </w:r>
      <w:r w:rsidR="008E4351" w:rsidRPr="008E4351">
        <w:rPr>
          <w:rFonts w:asciiTheme="minorBidi" w:hAnsiTheme="minorBidi" w:cstheme="minorBidi"/>
        </w:rPr>
      </w:r>
      <w:r w:rsidR="008E4351" w:rsidRPr="008E4351">
        <w:rPr>
          <w:rFonts w:asciiTheme="minorBidi" w:hAnsiTheme="minorBidi" w:cstheme="minorBidi"/>
        </w:rPr>
        <w:fldChar w:fldCharType="separate"/>
      </w:r>
      <w:r w:rsidR="008E4351" w:rsidRPr="008E4351">
        <w:t xml:space="preserve">Appendix 2. </w:t>
      </w:r>
      <w:r w:rsidR="008E4351" w:rsidRPr="008E4351">
        <w:rPr>
          <w:rFonts w:asciiTheme="minorBidi" w:hAnsiTheme="minorBidi" w:cstheme="minorBidi"/>
        </w:rPr>
        <w:fldChar w:fldCharType="end"/>
      </w:r>
    </w:p>
    <w:p w14:paraId="70B43CC4" w14:textId="054E14D3" w:rsidR="64662CD2" w:rsidRPr="00A420BF" w:rsidRDefault="64662CD2" w:rsidP="6FDB4003">
      <w:pPr>
        <w:pStyle w:val="Heading3"/>
        <w:rPr>
          <w:b/>
          <w:color w:val="auto"/>
        </w:rPr>
      </w:pPr>
      <w:bookmarkStart w:id="295" w:name="_Toc229401378"/>
      <w:r w:rsidRPr="00A420BF">
        <w:rPr>
          <w:b/>
          <w:color w:val="auto"/>
        </w:rPr>
        <w:t>4.</w:t>
      </w:r>
      <w:r w:rsidR="00D55936">
        <w:rPr>
          <w:b/>
          <w:color w:val="auto"/>
        </w:rPr>
        <w:t>5</w:t>
      </w:r>
      <w:r w:rsidRPr="00A420BF">
        <w:rPr>
          <w:b/>
          <w:color w:val="auto"/>
        </w:rPr>
        <w:t xml:space="preserve">.4 </w:t>
      </w:r>
      <w:r w:rsidR="000D58B0">
        <w:rPr>
          <w:b/>
          <w:color w:val="auto"/>
        </w:rPr>
        <w:t>CLEWs</w:t>
      </w:r>
      <w:r w:rsidRPr="00A420BF">
        <w:rPr>
          <w:b/>
          <w:color w:val="auto"/>
        </w:rPr>
        <w:t xml:space="preserve"> Results</w:t>
      </w:r>
      <w:bookmarkEnd w:id="295"/>
      <w:r w:rsidR="2E9041C3" w:rsidRPr="00A420BF">
        <w:rPr>
          <w:b/>
          <w:color w:val="auto"/>
        </w:rPr>
        <w:t xml:space="preserve"> </w:t>
      </w:r>
    </w:p>
    <w:p w14:paraId="74B679F2" w14:textId="49B3FE4C" w:rsidR="51F187EB" w:rsidRPr="001F1E4A" w:rsidRDefault="36C520C1" w:rsidP="05B0AA69">
      <w:pPr>
        <w:pStyle w:val="Heading5"/>
        <w:rPr>
          <w:b/>
          <w:i/>
          <w:color w:val="auto"/>
        </w:rPr>
      </w:pPr>
      <w:r w:rsidRPr="001F1E4A">
        <w:rPr>
          <w:b/>
          <w:i/>
          <w:color w:val="auto"/>
        </w:rPr>
        <w:t>4.</w:t>
      </w:r>
      <w:r w:rsidR="00D55936" w:rsidRPr="001F1E4A">
        <w:rPr>
          <w:b/>
          <w:i/>
          <w:color w:val="auto"/>
        </w:rPr>
        <w:t>5</w:t>
      </w:r>
      <w:r w:rsidRPr="001F1E4A">
        <w:rPr>
          <w:b/>
          <w:i/>
          <w:color w:val="auto"/>
        </w:rPr>
        <w:t xml:space="preserve">.4.1 </w:t>
      </w:r>
      <w:r w:rsidR="51F187EB" w:rsidRPr="001F1E4A">
        <w:rPr>
          <w:b/>
          <w:i/>
          <w:color w:val="auto"/>
        </w:rPr>
        <w:t>Solid Waste</w:t>
      </w:r>
    </w:p>
    <w:p w14:paraId="5DA7C897" w14:textId="65E171B2" w:rsidR="6FDB4003" w:rsidRDefault="6FDB4003" w:rsidP="00A420BF"/>
    <w:p w14:paraId="08311D27" w14:textId="48114ED4" w:rsidR="1678ABE6" w:rsidRDefault="690522AA" w:rsidP="697CF6EE">
      <w:pPr>
        <w:spacing w:line="259" w:lineRule="auto"/>
        <w:ind w:right="360"/>
        <w:jc w:val="both"/>
      </w:pPr>
      <w:r>
        <w:t xml:space="preserve">Without intervention, solid waste emissions grow from 7.95 MtCO₂eq in 2021 to 14.10 MtCO₂eq by 2035 and 27.59 MtCO₂eq by 2050 as Uganda's rapidly expanding urban waste stream, dominated by organic material disposed of through open dumping and burning, grows unchecked. </w:t>
      </w:r>
      <w:r w:rsidR="00523763">
        <w:t xml:space="preserve">In the </w:t>
      </w:r>
      <w:r w:rsidR="00C8430C">
        <w:t>Reference scenario</w:t>
      </w:r>
      <w:r w:rsidR="00523763">
        <w:t xml:space="preserve"> </w:t>
      </w:r>
      <w:r w:rsidR="00E86414">
        <w:t>there is a moderate increase in the waste collection rate</w:t>
      </w:r>
      <w:r w:rsidR="002C51D1">
        <w:t xml:space="preserve">, but no additional action or incentive to improve waste disposal. </w:t>
      </w:r>
      <w:r>
        <w:t xml:space="preserve">The health and environmental </w:t>
      </w:r>
      <w:r w:rsidR="00F63C0F">
        <w:t>costs</w:t>
      </w:r>
      <w:r>
        <w:t xml:space="preserve"> compound accordingly, with the external costs of unmanaged waste </w:t>
      </w:r>
      <w:r w:rsidR="00FD07F4">
        <w:t>reaching</w:t>
      </w:r>
      <w:r>
        <w:t xml:space="preserve"> to $2</w:t>
      </w:r>
      <w:r w:rsidR="00FD07F4">
        <w:t>.3 B</w:t>
      </w:r>
      <w:r>
        <w:t>illion by 2050.</w:t>
      </w:r>
    </w:p>
    <w:p w14:paraId="3BB7BD9E" w14:textId="46D8255F" w:rsidR="0F7CFEC2" w:rsidRDefault="0F7CFEC2" w:rsidP="0F7CFEC2">
      <w:pPr>
        <w:spacing w:line="259" w:lineRule="auto"/>
        <w:ind w:right="360"/>
        <w:jc w:val="both"/>
      </w:pPr>
    </w:p>
    <w:p w14:paraId="0F5A2709" w14:textId="77777777" w:rsidR="00E943AD" w:rsidRDefault="690522AA" w:rsidP="006607F4">
      <w:pPr>
        <w:keepNext/>
        <w:jc w:val="both"/>
      </w:pPr>
      <w:r>
        <w:rPr>
          <w:noProof/>
        </w:rPr>
        <w:drawing>
          <wp:inline distT="0" distB="0" distL="0" distR="0" wp14:anchorId="483C6F87" wp14:editId="09BC41DE">
            <wp:extent cx="5824446" cy="2762250"/>
            <wp:effectExtent l="19050" t="19050" r="24130" b="19050"/>
            <wp:docPr id="1273864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64571" name="Picture 1273864571"/>
                    <pic:cNvPicPr/>
                  </pic:nvPicPr>
                  <pic:blipFill>
                    <a:blip r:embed="rId64">
                      <a:extLst>
                        <a:ext uri="{28A0092B-C50C-407E-A947-70E740481C1C}">
                          <a14:useLocalDpi xmlns:a14="http://schemas.microsoft.com/office/drawing/2010/main"/>
                        </a:ext>
                      </a:extLst>
                    </a:blip>
                    <a:srcRect l="4159" t="10580"/>
                    <a:stretch>
                      <a:fillRect/>
                    </a:stretch>
                  </pic:blipFill>
                  <pic:spPr>
                    <a:xfrm>
                      <a:off x="0" y="0"/>
                      <a:ext cx="5827981" cy="2763927"/>
                    </a:xfrm>
                    <a:prstGeom prst="rect">
                      <a:avLst/>
                    </a:prstGeom>
                    <a:ln w="9525">
                      <a:solidFill>
                        <a:schemeClr val="tx1"/>
                      </a:solidFill>
                      <a:prstDash val="solid"/>
                    </a:ln>
                  </pic:spPr>
                </pic:pic>
              </a:graphicData>
            </a:graphic>
          </wp:inline>
        </w:drawing>
      </w:r>
    </w:p>
    <w:p w14:paraId="05AF823D" w14:textId="44A81821" w:rsidR="699A5851" w:rsidRPr="00A527E6" w:rsidRDefault="00E943AD" w:rsidP="00A420BF">
      <w:pPr>
        <w:pStyle w:val="Caption"/>
        <w:jc w:val="both"/>
      </w:pPr>
      <w:bookmarkStart w:id="296" w:name="_Toc229342668"/>
      <w:bookmarkStart w:id="297" w:name="_Toc229386415"/>
      <w:bookmarkStart w:id="298" w:name="_Toc229389025"/>
      <w:bookmarkStart w:id="299" w:name="_Toc229401446"/>
      <w:r w:rsidRPr="00A420BF">
        <w:rPr>
          <w:b/>
          <w:color w:val="000000" w:themeColor="text1"/>
        </w:rPr>
        <w:t xml:space="preserve">Figure </w:t>
      </w:r>
      <w:r w:rsidRPr="00A420BF">
        <w:rPr>
          <w:b/>
          <w:color w:val="000000" w:themeColor="text1"/>
        </w:rPr>
        <w:fldChar w:fldCharType="begin"/>
      </w:r>
      <w:r w:rsidRPr="00A420BF">
        <w:rPr>
          <w:b/>
          <w:color w:val="000000" w:themeColor="text1"/>
        </w:rPr>
        <w:instrText xml:space="preserve"> SEQ Figure \* ARABIC </w:instrText>
      </w:r>
      <w:r w:rsidRPr="00A420BF">
        <w:rPr>
          <w:b/>
          <w:color w:val="000000" w:themeColor="text1"/>
        </w:rPr>
        <w:fldChar w:fldCharType="separate"/>
      </w:r>
      <w:r w:rsidR="00AE4FCF">
        <w:rPr>
          <w:b/>
          <w:noProof/>
          <w:color w:val="000000" w:themeColor="text1"/>
        </w:rPr>
        <w:t>57</w:t>
      </w:r>
      <w:r w:rsidRPr="00A420BF">
        <w:rPr>
          <w:b/>
          <w:color w:val="000000" w:themeColor="text1"/>
        </w:rPr>
        <w:fldChar w:fldCharType="end"/>
      </w:r>
      <w:r w:rsidRPr="00A420BF">
        <w:rPr>
          <w:color w:val="000000" w:themeColor="text1"/>
        </w:rPr>
        <w:t>. Solid Waste Sector Emissions by Scenario, 2021–2050 (MtCO</w:t>
      </w:r>
      <w:r w:rsidRPr="00A420BF">
        <w:rPr>
          <w:rFonts w:ascii="Cambria Math" w:hAnsi="Cambria Math" w:cs="Cambria Math"/>
          <w:color w:val="000000" w:themeColor="text1"/>
        </w:rPr>
        <w:t>₂</w:t>
      </w:r>
      <w:r w:rsidRPr="00A420BF">
        <w:rPr>
          <w:color w:val="000000" w:themeColor="text1"/>
        </w:rPr>
        <w:t>eq)</w:t>
      </w:r>
      <w:bookmarkEnd w:id="296"/>
      <w:bookmarkEnd w:id="297"/>
      <w:bookmarkEnd w:id="298"/>
      <w:bookmarkEnd w:id="299"/>
    </w:p>
    <w:p w14:paraId="2098F95E" w14:textId="5D7AAB9C" w:rsidR="1F566B61" w:rsidRDefault="4C038B7F" w:rsidP="00A420BF">
      <w:pPr>
        <w:spacing w:line="259" w:lineRule="auto"/>
        <w:jc w:val="both"/>
      </w:pPr>
      <w:r>
        <w:t>Expanding formal waste collection coverage from 30% to 40% by 2035</w:t>
      </w:r>
      <w:r w:rsidR="00F63C0F">
        <w:t xml:space="preserve"> (NDC 2)</w:t>
      </w:r>
      <w:r>
        <w:t xml:space="preserve"> and </w:t>
      </w:r>
      <w:r w:rsidR="433A26D1">
        <w:t>disposing</w:t>
      </w:r>
      <w:r>
        <w:t xml:space="preserve"> collected waste to sanitary landfill</w:t>
      </w:r>
      <w:r w:rsidR="49436557">
        <w:t>s</w:t>
      </w:r>
      <w:r>
        <w:t xml:space="preserve"> with methane capture requires building collection networks, transfer infrastructure, and landfill capacity. This investment raises total waste management costs from $</w:t>
      </w:r>
      <w:r w:rsidR="44B96853">
        <w:t>229</w:t>
      </w:r>
      <w:r>
        <w:t xml:space="preserve"> million under the Reference to $</w:t>
      </w:r>
      <w:r w:rsidR="44B96853">
        <w:t>323 million under NDC 2.0 by 2035, and from $537 million to $</w:t>
      </w:r>
      <w:r>
        <w:t>949 million by 2050, increasing the average disposal cost per tonne from $</w:t>
      </w:r>
      <w:r w:rsidR="44B96853">
        <w:t>14.58 to $21.34 by 2035 and from $</w:t>
      </w:r>
      <w:r>
        <w:t>17.58 to $34.49</w:t>
      </w:r>
      <w:r w:rsidR="44B96853">
        <w:t xml:space="preserve"> by 2050.</w:t>
      </w:r>
      <w:r>
        <w:t xml:space="preserve"> In return, the measure transforms the disposal mix progressively from 2026: sanitary landfill expands </w:t>
      </w:r>
      <w:r w:rsidR="44B96853">
        <w:t xml:space="preserve">from zero to 6.8 MtCO₂eq by 2035 and </w:t>
      </w:r>
      <w:r>
        <w:t xml:space="preserve">24.9 MtCO₂eq by 2050, while unmanaged landfills decline and are effectively eliminated by 2033. Methane capture begins generating negative emission offsets from 2030, reaching </w:t>
      </w:r>
      <w:r w:rsidR="44B96853">
        <w:t>-3.2 MtCO₂eq by 2035 and -</w:t>
      </w:r>
      <w:r>
        <w:t xml:space="preserve">11.6 MtCO₂eq by 2050. </w:t>
      </w:r>
      <w:r w:rsidR="00132A5A">
        <w:t>Emission from d</w:t>
      </w:r>
      <w:r>
        <w:t xml:space="preserve">umping peaks </w:t>
      </w:r>
      <w:r w:rsidR="44B96853">
        <w:t xml:space="preserve">at 8.0 MtCO₂eq by </w:t>
      </w:r>
      <w:r>
        <w:t xml:space="preserve">2035 before declining to approximately 4.7 MtCO₂eq </w:t>
      </w:r>
      <w:r w:rsidR="44B96853">
        <w:t xml:space="preserve">by 2050 </w:t>
      </w:r>
      <w:r>
        <w:t xml:space="preserve">as collection coverage improves, while open burning remains </w:t>
      </w:r>
      <w:r w:rsidR="44B96853">
        <w:t>negligible at 0.1 MtCO₂eq throughout the period.</w:t>
      </w:r>
      <w:r>
        <w:t xml:space="preserve"> The net effect is a substantial reduction in emissions driven by the shift from unmanaged disposal to controlled landfill systems with methane recovery.</w:t>
      </w:r>
    </w:p>
    <w:p w14:paraId="39D02578" w14:textId="2B6B4087" w:rsidR="1F566B61" w:rsidRDefault="38B251EC" w:rsidP="5EC3E5D4">
      <w:pPr>
        <w:spacing w:before="240" w:after="240" w:line="259" w:lineRule="auto"/>
        <w:jc w:val="both"/>
      </w:pPr>
      <w:r>
        <w:t xml:space="preserve">Raising the collection target to 50% by 2035 requires a more intensive and front-loaded infrastructure investment, increasing total costs </w:t>
      </w:r>
      <w:r w:rsidR="75F5E926">
        <w:t xml:space="preserve">from $229 million under the Reference to $389 million under NDC 3.0 by 2035, and </w:t>
      </w:r>
      <w:r>
        <w:t>to $1,131 million by 2050</w:t>
      </w:r>
      <w:r w:rsidR="75F5E926">
        <w:t xml:space="preserve">, with </w:t>
      </w:r>
      <w:r>
        <w:t xml:space="preserve">the average disposal cost per tonne </w:t>
      </w:r>
      <w:r w:rsidR="75F5E926">
        <w:t>rising from $14.58 to $25.71 by 2035 and $</w:t>
      </w:r>
      <w:r>
        <w:t>41.08</w:t>
      </w:r>
      <w:r w:rsidR="75F5E926">
        <w:t xml:space="preserve"> by 2050.</w:t>
      </w:r>
      <w:r>
        <w:t xml:space="preserve"> The more ambitious deployment accelerates the transformation of the disposal mix: open burning is eliminated entirely</w:t>
      </w:r>
      <w:r w:rsidR="75F5E926">
        <w:t xml:space="preserve">, unmanaged landfills are eliminated by 2034, and sanitary landfill expands rapidly from zero to 8.7 MtCO₂eq by 2035 and 30.5 MtCO₂eq by 2050. Methane capture deepens to -4.1 MtCO₂eq by 2035 and -14.2 MtCO₂eq by 2050, compared to -3.2 MtCO₂eq and -11.6 MtCO₂eq under NDC 2.0 at the same points. Dumping </w:t>
      </w:r>
      <w:r>
        <w:t xml:space="preserve">declines </w:t>
      </w:r>
      <w:r w:rsidR="75F5E926">
        <w:t xml:space="preserve">from its peak to 7.0 MtCO₂eq by 2035 before falling </w:t>
      </w:r>
      <w:r>
        <w:t xml:space="preserve">steadily </w:t>
      </w:r>
      <w:r w:rsidR="75F5E926">
        <w:t>to</w:t>
      </w:r>
      <w:r>
        <w:t xml:space="preserve"> zero by approximately 2048, </w:t>
      </w:r>
      <w:r w:rsidR="75F5E926">
        <w:t xml:space="preserve">compared to </w:t>
      </w:r>
      <w:r>
        <w:t xml:space="preserve">residual dumping </w:t>
      </w:r>
      <w:r w:rsidR="75F5E926">
        <w:t>of 4.7 MtCO₂eq remaining under NDC 2.0 by 2050.</w:t>
      </w:r>
      <w:r>
        <w:t xml:space="preserve"> Emissions briefly increase in the early years as expanded collection captures previously unmanaged waste streams, before declining progressively as methane capture scales up and uncontrolled disposal pathways are eliminated. </w:t>
      </w:r>
    </w:p>
    <w:p w14:paraId="75416A4B" w14:textId="496B1E1B" w:rsidR="5EC3E5D4" w:rsidRDefault="38B251EC" w:rsidP="5EC3E5D4">
      <w:pPr>
        <w:spacing w:before="240" w:after="240" w:line="259" w:lineRule="auto"/>
        <w:jc w:val="both"/>
      </w:pPr>
      <w:r>
        <w:t xml:space="preserve">The disposal </w:t>
      </w:r>
      <w:bookmarkStart w:id="300" w:name="_Int_cadG02UQ"/>
      <w:r>
        <w:t>mix</w:t>
      </w:r>
      <w:bookmarkEnd w:id="300"/>
      <w:r>
        <w:t xml:space="preserve"> charts below illustrate how each scenario transforms the treatment pathway over time, from uncontrolled dumping and burning under the Reference toward sanitary landfill with methane capture under both NDC scenarios, with NDC 3.0 achieving a faster and more complete transition.</w:t>
      </w:r>
    </w:p>
    <w:p w14:paraId="0FD6C016" w14:textId="77777777" w:rsidR="00927A50" w:rsidRDefault="1832C40B" w:rsidP="00617C84">
      <w:pPr>
        <w:keepNext/>
        <w:ind w:left="990" w:hanging="1134"/>
        <w:jc w:val="center"/>
      </w:pPr>
      <w:r w:rsidRPr="006607F4">
        <w:rPr>
          <w:noProof/>
        </w:rPr>
        <w:drawing>
          <wp:inline distT="0" distB="0" distL="0" distR="0" wp14:anchorId="332AE1EF" wp14:editId="26CEA096">
            <wp:extent cx="5536062" cy="1879129"/>
            <wp:effectExtent l="19050" t="19050" r="26670" b="26035"/>
            <wp:docPr id="1236756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56068" name="Picture 1236756068"/>
                    <pic:cNvPicPr/>
                  </pic:nvPicPr>
                  <pic:blipFill>
                    <a:blip r:embed="rId65">
                      <a:extLst>
                        <a:ext uri="{28A0092B-C50C-407E-A947-70E740481C1C}">
                          <a14:useLocalDpi xmlns:a14="http://schemas.microsoft.com/office/drawing/2010/main"/>
                        </a:ext>
                      </a:extLst>
                    </a:blip>
                    <a:stretch>
                      <a:fillRect/>
                    </a:stretch>
                  </pic:blipFill>
                  <pic:spPr>
                    <a:xfrm>
                      <a:off x="0" y="0"/>
                      <a:ext cx="5591807" cy="1898051"/>
                    </a:xfrm>
                    <a:prstGeom prst="rect">
                      <a:avLst/>
                    </a:prstGeom>
                    <a:ln>
                      <a:solidFill>
                        <a:schemeClr val="tx1"/>
                      </a:solidFill>
                    </a:ln>
                  </pic:spPr>
                </pic:pic>
              </a:graphicData>
            </a:graphic>
          </wp:inline>
        </w:drawing>
      </w:r>
    </w:p>
    <w:p w14:paraId="63176B80" w14:textId="6ACA5FA9" w:rsidR="7A77AE92" w:rsidRPr="00A420BF" w:rsidRDefault="00927A50" w:rsidP="00A420BF">
      <w:pPr>
        <w:pStyle w:val="Caption"/>
        <w:jc w:val="center"/>
        <w:rPr>
          <w:color w:val="000000" w:themeColor="text1"/>
        </w:rPr>
      </w:pPr>
      <w:bookmarkStart w:id="301" w:name="_Toc229342669"/>
      <w:bookmarkStart w:id="302" w:name="_Toc229386416"/>
      <w:bookmarkStart w:id="303" w:name="_Toc229389026"/>
      <w:bookmarkStart w:id="304" w:name="_Toc229401447"/>
      <w:r w:rsidRPr="00A420BF">
        <w:rPr>
          <w:b/>
          <w:color w:val="000000" w:themeColor="text1"/>
        </w:rPr>
        <w:t xml:space="preserve">Figure </w:t>
      </w:r>
      <w:r w:rsidRPr="00A420BF">
        <w:rPr>
          <w:b/>
          <w:color w:val="000000" w:themeColor="text1"/>
        </w:rPr>
        <w:fldChar w:fldCharType="begin"/>
      </w:r>
      <w:r w:rsidRPr="00A420BF">
        <w:rPr>
          <w:b/>
          <w:color w:val="auto"/>
        </w:rPr>
        <w:instrText xml:space="preserve"> SEQ Figure \* ARABIC </w:instrText>
      </w:r>
      <w:r w:rsidRPr="00A420BF">
        <w:rPr>
          <w:b/>
          <w:color w:val="000000" w:themeColor="text1"/>
        </w:rPr>
        <w:fldChar w:fldCharType="separate"/>
      </w:r>
      <w:r w:rsidR="00AE4FCF">
        <w:rPr>
          <w:b/>
          <w:noProof/>
          <w:color w:val="auto"/>
        </w:rPr>
        <w:t>58</w:t>
      </w:r>
      <w:r w:rsidRPr="00A420BF">
        <w:rPr>
          <w:b/>
          <w:color w:val="000000" w:themeColor="text1"/>
        </w:rPr>
        <w:fldChar w:fldCharType="end"/>
      </w:r>
      <w:r w:rsidRPr="00A420BF">
        <w:rPr>
          <w:b/>
          <w:color w:val="000000" w:themeColor="text1"/>
        </w:rPr>
        <w:t>.</w:t>
      </w:r>
      <w:r w:rsidRPr="00A420BF">
        <w:rPr>
          <w:color w:val="000000" w:themeColor="text1"/>
        </w:rPr>
        <w:t xml:space="preserve"> </w:t>
      </w:r>
      <w:r w:rsidR="1DDEF5FA" w:rsidRPr="00A420BF">
        <w:rPr>
          <w:color w:val="000000" w:themeColor="text1"/>
        </w:rPr>
        <w:t xml:space="preserve">Solid Waste Emissions by Treatment Pathway </w:t>
      </w:r>
      <w:r w:rsidR="262E02D6" w:rsidRPr="00A420BF">
        <w:rPr>
          <w:color w:val="000000" w:themeColor="text1"/>
        </w:rPr>
        <w:t>by Scenario</w:t>
      </w:r>
      <w:r w:rsidR="1DDEF5FA" w:rsidRPr="00A420BF">
        <w:rPr>
          <w:color w:val="000000" w:themeColor="text1"/>
        </w:rPr>
        <w:t>, 2021–2050 (MtCO</w:t>
      </w:r>
      <w:r w:rsidR="1DDEF5FA" w:rsidRPr="00A420BF">
        <w:rPr>
          <w:rFonts w:ascii="Cambria Math" w:hAnsi="Cambria Math" w:cs="Cambria Math"/>
          <w:color w:val="000000" w:themeColor="text1"/>
        </w:rPr>
        <w:t>₂</w:t>
      </w:r>
      <w:r w:rsidR="1DDEF5FA" w:rsidRPr="00A420BF">
        <w:rPr>
          <w:color w:val="000000" w:themeColor="text1"/>
        </w:rPr>
        <w:t>eq)</w:t>
      </w:r>
      <w:bookmarkEnd w:id="301"/>
      <w:bookmarkEnd w:id="302"/>
      <w:bookmarkEnd w:id="303"/>
      <w:bookmarkEnd w:id="304"/>
    </w:p>
    <w:p w14:paraId="2AAEC034" w14:textId="68DE1085" w:rsidR="2ED61C22" w:rsidRDefault="39BD12B7" w:rsidP="299CC037">
      <w:pPr>
        <w:jc w:val="both"/>
      </w:pPr>
      <w:r>
        <w:t>Expanding</w:t>
      </w:r>
      <w:r w:rsidR="7C336F25">
        <w:t xml:space="preserve"> collection systems and </w:t>
      </w:r>
      <w:r>
        <w:t>developing</w:t>
      </w:r>
      <w:r w:rsidR="7C336F25">
        <w:t xml:space="preserve"> controlled disposal infrastructure</w:t>
      </w:r>
      <w:r>
        <w:t xml:space="preserve"> raises direct waste management costs above the Reference.</w:t>
      </w:r>
      <w:r w:rsidR="7C336F25">
        <w:t xml:space="preserve"> </w:t>
      </w:r>
      <w:r w:rsidR="579C95FB">
        <w:t>By 2035, total</w:t>
      </w:r>
      <w:r w:rsidR="7C336F25">
        <w:t xml:space="preserve"> system costs </w:t>
      </w:r>
      <w:r w:rsidR="579C95FB">
        <w:t>reach $229</w:t>
      </w:r>
      <w:r w:rsidR="7C336F25">
        <w:t xml:space="preserve"> million</w:t>
      </w:r>
      <w:r w:rsidR="03FFB274">
        <w:t xml:space="preserve"> under the Reference</w:t>
      </w:r>
      <w:r w:rsidR="579C95FB">
        <w:t>, $323 million under NDC 2.0, and $389 million under NDC 3.0, rising</w:t>
      </w:r>
      <w:r w:rsidR="03FFB274">
        <w:t xml:space="preserve"> to $</w:t>
      </w:r>
      <w:r w:rsidR="579C95FB">
        <w:t>537 million, $</w:t>
      </w:r>
      <w:r w:rsidR="7C336F25">
        <w:t>949 million</w:t>
      </w:r>
      <w:r w:rsidR="579C95FB">
        <w:t>,</w:t>
      </w:r>
      <w:r w:rsidR="03FFB274">
        <w:t xml:space="preserve"> and $</w:t>
      </w:r>
      <w:r w:rsidR="7C336F25">
        <w:t>1,131 million</w:t>
      </w:r>
      <w:r w:rsidR="03FFB274">
        <w:t xml:space="preserve"> </w:t>
      </w:r>
      <w:r w:rsidR="579C95FB">
        <w:t>respectively</w:t>
      </w:r>
      <w:r w:rsidR="03FFB274">
        <w:t xml:space="preserve"> by 2050</w:t>
      </w:r>
      <w:r>
        <w:t>. The average disposal cost per tonne increases from $14.58 under the Reference to $21.34 under NDC 2.0 and $25.71 under NDC 3.0 by 2035, and from $17.58 to $34.49 and $41.08 respectively by 2050, reflecting the transition from low-cost unmanaged disposal toward formal waste management systems.</w:t>
      </w:r>
    </w:p>
    <w:p w14:paraId="18849DFC" w14:textId="77777777" w:rsidR="00602F80" w:rsidRDefault="00602F80" w:rsidP="299CC037">
      <w:pPr>
        <w:jc w:val="both"/>
      </w:pPr>
    </w:p>
    <w:p w14:paraId="4AD877F5" w14:textId="3CAA830B" w:rsidR="006607F4" w:rsidRDefault="004613CD" w:rsidP="006607F4">
      <w:pPr>
        <w:keepNext/>
        <w:spacing w:line="259" w:lineRule="auto"/>
        <w:jc w:val="center"/>
      </w:pPr>
      <w:r>
        <w:rPr>
          <w:noProof/>
        </w:rPr>
        <w:drawing>
          <wp:inline distT="0" distB="0" distL="0" distR="0" wp14:anchorId="383FAD24" wp14:editId="357D7B75">
            <wp:extent cx="5784221" cy="3849731"/>
            <wp:effectExtent l="19050" t="19050" r="26035" b="17780"/>
            <wp:docPr id="1163202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02605" name="Picture 1163202605"/>
                    <pic:cNvPicPr/>
                  </pic:nvPicPr>
                  <pic:blipFill>
                    <a:blip r:embed="rId66">
                      <a:extLst>
                        <a:ext uri="{28A0092B-C50C-407E-A947-70E740481C1C}">
                          <a14:useLocalDpi xmlns:a14="http://schemas.microsoft.com/office/drawing/2010/main"/>
                        </a:ext>
                      </a:extLst>
                    </a:blip>
                    <a:stretch>
                      <a:fillRect/>
                    </a:stretch>
                  </pic:blipFill>
                  <pic:spPr>
                    <a:xfrm>
                      <a:off x="0" y="0"/>
                      <a:ext cx="5796917" cy="3858181"/>
                    </a:xfrm>
                    <a:prstGeom prst="rect">
                      <a:avLst/>
                    </a:prstGeom>
                    <a:ln>
                      <a:solidFill>
                        <a:schemeClr val="tx1"/>
                      </a:solidFill>
                    </a:ln>
                  </pic:spPr>
                </pic:pic>
              </a:graphicData>
            </a:graphic>
          </wp:inline>
        </w:drawing>
      </w:r>
    </w:p>
    <w:p w14:paraId="3156ABF1" w14:textId="2C81C4CD" w:rsidR="006607F4" w:rsidRPr="00A420BF" w:rsidRDefault="006607F4" w:rsidP="00A420BF">
      <w:pPr>
        <w:pStyle w:val="Caption"/>
        <w:rPr>
          <w:color w:val="000000" w:themeColor="text1"/>
        </w:rPr>
      </w:pPr>
      <w:bookmarkStart w:id="305" w:name="_Toc229342670"/>
      <w:bookmarkStart w:id="306" w:name="_Toc229386417"/>
      <w:bookmarkStart w:id="307" w:name="_Toc229389027"/>
      <w:bookmarkStart w:id="308" w:name="_Toc229401448"/>
      <w:r w:rsidRPr="00A420BF">
        <w:rPr>
          <w:b/>
          <w:color w:val="000000" w:themeColor="text1"/>
        </w:rPr>
        <w:t xml:space="preserve">Figure </w:t>
      </w:r>
      <w:r w:rsidRPr="00A420BF">
        <w:rPr>
          <w:b/>
          <w:color w:val="000000" w:themeColor="text1"/>
        </w:rPr>
        <w:fldChar w:fldCharType="begin"/>
      </w:r>
      <w:r w:rsidRPr="00A420BF">
        <w:rPr>
          <w:b/>
          <w:color w:val="000000" w:themeColor="text1"/>
        </w:rPr>
        <w:instrText xml:space="preserve"> SEQ Figure \* ARABIC </w:instrText>
      </w:r>
      <w:r w:rsidRPr="00A420BF">
        <w:rPr>
          <w:b/>
          <w:color w:val="000000" w:themeColor="text1"/>
        </w:rPr>
        <w:fldChar w:fldCharType="separate"/>
      </w:r>
      <w:r w:rsidR="00AE4FCF">
        <w:rPr>
          <w:b/>
          <w:noProof/>
          <w:color w:val="000000" w:themeColor="text1"/>
        </w:rPr>
        <w:t>59</w:t>
      </w:r>
      <w:r w:rsidRPr="00A420BF">
        <w:rPr>
          <w:b/>
          <w:color w:val="000000" w:themeColor="text1"/>
        </w:rPr>
        <w:fldChar w:fldCharType="end"/>
      </w:r>
      <w:r w:rsidRPr="00A420BF">
        <w:rPr>
          <w:color w:val="000000" w:themeColor="text1"/>
        </w:rPr>
        <w:t>. Solid waste sector costs by scenario, 2021–2050, total direct cost ($ million, top left), total external cost ($ million, top right), average disposal cost ($ per tonne waste, bottom left), and average societal cost ($ per tonne waste, bottom right)</w:t>
      </w:r>
      <w:bookmarkEnd w:id="305"/>
      <w:bookmarkEnd w:id="306"/>
      <w:bookmarkEnd w:id="307"/>
      <w:bookmarkEnd w:id="308"/>
    </w:p>
    <w:p w14:paraId="77CE6FA3" w14:textId="65D862D8" w:rsidR="00B31661" w:rsidRPr="004F0A0F" w:rsidRDefault="3421857A" w:rsidP="00A420BF">
      <w:pPr>
        <w:jc w:val="both"/>
      </w:pPr>
      <w:r>
        <w:t xml:space="preserve">However, this increase in direct cost is more than offset by substantial reductions in external costs. </w:t>
      </w:r>
      <w:r w:rsidR="6D2B4417">
        <w:t xml:space="preserve">These external costs represent </w:t>
      </w:r>
      <w:r w:rsidR="009A6FED">
        <w:t xml:space="preserve">the </w:t>
      </w:r>
      <w:r w:rsidR="6D2B4417">
        <w:t xml:space="preserve">air pollution, public health </w:t>
      </w:r>
      <w:r w:rsidR="00FD499C">
        <w:t>burden</w:t>
      </w:r>
      <w:r w:rsidR="6D2B4417">
        <w:t xml:space="preserve">, and environmental degradation associated with open dumping, uncontrolled burning, and unmanaged disposal. </w:t>
      </w:r>
      <w:r>
        <w:t xml:space="preserve">Under the Reference scenario, external costs </w:t>
      </w:r>
      <w:r w:rsidR="071A9F9D">
        <w:t>escalate</w:t>
      </w:r>
      <w:r>
        <w:t xml:space="preserve"> to $2,267 million by 2050 as growing waste volumes </w:t>
      </w:r>
      <w:r w:rsidR="071A9F9D">
        <w:t>continue to be</w:t>
      </w:r>
      <w:r>
        <w:t xml:space="preserve"> managed through uncontrolled </w:t>
      </w:r>
      <w:r w:rsidR="6D2B4417">
        <w:t>pathways</w:t>
      </w:r>
      <w:r>
        <w:t xml:space="preserve">. </w:t>
      </w:r>
      <w:r w:rsidR="071A9F9D">
        <w:t>Under NDC 2.0</w:t>
      </w:r>
      <w:r>
        <w:t xml:space="preserve">, external costs </w:t>
      </w:r>
      <w:r w:rsidR="071A9F9D">
        <w:t xml:space="preserve">fall to $365 million by 2035 and </w:t>
      </w:r>
      <w:r>
        <w:t xml:space="preserve">$1,140 million </w:t>
      </w:r>
      <w:r w:rsidR="071A9F9D">
        <w:t>by 2050</w:t>
      </w:r>
      <w:r>
        <w:t xml:space="preserve">, as improved collection progressively </w:t>
      </w:r>
      <w:r w:rsidR="071A9F9D">
        <w:t>eliminates</w:t>
      </w:r>
      <w:r>
        <w:t xml:space="preserve"> the most harmful disposal practices.</w:t>
      </w:r>
      <w:r w:rsidR="071A9F9D">
        <w:t xml:space="preserve"> NDC 3.0 delivers deeper reductions, with external costs falling to $311 million by 2035 and $830 million by 2050, reflecting the faster and more complete elimination of open burning and unmanaged dumping under the more ambitious scenario.</w:t>
      </w:r>
    </w:p>
    <w:p w14:paraId="778E0071" w14:textId="5C174044" w:rsidR="42A82973" w:rsidRPr="00A420BF" w:rsidRDefault="42A82973" w:rsidP="00A420BF">
      <w:pPr>
        <w:jc w:val="both"/>
      </w:pPr>
    </w:p>
    <w:p w14:paraId="5E5E85BA" w14:textId="31F73A06" w:rsidR="5072F94C" w:rsidRPr="001F1E4A" w:rsidRDefault="03E972EB" w:rsidP="00A420BF">
      <w:pPr>
        <w:pStyle w:val="Heading5"/>
        <w:spacing w:line="259" w:lineRule="auto"/>
        <w:rPr>
          <w:i/>
        </w:rPr>
      </w:pPr>
      <w:r w:rsidRPr="001F1E4A">
        <w:rPr>
          <w:b/>
          <w:i/>
          <w:color w:val="auto"/>
        </w:rPr>
        <w:t>4.</w:t>
      </w:r>
      <w:r w:rsidR="00D55936" w:rsidRPr="001F1E4A">
        <w:rPr>
          <w:b/>
          <w:i/>
          <w:color w:val="auto"/>
        </w:rPr>
        <w:t>5</w:t>
      </w:r>
      <w:r w:rsidRPr="001F1E4A">
        <w:rPr>
          <w:b/>
          <w:i/>
          <w:color w:val="auto"/>
        </w:rPr>
        <w:t>.4.</w:t>
      </w:r>
      <w:r w:rsidR="001F1E4A">
        <w:rPr>
          <w:b/>
          <w:i/>
          <w:color w:val="auto"/>
        </w:rPr>
        <w:t>2</w:t>
      </w:r>
      <w:r w:rsidRPr="001F1E4A">
        <w:rPr>
          <w:b/>
          <w:i/>
          <w:color w:val="auto"/>
        </w:rPr>
        <w:t xml:space="preserve"> Liquid Waste</w:t>
      </w:r>
    </w:p>
    <w:p w14:paraId="0F2446EB" w14:textId="668320E4" w:rsidR="46D61511" w:rsidRDefault="055C9EC7" w:rsidP="00A420BF">
      <w:pPr>
        <w:spacing w:before="240" w:after="240"/>
        <w:jc w:val="both"/>
      </w:pPr>
      <w:r w:rsidRPr="28A157FE">
        <w:t xml:space="preserve">Uganda’s current sanitation system remains heavily dependent on unmanaged or poorly managed disposal pathways, including pit latrines, septic systems, and open discharge, resulting in substantial health burdens associated with waterborne disease, groundwater contamination, and environmental degradation. Rapid population growth and urbanisation place increasing pressure on already limited sanitation infrastructure, causing both waste volumes and associated environmental damages to rise steadily </w:t>
      </w:r>
      <w:r w:rsidR="00250DAF">
        <w:t>until mid-century</w:t>
      </w:r>
      <w:r w:rsidRPr="28A157FE">
        <w:t xml:space="preserve"> under the Reference scenario.</w:t>
      </w:r>
    </w:p>
    <w:p w14:paraId="10C87F08" w14:textId="2D646F43" w:rsidR="46D61511" w:rsidRDefault="055C9EC7" w:rsidP="00A420BF">
      <w:pPr>
        <w:spacing w:before="240" w:after="240" w:line="259" w:lineRule="auto"/>
        <w:jc w:val="both"/>
      </w:pPr>
      <w:r w:rsidRPr="28A157FE">
        <w:t>Under the Reference pathway, liquid waste emissions increase from 6.42 MtCO₂eq in 2021 to 9.40 MtCO₂eq by 2035 and 14.24 MtCO₂eq by 2050. This growth is driven primarily by the continued dominance of unmanaged sanitation systems as population and wastewater generation increase faster than formal sewer and treatment infrastructure expansion. Latrines and open disposal pathways remain the dominant waste management route throughout much of the modelling horizon, while centralized sewer systems expand only gradually and remain insufficient to keep pace with rapidly growing demand. The result is not only rising emissions, but also escalating health and environmental damages associated with untreated wastewater and poor sanitation access.</w:t>
      </w:r>
    </w:p>
    <w:p w14:paraId="561EFE93" w14:textId="77777777" w:rsidR="46D61511" w:rsidRDefault="055C9EC7" w:rsidP="00A36649">
      <w:pPr>
        <w:keepNext/>
        <w:spacing w:line="259" w:lineRule="auto"/>
        <w:jc w:val="center"/>
      </w:pPr>
      <w:r>
        <w:rPr>
          <w:noProof/>
        </w:rPr>
        <w:drawing>
          <wp:inline distT="0" distB="0" distL="0" distR="0" wp14:anchorId="650BDFD5" wp14:editId="1B9A03BB">
            <wp:extent cx="5324495" cy="2657475"/>
            <wp:effectExtent l="9525" t="9525" r="9525" b="9525"/>
            <wp:docPr id="1040739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9957" name="Picture 137109957"/>
                    <pic:cNvPicPr/>
                  </pic:nvPicPr>
                  <pic:blipFill>
                    <a:blip r:embed="rId67">
                      <a:extLst>
                        <a:ext uri="{28A0092B-C50C-407E-A947-70E740481C1C}">
                          <a14:useLocalDpi xmlns:a14="http://schemas.microsoft.com/office/drawing/2010/main"/>
                        </a:ext>
                      </a:extLst>
                    </a:blip>
                    <a:srcRect l="6988" t="10000"/>
                    <a:stretch>
                      <a:fillRect/>
                    </a:stretch>
                  </pic:blipFill>
                  <pic:spPr>
                    <a:xfrm>
                      <a:off x="0" y="0"/>
                      <a:ext cx="5324495" cy="2657475"/>
                    </a:xfrm>
                    <a:prstGeom prst="rect">
                      <a:avLst/>
                    </a:prstGeom>
                    <a:ln w="9525">
                      <a:solidFill>
                        <a:schemeClr val="tx1"/>
                      </a:solidFill>
                      <a:prstDash val="solid"/>
                    </a:ln>
                  </pic:spPr>
                </pic:pic>
              </a:graphicData>
            </a:graphic>
          </wp:inline>
        </w:drawing>
      </w:r>
    </w:p>
    <w:p w14:paraId="6C2B4252" w14:textId="7792E5C7" w:rsidR="46D61511" w:rsidRDefault="055C9EC7" w:rsidP="00A36649">
      <w:pPr>
        <w:pStyle w:val="Caption"/>
        <w:spacing w:after="0" w:line="259" w:lineRule="auto"/>
        <w:jc w:val="center"/>
      </w:pPr>
      <w:bookmarkStart w:id="309" w:name="_Toc229342671"/>
      <w:bookmarkStart w:id="310" w:name="_Toc229386418"/>
      <w:bookmarkStart w:id="311" w:name="_Toc229389028"/>
      <w:bookmarkStart w:id="312" w:name="_Toc229401449"/>
      <w:r w:rsidRPr="28A157FE">
        <w:rPr>
          <w:b/>
          <w:bCs/>
          <w:color w:val="000000" w:themeColor="text1"/>
        </w:rPr>
        <w:t xml:space="preserve">Figure </w:t>
      </w:r>
      <w:r w:rsidR="7CA5DE1A" w:rsidRPr="28A157FE">
        <w:rPr>
          <w:b/>
          <w:color w:val="000000" w:themeColor="text1"/>
        </w:rPr>
        <w:fldChar w:fldCharType="begin"/>
      </w:r>
      <w:r w:rsidR="7CA5DE1A" w:rsidRPr="28A157FE">
        <w:rPr>
          <w:b/>
          <w:bCs/>
          <w:color w:val="auto"/>
        </w:rPr>
        <w:instrText xml:space="preserve"> SEQ Figure \* ARABIC </w:instrText>
      </w:r>
      <w:r w:rsidR="7CA5DE1A" w:rsidRPr="28A157FE">
        <w:rPr>
          <w:b/>
          <w:color w:val="000000" w:themeColor="text1"/>
        </w:rPr>
        <w:fldChar w:fldCharType="separate"/>
      </w:r>
      <w:r w:rsidR="00AE4FCF">
        <w:rPr>
          <w:b/>
          <w:bCs/>
          <w:noProof/>
          <w:color w:val="auto"/>
        </w:rPr>
        <w:t>60</w:t>
      </w:r>
      <w:r w:rsidR="7CA5DE1A" w:rsidRPr="28A157FE">
        <w:rPr>
          <w:b/>
          <w:color w:val="000000" w:themeColor="text1"/>
        </w:rPr>
        <w:fldChar w:fldCharType="end"/>
      </w:r>
      <w:r w:rsidRPr="28A157FE">
        <w:rPr>
          <w:b/>
          <w:bCs/>
          <w:color w:val="000000" w:themeColor="text1"/>
        </w:rPr>
        <w:t>.</w:t>
      </w:r>
      <w:r w:rsidRPr="28A157FE">
        <w:rPr>
          <w:color w:val="000000" w:themeColor="text1"/>
        </w:rPr>
        <w:t xml:space="preserve"> Liquid waste sector emissions by scenario, 2021–2050 (million tonnes CO</w:t>
      </w:r>
      <w:r w:rsidRPr="28A157FE">
        <w:rPr>
          <w:rFonts w:ascii="Cambria Math" w:hAnsi="Cambria Math" w:cs="Cambria Math"/>
          <w:color w:val="000000" w:themeColor="text1"/>
        </w:rPr>
        <w:t>₂</w:t>
      </w:r>
      <w:r w:rsidRPr="28A157FE">
        <w:rPr>
          <w:color w:val="000000" w:themeColor="text1"/>
        </w:rPr>
        <w:t>eq)</w:t>
      </w:r>
      <w:bookmarkEnd w:id="309"/>
      <w:bookmarkEnd w:id="310"/>
      <w:bookmarkEnd w:id="311"/>
      <w:bookmarkEnd w:id="312"/>
    </w:p>
    <w:p w14:paraId="17BBEE2F" w14:textId="426C41F5" w:rsidR="46D61511" w:rsidRDefault="055C9EC7" w:rsidP="00A36649">
      <w:pPr>
        <w:spacing w:before="240" w:after="240" w:line="259" w:lineRule="auto"/>
        <w:jc w:val="both"/>
      </w:pPr>
      <w:r w:rsidRPr="28A157FE">
        <w:t>The central intervention under both NDC pathways is therefore the large-scale expansion of sewer networks and wastewater treatment systems. The mitigation scenarios progressively shift households and businesses away from unmanaged sanitation and towards formal collection and treatment infrastructure. This transition substantially improves sanitation coverage, wastewater handling, and environmental protection, even though the direct greenhouse gas benefits are relatively modest compared to the scale of investment required.</w:t>
      </w:r>
    </w:p>
    <w:p w14:paraId="4A1B267D" w14:textId="77777777" w:rsidR="46D61511" w:rsidRDefault="055C9EC7" w:rsidP="00A36649">
      <w:pPr>
        <w:keepNext/>
        <w:spacing w:line="259" w:lineRule="auto"/>
        <w:ind w:left="993" w:hanging="993"/>
        <w:jc w:val="both"/>
      </w:pPr>
      <w:r>
        <w:rPr>
          <w:noProof/>
        </w:rPr>
        <w:drawing>
          <wp:inline distT="0" distB="0" distL="0" distR="0" wp14:anchorId="00397B5D" wp14:editId="0A339A35">
            <wp:extent cx="5698452" cy="1943732"/>
            <wp:effectExtent l="19050" t="19050" r="17145" b="19050"/>
            <wp:docPr id="926035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10557" name="Picture 1451810557"/>
                    <pic:cNvPicPr/>
                  </pic:nvPicPr>
                  <pic:blipFill>
                    <a:blip r:embed="rId68">
                      <a:extLst>
                        <a:ext uri="{28A0092B-C50C-407E-A947-70E740481C1C}">
                          <a14:useLocalDpi xmlns:a14="http://schemas.microsoft.com/office/drawing/2010/main"/>
                        </a:ext>
                      </a:extLst>
                    </a:blip>
                    <a:stretch>
                      <a:fillRect/>
                    </a:stretch>
                  </pic:blipFill>
                  <pic:spPr>
                    <a:xfrm>
                      <a:off x="0" y="0"/>
                      <a:ext cx="5740735" cy="1958155"/>
                    </a:xfrm>
                    <a:prstGeom prst="rect">
                      <a:avLst/>
                    </a:prstGeom>
                    <a:ln>
                      <a:solidFill>
                        <a:schemeClr val="tx1"/>
                      </a:solidFill>
                    </a:ln>
                  </pic:spPr>
                </pic:pic>
              </a:graphicData>
            </a:graphic>
          </wp:inline>
        </w:drawing>
      </w:r>
    </w:p>
    <w:p w14:paraId="792148C7" w14:textId="63761956" w:rsidR="46D61511" w:rsidRDefault="055C9EC7" w:rsidP="00A36649">
      <w:pPr>
        <w:pStyle w:val="Caption"/>
        <w:spacing w:after="0" w:line="259" w:lineRule="auto"/>
        <w:jc w:val="both"/>
      </w:pPr>
      <w:bookmarkStart w:id="313" w:name="_Toc229342672"/>
      <w:bookmarkStart w:id="314" w:name="_Toc229386419"/>
      <w:bookmarkStart w:id="315" w:name="_Toc229389029"/>
      <w:bookmarkStart w:id="316" w:name="_Toc229401450"/>
      <w:r w:rsidRPr="28A157FE">
        <w:rPr>
          <w:b/>
          <w:bCs/>
          <w:color w:val="000000" w:themeColor="text1"/>
        </w:rPr>
        <w:t xml:space="preserve">Figure </w:t>
      </w:r>
      <w:r w:rsidR="7CA5DE1A" w:rsidRPr="28A157FE">
        <w:rPr>
          <w:b/>
          <w:color w:val="000000" w:themeColor="text1"/>
        </w:rPr>
        <w:fldChar w:fldCharType="begin"/>
      </w:r>
      <w:r w:rsidR="7CA5DE1A" w:rsidRPr="28A157FE">
        <w:rPr>
          <w:b/>
          <w:bCs/>
          <w:color w:val="auto"/>
        </w:rPr>
        <w:instrText xml:space="preserve"> SEQ Figure \* ARABIC </w:instrText>
      </w:r>
      <w:r w:rsidR="7CA5DE1A" w:rsidRPr="28A157FE">
        <w:rPr>
          <w:b/>
          <w:color w:val="000000" w:themeColor="text1"/>
        </w:rPr>
        <w:fldChar w:fldCharType="separate"/>
      </w:r>
      <w:r w:rsidR="00AE4FCF">
        <w:rPr>
          <w:b/>
          <w:bCs/>
          <w:noProof/>
          <w:color w:val="auto"/>
        </w:rPr>
        <w:t>61</w:t>
      </w:r>
      <w:r w:rsidR="7CA5DE1A" w:rsidRPr="28A157FE">
        <w:rPr>
          <w:b/>
          <w:color w:val="000000" w:themeColor="text1"/>
        </w:rPr>
        <w:fldChar w:fldCharType="end"/>
      </w:r>
      <w:r w:rsidRPr="28A157FE">
        <w:rPr>
          <w:b/>
          <w:bCs/>
          <w:color w:val="000000" w:themeColor="text1"/>
        </w:rPr>
        <w:t>.</w:t>
      </w:r>
      <w:r w:rsidRPr="28A157FE">
        <w:rPr>
          <w:color w:val="000000" w:themeColor="text1"/>
        </w:rPr>
        <w:t xml:space="preserve"> Liquid Waste Emissions by Treatment Pathway by Scenario, 2021–2050 (MtCO</w:t>
      </w:r>
      <w:r w:rsidRPr="28A157FE">
        <w:rPr>
          <w:rFonts w:ascii="Cambria Math" w:hAnsi="Cambria Math" w:cs="Cambria Math"/>
          <w:color w:val="000000" w:themeColor="text1"/>
        </w:rPr>
        <w:t>₂</w:t>
      </w:r>
      <w:r w:rsidRPr="28A157FE">
        <w:rPr>
          <w:color w:val="000000" w:themeColor="text1"/>
        </w:rPr>
        <w:t>eq)</w:t>
      </w:r>
      <w:bookmarkEnd w:id="313"/>
      <w:bookmarkEnd w:id="314"/>
      <w:bookmarkEnd w:id="315"/>
      <w:bookmarkEnd w:id="316"/>
    </w:p>
    <w:p w14:paraId="1A4AF9E3" w14:textId="6C22AEBD" w:rsidR="46D61511" w:rsidRDefault="055C9EC7" w:rsidP="00A420BF">
      <w:pPr>
        <w:spacing w:before="240" w:after="240" w:line="259" w:lineRule="auto"/>
        <w:jc w:val="both"/>
      </w:pPr>
      <w:r w:rsidRPr="28A157FE">
        <w:t>Under NDC 2.0, centralized treatment expands steadily over time, progressively displacing latrines and unmanaged disposal pathways. Under NDC 3.0, this transition occurs more rapidly and comprehensively, with accelerated sewer expansion and earlier reductions in unmanaged sanitation. However, the resulting greenhouse gas outcomes are somewhat counterintuitive. In the near term, the faster formalisation of sanitation systems increases the use of intermediate treatment pathways such as septic tanks</w:t>
      </w:r>
      <w:r w:rsidR="1CE00D83" w:rsidRPr="28A157FE">
        <w:t xml:space="preserve"> and anaerobic lagoons which </w:t>
      </w:r>
      <w:r w:rsidR="071871D2" w:rsidRPr="28A157FE">
        <w:t>have lower health and environmental costs,</w:t>
      </w:r>
      <w:r w:rsidR="1CE00D83" w:rsidRPr="28A157FE">
        <w:t xml:space="preserve"> but higher GHG emissions, </w:t>
      </w:r>
      <w:r w:rsidRPr="28A157FE">
        <w:t>before full sewer connectivity is achieved. Because septic systems also generate methane emissions, this creates a temporary increase in emissions from formal waste management systems that partially offsets the reductions from declining latrine use. As a result, total emissions under NDC 3.0 initially remain similar to the Reference scenario despite much larger investments and major improvements in sanitation outcomes.</w:t>
      </w:r>
    </w:p>
    <w:p w14:paraId="41D11AF0" w14:textId="5644C60B" w:rsidR="46D61511" w:rsidRDefault="055C9EC7" w:rsidP="00A420BF">
      <w:pPr>
        <w:spacing w:before="240" w:after="240" w:line="259" w:lineRule="auto"/>
        <w:jc w:val="both"/>
      </w:pPr>
      <w:r w:rsidRPr="28A157FE">
        <w:t>This highlights an important characteristic of the liquid waste sector: greenhouse gas emissions are not the primary metric by which the interventions should be evaluated. On a per-tonne CO</w:t>
      </w:r>
      <w:r w:rsidRPr="28A157FE">
        <w:rPr>
          <w:rFonts w:ascii="Cambria Math" w:hAnsi="Cambria Math" w:cs="Cambria Math"/>
        </w:rPr>
        <w:t>₂</w:t>
      </w:r>
      <w:r w:rsidRPr="28A157FE">
        <w:t xml:space="preserve"> basis, both the direct costs and societal benefits of wastewater investments are extremely large relative to many other mitigation measures in the economy. The principal justification for sewer expansion and wastewater treatment lies in the reduction of disease burden, environmental contamination, and associated social and economic damages rather than in direct emissions reductions alone.</w:t>
      </w:r>
    </w:p>
    <w:p w14:paraId="54F8650C" w14:textId="1968C16A" w:rsidR="46D61511" w:rsidRDefault="055C9EC7" w:rsidP="00A420BF">
      <w:pPr>
        <w:spacing w:before="240" w:after="240" w:line="259" w:lineRule="auto"/>
        <w:jc w:val="both"/>
      </w:pPr>
      <w:r w:rsidRPr="28A157FE">
        <w:t xml:space="preserve">The infrastructure requirements associated with this transition are substantial. Expanding sewer systems and wastewater treatment facilities across a rapidly urbanising population requires very large long-term capital investments, pushing direct system costs far above the Reference trajectory. By 2050, total system costs rise to more than $8 billion under both NDC pathways compared to approximately $1.6 billion under the Reference scenario, reflecting the scale of infrastructure construction, network expansion, and treatment capacity required. However, these investments also improve the efficiency and effectiveness of wastewater management over time, reducing average treatment costs per unit of wastewater handled relative to the </w:t>
      </w:r>
      <w:r w:rsidR="00C8430C">
        <w:t>Reference scenario</w:t>
      </w:r>
      <w:r w:rsidRPr="28A157FE">
        <w:t>.</w:t>
      </w:r>
    </w:p>
    <w:p w14:paraId="1FB60B5D" w14:textId="3992004A" w:rsidR="46D61511" w:rsidRDefault="055C9EC7" w:rsidP="00A420BF">
      <w:pPr>
        <w:spacing w:before="240" w:after="240" w:line="259" w:lineRule="auto"/>
        <w:jc w:val="both"/>
      </w:pPr>
      <w:r w:rsidRPr="28A157FE">
        <w:t xml:space="preserve">Most importantly, the transition generates very large reductions in external health and environmental costs. Under the Reference scenario, external costs associated with </w:t>
      </w:r>
      <w:r w:rsidR="00A36649" w:rsidRPr="28A157FE">
        <w:t>unmanaged,</w:t>
      </w:r>
      <w:r w:rsidR="00A36649">
        <w:t xml:space="preserve"> </w:t>
      </w:r>
      <w:r w:rsidR="00A36649" w:rsidRPr="28A157FE">
        <w:t>including</w:t>
      </w:r>
      <w:r w:rsidRPr="28A157FE">
        <w:t xml:space="preserve"> diarrhoeal disease, groundwater pollution, environmental contamination, and broader public health impacts</w:t>
      </w:r>
      <w:r w:rsidR="2030750F" w:rsidRPr="28A157FE">
        <w:t xml:space="preserve">, </w:t>
      </w:r>
      <w:r w:rsidRPr="28A157FE">
        <w:t>rise from approximately $1.1 billion in 2021 to more than $10 billion annually by 2050. Under the NDC pathways, expanding sewer access and formal treatment systems sharply reduce these damages, with external costs falling to approximately $1.9 billion under NDC 2.0 and $1.2 billion under NDC 3.0 by 2050.</w:t>
      </w:r>
    </w:p>
    <w:p w14:paraId="69436C77" w14:textId="38548D8E" w:rsidR="46D61511" w:rsidRDefault="055C9EC7" w:rsidP="00A420BF">
      <w:pPr>
        <w:spacing w:before="240" w:after="240" w:line="259" w:lineRule="auto"/>
        <w:jc w:val="both"/>
      </w:pPr>
      <w:r w:rsidRPr="28A157FE">
        <w:t xml:space="preserve">The NDC 3.0 pathway differs from NDC 2.0 not only in the speed of infrastructure expansion, but also in the treatment of these external benefits within the modelling framework itself. Under NDC 3.0, monetized health and environmental benefits are incorporated directly into the optimisation process, allowing the model to weigh avoided disease burden and environmental damages against the higher direct infrastructure costs. This results in a more aggressive transition towards formal sanitation systems because the the long-term societal benefits substantially </w:t>
      </w:r>
      <w:r w:rsidR="622133EE" w:rsidRPr="28A157FE">
        <w:t>are weighted against</w:t>
      </w:r>
      <w:r w:rsidRPr="28A157FE">
        <w:t xml:space="preserve"> the additional direct expenditures.</w:t>
      </w:r>
    </w:p>
    <w:p w14:paraId="7E265602" w14:textId="693123C4" w:rsidR="46D61511" w:rsidRDefault="055C9EC7" w:rsidP="00D77C80">
      <w:pPr>
        <w:spacing w:line="259" w:lineRule="auto"/>
        <w:jc w:val="center"/>
      </w:pPr>
      <w:r>
        <w:rPr>
          <w:noProof/>
        </w:rPr>
        <w:drawing>
          <wp:inline distT="0" distB="0" distL="0" distR="0" wp14:anchorId="134E47D4" wp14:editId="165789E0">
            <wp:extent cx="5800725" cy="4578985"/>
            <wp:effectExtent l="19050" t="19050" r="28575" b="12065"/>
            <wp:docPr id="1962005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3097" name="Picture 474063097"/>
                    <pic:cNvPicPr/>
                  </pic:nvPicPr>
                  <pic:blipFill>
                    <a:blip r:embed="rId69">
                      <a:extLst>
                        <a:ext uri="{28A0092B-C50C-407E-A947-70E740481C1C}">
                          <a14:useLocalDpi xmlns:a14="http://schemas.microsoft.com/office/drawing/2010/main"/>
                        </a:ext>
                      </a:extLst>
                    </a:blip>
                    <a:stretch>
                      <a:fillRect/>
                    </a:stretch>
                  </pic:blipFill>
                  <pic:spPr>
                    <a:xfrm>
                      <a:off x="0" y="0"/>
                      <a:ext cx="5810012" cy="4586316"/>
                    </a:xfrm>
                    <a:prstGeom prst="rect">
                      <a:avLst/>
                    </a:prstGeom>
                    <a:ln>
                      <a:solidFill>
                        <a:schemeClr val="tx1"/>
                      </a:solidFill>
                    </a:ln>
                  </pic:spPr>
                </pic:pic>
              </a:graphicData>
            </a:graphic>
          </wp:inline>
        </w:drawing>
      </w:r>
    </w:p>
    <w:p w14:paraId="53654AE8" w14:textId="4BCBD735" w:rsidR="46D61511" w:rsidRDefault="055C9EC7" w:rsidP="00D77C80">
      <w:pPr>
        <w:pStyle w:val="Caption"/>
        <w:spacing w:after="0" w:line="259" w:lineRule="auto"/>
        <w:jc w:val="both"/>
        <w:rPr>
          <w:color w:val="000000" w:themeColor="text1"/>
        </w:rPr>
      </w:pPr>
      <w:bookmarkStart w:id="317" w:name="_Toc229342673"/>
      <w:bookmarkStart w:id="318" w:name="_Toc229386420"/>
      <w:bookmarkStart w:id="319" w:name="_Toc229389030"/>
      <w:bookmarkStart w:id="320" w:name="_Toc229401451"/>
      <w:r w:rsidRPr="28A157FE">
        <w:rPr>
          <w:b/>
          <w:bCs/>
          <w:color w:val="000000" w:themeColor="text1"/>
        </w:rPr>
        <w:t xml:space="preserve">Figure </w:t>
      </w:r>
      <w:r w:rsidR="7CA5DE1A" w:rsidRPr="28A157FE">
        <w:rPr>
          <w:b/>
          <w:bCs/>
          <w:color w:val="000000" w:themeColor="text1"/>
        </w:rPr>
        <w:fldChar w:fldCharType="begin"/>
      </w:r>
      <w:r w:rsidR="7CA5DE1A" w:rsidRPr="28A157FE">
        <w:rPr>
          <w:b/>
          <w:bCs/>
          <w:color w:val="auto"/>
        </w:rPr>
        <w:instrText xml:space="preserve"> SEQ Figure \* ARABIC </w:instrText>
      </w:r>
      <w:r w:rsidR="7CA5DE1A" w:rsidRPr="28A157FE">
        <w:rPr>
          <w:b/>
          <w:bCs/>
          <w:color w:val="000000" w:themeColor="text1"/>
        </w:rPr>
        <w:fldChar w:fldCharType="separate"/>
      </w:r>
      <w:r w:rsidR="00AE4FCF">
        <w:rPr>
          <w:b/>
          <w:bCs/>
          <w:noProof/>
          <w:color w:val="auto"/>
        </w:rPr>
        <w:t>62</w:t>
      </w:r>
      <w:r w:rsidR="7CA5DE1A" w:rsidRPr="28A157FE">
        <w:rPr>
          <w:b/>
          <w:bCs/>
          <w:color w:val="000000" w:themeColor="text1"/>
        </w:rPr>
        <w:fldChar w:fldCharType="end"/>
      </w:r>
      <w:r w:rsidRPr="28A157FE">
        <w:rPr>
          <w:b/>
          <w:bCs/>
          <w:color w:val="000000" w:themeColor="text1"/>
        </w:rPr>
        <w:t>.</w:t>
      </w:r>
      <w:r w:rsidRPr="28A157FE">
        <w:rPr>
          <w:color w:val="000000" w:themeColor="text1"/>
        </w:rPr>
        <w:t xml:space="preserve"> </w:t>
      </w:r>
      <w:r w:rsidR="00374807">
        <w:rPr>
          <w:color w:val="000000" w:themeColor="text1"/>
        </w:rPr>
        <w:t xml:space="preserve">Liquid </w:t>
      </w:r>
      <w:r w:rsidR="00374807" w:rsidRPr="00374807">
        <w:rPr>
          <w:color w:val="000000" w:themeColor="text1"/>
        </w:rPr>
        <w:t>waste sector costs by scenario, 2021–2050, total direct cost ($ million, top left), total external cost ($ million, top right), average disposal cost ($ per tonne waste, bottom left), and average societal cost ($ per tonne waste, bottom right)</w:t>
      </w:r>
      <w:bookmarkEnd w:id="317"/>
      <w:bookmarkEnd w:id="318"/>
      <w:bookmarkEnd w:id="319"/>
      <w:bookmarkEnd w:id="320"/>
    </w:p>
    <w:p w14:paraId="049AB324" w14:textId="535C4C14" w:rsidR="00D77C80" w:rsidRPr="00D77C80" w:rsidRDefault="00D77C80" w:rsidP="00D77C80"/>
    <w:p w14:paraId="4425E9E6" w14:textId="3ACB47CB" w:rsidR="004E5172" w:rsidRDefault="004E5172" w:rsidP="004E5172">
      <w:pPr>
        <w:jc w:val="both"/>
      </w:pPr>
      <w:r w:rsidRPr="004E5172">
        <w:t>The liquid waste sector is fundamentally a public health and environmental management challenge rather than primarily a climate mitigation sector. The liquid waste transition should therefore be understood primarily as a sanitation and public health investment with climate co-benefits rather than as a conventional low-cost mitigation strategy. While the direct emissions reductions are relatively modest, the broader societal benefits associated with improved sanitation access, lower disease burden, cleaner water systems, and improved environmental quality are extremely large and economically justified over the long term.</w:t>
      </w:r>
    </w:p>
    <w:p w14:paraId="5799CCAC" w14:textId="77777777" w:rsidR="004E5172" w:rsidRDefault="004E5172" w:rsidP="00602F80"/>
    <w:p w14:paraId="7F47AD6D" w14:textId="77777777" w:rsidR="00A36649" w:rsidRDefault="00A36649" w:rsidP="00602F80"/>
    <w:p w14:paraId="25BAF317" w14:textId="06D3A8E4" w:rsidR="216903F7" w:rsidRDefault="004873BC" w:rsidP="00602F80">
      <w:pPr>
        <w:pStyle w:val="Heading3"/>
        <w:rPr>
          <w:b/>
          <w:bCs/>
          <w:color w:val="auto"/>
        </w:rPr>
      </w:pPr>
      <w:bookmarkStart w:id="321" w:name="_Toc229401379"/>
      <w:r w:rsidRPr="004873BC">
        <w:rPr>
          <w:b/>
          <w:bCs/>
          <w:color w:val="auto"/>
        </w:rPr>
        <w:t>4.5.5 SISEPUEDE Results</w:t>
      </w:r>
      <w:bookmarkEnd w:id="321"/>
    </w:p>
    <w:p w14:paraId="5F506190" w14:textId="1CB20C81" w:rsidR="004873BC" w:rsidRPr="001F1E4A" w:rsidRDefault="004873BC" w:rsidP="004873BC">
      <w:pPr>
        <w:pStyle w:val="Heading4"/>
        <w:rPr>
          <w:b/>
          <w:color w:val="auto"/>
        </w:rPr>
      </w:pPr>
      <w:r w:rsidRPr="001F1E4A">
        <w:rPr>
          <w:b/>
          <w:color w:val="auto"/>
        </w:rPr>
        <w:t>4.5.5.1 Solid Waste</w:t>
      </w:r>
    </w:p>
    <w:p w14:paraId="6C5435DD" w14:textId="42AFC914" w:rsidR="216903F7" w:rsidRDefault="216903F7" w:rsidP="00602F80"/>
    <w:p w14:paraId="40A7544B" w14:textId="2E7BA9F4" w:rsidR="4DB5F267" w:rsidRDefault="774A2C97" w:rsidP="7F0E57E5">
      <w:pPr>
        <w:jc w:val="both"/>
      </w:pPr>
      <w:r>
        <w:t>Solid waste generation in Uganda is shaped by the combined effect of population growth, urbanization, and the rapid industrial expansion envisaged under NDP IV and Vision 2040, as described in Section 4.5.2. Under the Reference pathway, total solid waste generation grows from 15.6 Mt in 2025 to 24.9 Mt by 2035 and 43.5 Mt by 2050, reflecting the cumulative effect of these socioeconomic drivers (</w:t>
      </w:r>
      <w:r w:rsidR="008B0F1D" w:rsidRPr="008B0F1D">
        <w:fldChar w:fldCharType="begin"/>
      </w:r>
      <w:r w:rsidR="008B0F1D" w:rsidRPr="008B0F1D">
        <w:instrText xml:space="preserve"> REF _Ref229410590 \h  \* MERGEFORMAT </w:instrText>
      </w:r>
      <w:r w:rsidR="008B0F1D" w:rsidRPr="008B0F1D">
        <w:fldChar w:fldCharType="separate"/>
      </w:r>
      <w:r w:rsidR="008B0F1D" w:rsidRPr="008B0F1D">
        <w:t xml:space="preserve">Figure </w:t>
      </w:r>
      <w:r w:rsidR="008B0F1D" w:rsidRPr="008B0F1D">
        <w:rPr>
          <w:noProof/>
        </w:rPr>
        <w:t>63</w:t>
      </w:r>
      <w:r w:rsidR="008B0F1D" w:rsidRPr="008B0F1D">
        <w:fldChar w:fldCharType="end"/>
      </w:r>
      <w:r>
        <w:t xml:space="preserve">). Food waste remains the predominant source throughout the </w:t>
      </w:r>
      <w:r w:rsidR="1A95AB7B">
        <w:t>modelling</w:t>
      </w:r>
      <w:r>
        <w:t xml:space="preserve"> horizon, rising from 7.5 Mt in 2025 to 10.1 Mt by 2035 and 14.5 Mt by 2050, consistent with the food consumption increases associated with population and income growth. Chemical and industrial waste expands rapidly between 2030 and 2040, in line with the manufacturing, cement, steel, and mining production trajectories described in Section 4.5 of the Industry sector, growing from 4.7 Mt in 2025 to 9.2 Mt in 2035 and 20.7 Mt by 2050, at which point it becomes the largest single source of solid waste in the country.</w:t>
      </w:r>
    </w:p>
    <w:p w14:paraId="7B2921D4" w14:textId="3B935BE9" w:rsidR="215E7D47" w:rsidRDefault="215E7D47"/>
    <w:p w14:paraId="77BE3488" w14:textId="77777777" w:rsidR="00602F80" w:rsidRDefault="5D07F0C4" w:rsidP="00602F80">
      <w:pPr>
        <w:keepNext/>
      </w:pPr>
      <w:r>
        <w:rPr>
          <w:noProof/>
        </w:rPr>
        <w:drawing>
          <wp:inline distT="0" distB="0" distL="0" distR="0" wp14:anchorId="302732FC" wp14:editId="2DC955BA">
            <wp:extent cx="5724525" cy="2476500"/>
            <wp:effectExtent l="19050" t="19050" r="28575" b="19050"/>
            <wp:docPr id="1995553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53199" name="Picture 1995553199"/>
                    <pic:cNvPicPr/>
                  </pic:nvPicPr>
                  <pic:blipFill>
                    <a:blip r:embed="rId70">
                      <a:extLst>
                        <a:ext uri="{28A0092B-C50C-407E-A947-70E740481C1C}">
                          <a14:useLocalDpi xmlns:a14="http://schemas.microsoft.com/office/drawing/2010/main"/>
                        </a:ext>
                      </a:extLst>
                    </a:blip>
                    <a:stretch>
                      <a:fillRect/>
                    </a:stretch>
                  </pic:blipFill>
                  <pic:spPr>
                    <a:xfrm>
                      <a:off x="0" y="0"/>
                      <a:ext cx="5724525" cy="2476500"/>
                    </a:xfrm>
                    <a:prstGeom prst="rect">
                      <a:avLst/>
                    </a:prstGeom>
                    <a:ln>
                      <a:solidFill>
                        <a:schemeClr val="tx1"/>
                      </a:solidFill>
                    </a:ln>
                  </pic:spPr>
                </pic:pic>
              </a:graphicData>
            </a:graphic>
          </wp:inline>
        </w:drawing>
      </w:r>
    </w:p>
    <w:p w14:paraId="02586F70" w14:textId="5607AF58" w:rsidR="2FE7E10E" w:rsidRPr="008B0F1D" w:rsidRDefault="00602F80" w:rsidP="008B0F1D">
      <w:pPr>
        <w:pStyle w:val="Caption"/>
        <w:rPr>
          <w:b/>
          <w:color w:val="auto"/>
        </w:rPr>
      </w:pPr>
      <w:bookmarkStart w:id="322" w:name="_Toc229401452"/>
      <w:bookmarkStart w:id="323" w:name="_Ref229410590"/>
      <w:r w:rsidRPr="00602F80">
        <w:rPr>
          <w:b/>
          <w:color w:val="auto"/>
        </w:rPr>
        <w:t xml:space="preserve">Figure </w:t>
      </w:r>
      <w:r w:rsidRPr="00602F80">
        <w:rPr>
          <w:b/>
          <w:bCs/>
          <w:color w:val="auto"/>
        </w:rPr>
        <w:fldChar w:fldCharType="begin"/>
      </w:r>
      <w:r w:rsidRPr="00602F80">
        <w:rPr>
          <w:b/>
          <w:bCs/>
          <w:color w:val="auto"/>
        </w:rPr>
        <w:instrText xml:space="preserve"> SEQ Figure \* ARABIC </w:instrText>
      </w:r>
      <w:r w:rsidRPr="00602F80">
        <w:rPr>
          <w:b/>
          <w:bCs/>
          <w:color w:val="auto"/>
        </w:rPr>
        <w:fldChar w:fldCharType="separate"/>
      </w:r>
      <w:r w:rsidR="00AE4FCF">
        <w:rPr>
          <w:b/>
          <w:bCs/>
          <w:noProof/>
          <w:color w:val="auto"/>
        </w:rPr>
        <w:t>63</w:t>
      </w:r>
      <w:r w:rsidRPr="00602F80">
        <w:rPr>
          <w:b/>
          <w:bCs/>
          <w:color w:val="auto"/>
        </w:rPr>
        <w:fldChar w:fldCharType="end"/>
      </w:r>
      <w:r w:rsidRPr="00602F80">
        <w:rPr>
          <w:b/>
          <w:bCs/>
          <w:color w:val="auto"/>
        </w:rPr>
        <w:t>.</w:t>
      </w:r>
      <w:r w:rsidRPr="00602F80">
        <w:rPr>
          <w:color w:val="auto"/>
        </w:rPr>
        <w:t xml:space="preserve"> Solid waste generation by Reference (left), NDC 2.0 (center), and NDC 3.0 (right) pathways.</w:t>
      </w:r>
      <w:bookmarkEnd w:id="322"/>
      <w:bookmarkEnd w:id="323"/>
    </w:p>
    <w:p w14:paraId="57AC8F1E" w14:textId="468D35A1" w:rsidR="2FE7E10E" w:rsidRDefault="11618D71" w:rsidP="008B0F1D">
      <w:pPr>
        <w:jc w:val="both"/>
      </w:pPr>
      <w:r w:rsidRPr="11618D71">
        <w:t xml:space="preserve">The mitigating actions described in Section 4.5.3 operate primarily on the treatment side rather than on waste generation itself. Under NDC 2.0, total waste generation declines only modestly relative to the Reference, with small reductions in consumer food waste under the Green Cities Management program. NDC 3.0 extends these reductions and introduces additional measures to reduce food loss along the agricultural supply chain, a major source of global food waste, but the overall scale of waste generation remains broadly comparable across pathways. The principal lever for emissions reduction in both NDC pathways is therefore the transition of waste away from unmanaged disposal toward formal collection, controlled landfill, recycling, composting, and anaerobic digestion </w:t>
      </w:r>
      <w:r w:rsidRPr="008B0F1D">
        <w:t>(</w:t>
      </w:r>
      <w:r w:rsidR="008B0F1D" w:rsidRPr="008B0F1D">
        <w:fldChar w:fldCharType="begin"/>
      </w:r>
      <w:r w:rsidR="008B0F1D" w:rsidRPr="008B0F1D">
        <w:instrText xml:space="preserve"> REF _Ref229410610 \h  \* MERGEFORMAT </w:instrText>
      </w:r>
      <w:r w:rsidR="008B0F1D" w:rsidRPr="008B0F1D">
        <w:fldChar w:fldCharType="separate"/>
      </w:r>
      <w:r w:rsidR="008B0F1D" w:rsidRPr="008B0F1D">
        <w:t xml:space="preserve">Figure </w:t>
      </w:r>
      <w:r w:rsidR="008B0F1D" w:rsidRPr="008B0F1D">
        <w:rPr>
          <w:noProof/>
        </w:rPr>
        <w:t>64</w:t>
      </w:r>
      <w:r w:rsidR="008B0F1D" w:rsidRPr="008B0F1D">
        <w:fldChar w:fldCharType="end"/>
      </w:r>
      <w:r w:rsidRPr="008B0F1D">
        <w:t>).</w:t>
      </w:r>
      <w:r w:rsidRPr="11618D71">
        <w:t xml:space="preserve"> Under the Reference pathway, the share of unmanaged waste remains stable at around 60% throughout the </w:t>
      </w:r>
      <w:r w:rsidR="244D7653" w:rsidRPr="244D7653">
        <w:t>modelling</w:t>
      </w:r>
      <w:r w:rsidRPr="11618D71">
        <w:t xml:space="preserve"> horizon. Under NDC 2.0, the expansion of collection coverage from 30% to 40% by 2035 reduces the unmanaged share from 59.4% in 2026 to 42.9% in 2035 and 21.5% by 2050, with the recovered waste redirected primarily to managed landfills and, to a smaller extent, to recycling, composting, and anaerobic digestion.</w:t>
      </w:r>
    </w:p>
    <w:p w14:paraId="6E24E398" w14:textId="14B95F34" w:rsidR="2FE7E10E" w:rsidRDefault="2FE7E10E" w:rsidP="008B0F1D">
      <w:pPr>
        <w:pStyle w:val="Heading4"/>
        <w:jc w:val="both"/>
        <w:rPr>
          <w:i w:val="0"/>
          <w:iCs w:val="0"/>
          <w:color w:val="auto"/>
        </w:rPr>
      </w:pPr>
    </w:p>
    <w:p w14:paraId="4A1B96E8" w14:textId="7F35679F" w:rsidR="2FE7E10E" w:rsidRDefault="6A7F76BF" w:rsidP="008B0F1D">
      <w:pPr>
        <w:jc w:val="both"/>
      </w:pPr>
      <w:r w:rsidRPr="6A7F76BF">
        <w:t xml:space="preserve">The NDC pathways </w:t>
      </w:r>
      <w:r w:rsidR="57C71AA7" w:rsidRPr="57C71AA7">
        <w:t>integrate</w:t>
      </w:r>
      <w:r w:rsidRPr="6A7F76BF">
        <w:t xml:space="preserve"> anaerobic digestion and landfill gas capture, which converts a previously uncontrolled methane source into a low-carbon energy stream. Anaerobic digestion is valuable in rural and off-grid contexts, including schools and hospitals, and provides cross-sector linkages to the energy system through biogas generation. Under NDC 2.0, biogas capture at landfills reaches 17.4% by 2035 and 46.3% by 2050. NDC 3.0 follows the same collection trajectory as NDC 2.0 but achieves higher capture rates at anaerobic facilities, reaching 19.4% by 2035, 52% by 2050, and 95% by 2070. The enhanced NDC 3.0 collection target of 50% by 2035 also accelerates the elimination of unmanaged disposal relative to NDC 2.0.</w:t>
      </w:r>
    </w:p>
    <w:p w14:paraId="3C7BC9F6" w14:textId="77777777" w:rsidR="00C35630" w:rsidRDefault="00C35630" w:rsidP="00C35630"/>
    <w:p w14:paraId="1C6D3BC2" w14:textId="77777777" w:rsidR="00602F80" w:rsidRDefault="27192AB4" w:rsidP="00602F80">
      <w:pPr>
        <w:keepNext/>
      </w:pPr>
      <w:r>
        <w:rPr>
          <w:noProof/>
        </w:rPr>
        <w:drawing>
          <wp:inline distT="0" distB="0" distL="0" distR="0" wp14:anchorId="1AF7AF9C" wp14:editId="02657CDE">
            <wp:extent cx="5724525" cy="2667000"/>
            <wp:effectExtent l="19050" t="19050" r="28575" b="19050"/>
            <wp:docPr id="1567607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5631" name="Picture 675235631"/>
                    <pic:cNvPicPr/>
                  </pic:nvPicPr>
                  <pic:blipFill>
                    <a:blip r:embed="rId71">
                      <a:extLst>
                        <a:ext uri="{28A0092B-C50C-407E-A947-70E740481C1C}">
                          <a14:useLocalDpi xmlns:a14="http://schemas.microsoft.com/office/drawing/2010/main"/>
                        </a:ext>
                      </a:extLst>
                    </a:blip>
                    <a:stretch>
                      <a:fillRect/>
                    </a:stretch>
                  </pic:blipFill>
                  <pic:spPr>
                    <a:xfrm>
                      <a:off x="0" y="0"/>
                      <a:ext cx="5724525" cy="2667000"/>
                    </a:xfrm>
                    <a:prstGeom prst="rect">
                      <a:avLst/>
                    </a:prstGeom>
                    <a:ln>
                      <a:solidFill>
                        <a:schemeClr val="tx1"/>
                      </a:solidFill>
                    </a:ln>
                  </pic:spPr>
                </pic:pic>
              </a:graphicData>
            </a:graphic>
          </wp:inline>
        </w:drawing>
      </w:r>
    </w:p>
    <w:p w14:paraId="0DFBAF82" w14:textId="04AB09A9" w:rsidR="27192AB4" w:rsidRPr="00602F80" w:rsidRDefault="00602F80" w:rsidP="00602F80">
      <w:pPr>
        <w:pStyle w:val="Caption"/>
        <w:rPr>
          <w:color w:val="auto"/>
        </w:rPr>
      </w:pPr>
      <w:bookmarkStart w:id="324" w:name="_Toc229401453"/>
      <w:bookmarkStart w:id="325" w:name="_Ref229410610"/>
      <w:r w:rsidRPr="010644E7">
        <w:rPr>
          <w:b/>
          <w:bCs/>
          <w:color w:val="auto"/>
        </w:rPr>
        <w:t xml:space="preserve">Figure </w:t>
      </w:r>
      <w:r w:rsidRPr="00602F80">
        <w:rPr>
          <w:b/>
          <w:bCs/>
          <w:color w:val="auto"/>
        </w:rPr>
        <w:fldChar w:fldCharType="begin"/>
      </w:r>
      <w:r w:rsidRPr="00602F80">
        <w:rPr>
          <w:b/>
          <w:bCs/>
          <w:color w:val="auto"/>
        </w:rPr>
        <w:instrText xml:space="preserve"> SEQ Figure \* ARABIC </w:instrText>
      </w:r>
      <w:r w:rsidRPr="00602F80">
        <w:rPr>
          <w:b/>
          <w:bCs/>
          <w:color w:val="auto"/>
        </w:rPr>
        <w:fldChar w:fldCharType="separate"/>
      </w:r>
      <w:r w:rsidR="00AE4FCF">
        <w:rPr>
          <w:b/>
          <w:bCs/>
          <w:noProof/>
          <w:color w:val="auto"/>
        </w:rPr>
        <w:t>64</w:t>
      </w:r>
      <w:r w:rsidRPr="00602F80">
        <w:rPr>
          <w:b/>
          <w:bCs/>
          <w:color w:val="auto"/>
        </w:rPr>
        <w:fldChar w:fldCharType="end"/>
      </w:r>
      <w:r w:rsidRPr="00602F80">
        <w:rPr>
          <w:color w:val="auto"/>
        </w:rPr>
        <w:t>. Solid waste treatment pathway shared for Reference (left), NDC 2.0 (center), and NDC 3.0 (right) pathways.</w:t>
      </w:r>
      <w:bookmarkEnd w:id="324"/>
      <w:bookmarkEnd w:id="325"/>
    </w:p>
    <w:p w14:paraId="26B13F63" w14:textId="1C5DD2F8" w:rsidR="5A31EC6E" w:rsidRDefault="0D8157F9" w:rsidP="0D8157F9">
      <w:pPr>
        <w:jc w:val="both"/>
      </w:pPr>
      <w:r>
        <w:t>The emissions trajectories reflect the interaction between rising waste generation and the shift toward controlled treatment with methane recovery (</w:t>
      </w:r>
      <w:r w:rsidR="008B0F1D" w:rsidRPr="008B0F1D">
        <w:fldChar w:fldCharType="begin"/>
      </w:r>
      <w:r w:rsidR="008B0F1D" w:rsidRPr="008B0F1D">
        <w:instrText xml:space="preserve"> REF _Ref229410630 \h  \* MERGEFORMAT </w:instrText>
      </w:r>
      <w:r w:rsidR="008B0F1D" w:rsidRPr="008B0F1D">
        <w:fldChar w:fldCharType="separate"/>
      </w:r>
      <w:r w:rsidR="008B0F1D" w:rsidRPr="008B0F1D">
        <w:t xml:space="preserve">Figure </w:t>
      </w:r>
      <w:r w:rsidR="008B0F1D" w:rsidRPr="008B0F1D">
        <w:rPr>
          <w:noProof/>
        </w:rPr>
        <w:t>65</w:t>
      </w:r>
      <w:r w:rsidR="008B0F1D" w:rsidRPr="008B0F1D">
        <w:fldChar w:fldCharType="end"/>
      </w:r>
      <w:r w:rsidRPr="008B0F1D">
        <w:t>).</w:t>
      </w:r>
      <w:r>
        <w:t xml:space="preserve"> Under the Reference pathway, emissions grow from 9.7 MtCO₂e in 2025 to 13.61 MtCO₂e in 2035 and 20.86 MtCO₂e in 2050, driven by the continued dominance of unmanaged disposal and open dumping across a rapidly expanding waste stream. Under NDC 2.0, emissions are reduced to 11.9 MtCO₂e by 2035 and 11.0 MtCO₂e by 2050, with the trajectory peaking in the late 2030s before declining as the cumulative effect of collection expansion and biogas capture outpaces the underlying growth in waste volumes. NDC 3.0 achieves slightly deeper reductions, reaching 11.75 MtCO₂e by 2035 and 10.45 MtCO₂e by 2050, with the additional gains arising primarily from the higher biogas capture rates rather than from differences in collection coverage. </w:t>
      </w:r>
      <w:r w:rsidR="0C6812BB">
        <w:t>The difference</w:t>
      </w:r>
      <w:r>
        <w:t xml:space="preserve"> between the two NDC pathways reflects the fact that both rely on the same fundamental shift from unmanaged to managed treatment, with the marginal NDC 3.0 measures concentrated in the methane recovery component of the system.</w:t>
      </w:r>
    </w:p>
    <w:p w14:paraId="7A93B09E" w14:textId="63B9C790" w:rsidR="5A31EC6E" w:rsidRDefault="5A31EC6E" w:rsidP="010644E7"/>
    <w:p w14:paraId="11009E9A" w14:textId="77777777" w:rsidR="00602F80" w:rsidRDefault="3E3F0A46" w:rsidP="00602F80">
      <w:pPr>
        <w:keepNext/>
      </w:pPr>
      <w:r>
        <w:rPr>
          <w:noProof/>
        </w:rPr>
        <w:drawing>
          <wp:inline distT="0" distB="0" distL="0" distR="0" wp14:anchorId="6CA68AD2" wp14:editId="6CD33B88">
            <wp:extent cx="5651834" cy="2144879"/>
            <wp:effectExtent l="19050" t="19050" r="25400" b="27305"/>
            <wp:docPr id="1978778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78469" name="Picture 1978778469"/>
                    <pic:cNvPicPr/>
                  </pic:nvPicPr>
                  <pic:blipFill>
                    <a:blip r:embed="rId72">
                      <a:extLst>
                        <a:ext uri="{28A0092B-C50C-407E-A947-70E740481C1C}">
                          <a14:useLocalDpi xmlns:a14="http://schemas.microsoft.com/office/drawing/2010/main"/>
                        </a:ext>
                      </a:extLst>
                    </a:blip>
                    <a:stretch>
                      <a:fillRect/>
                    </a:stretch>
                  </pic:blipFill>
                  <pic:spPr>
                    <a:xfrm>
                      <a:off x="0" y="0"/>
                      <a:ext cx="5666301" cy="2150369"/>
                    </a:xfrm>
                    <a:prstGeom prst="rect">
                      <a:avLst/>
                    </a:prstGeom>
                    <a:ln>
                      <a:solidFill>
                        <a:schemeClr val="tx1"/>
                      </a:solidFill>
                    </a:ln>
                  </pic:spPr>
                </pic:pic>
              </a:graphicData>
            </a:graphic>
          </wp:inline>
        </w:drawing>
      </w:r>
    </w:p>
    <w:p w14:paraId="41FB6232" w14:textId="6747C5AF" w:rsidR="216903F7" w:rsidRPr="00602F80" w:rsidRDefault="00602F80" w:rsidP="00602F80">
      <w:pPr>
        <w:pStyle w:val="Caption"/>
        <w:rPr>
          <w:b/>
          <w:bCs/>
          <w:color w:val="auto"/>
        </w:rPr>
      </w:pPr>
      <w:bookmarkStart w:id="326" w:name="_Toc229401454"/>
      <w:bookmarkStart w:id="327" w:name="_Ref229410630"/>
      <w:r w:rsidRPr="0DD14832">
        <w:rPr>
          <w:b/>
          <w:bCs/>
          <w:color w:val="auto"/>
        </w:rPr>
        <w:t xml:space="preserve">Figure </w:t>
      </w:r>
      <w:r w:rsidRPr="00602F80">
        <w:rPr>
          <w:b/>
          <w:bCs/>
          <w:color w:val="auto"/>
        </w:rPr>
        <w:fldChar w:fldCharType="begin"/>
      </w:r>
      <w:r w:rsidRPr="00602F80">
        <w:rPr>
          <w:b/>
          <w:bCs/>
          <w:color w:val="auto"/>
        </w:rPr>
        <w:instrText xml:space="preserve"> SEQ Figure \* ARABIC </w:instrText>
      </w:r>
      <w:r w:rsidRPr="00602F80">
        <w:rPr>
          <w:b/>
          <w:bCs/>
          <w:color w:val="auto"/>
        </w:rPr>
        <w:fldChar w:fldCharType="separate"/>
      </w:r>
      <w:r w:rsidR="00AE4FCF">
        <w:rPr>
          <w:b/>
          <w:bCs/>
          <w:noProof/>
          <w:color w:val="auto"/>
        </w:rPr>
        <w:t>65</w:t>
      </w:r>
      <w:r w:rsidRPr="00602F80">
        <w:rPr>
          <w:b/>
          <w:bCs/>
          <w:color w:val="auto"/>
        </w:rPr>
        <w:fldChar w:fldCharType="end"/>
      </w:r>
      <w:r w:rsidRPr="00602F80">
        <w:rPr>
          <w:b/>
          <w:bCs/>
          <w:color w:val="auto"/>
        </w:rPr>
        <w:t>.</w:t>
      </w:r>
      <w:r w:rsidRPr="00602F80">
        <w:rPr>
          <w:color w:val="auto"/>
        </w:rPr>
        <w:t xml:space="preserve"> Solid waste treatment emissions for Reference (gray), NDC 2.0 (yellow), and NDC 3.0 (green) pathways</w:t>
      </w:r>
      <w:r w:rsidR="1E155C22" w:rsidRPr="1E155C22">
        <w:rPr>
          <w:color w:val="auto"/>
        </w:rPr>
        <w:t>, MtCO2e.</w:t>
      </w:r>
      <w:bookmarkEnd w:id="326"/>
      <w:bookmarkEnd w:id="327"/>
    </w:p>
    <w:p w14:paraId="0E5C289A" w14:textId="44A7F7CC" w:rsidR="0DD14832" w:rsidRDefault="0DD14832" w:rsidP="7457D383">
      <w:pPr>
        <w:jc w:val="both"/>
      </w:pPr>
      <w:r w:rsidRPr="0DD14832">
        <w:t xml:space="preserve">The cost-benefit profile of the solid waste transition is shaped by the interaction between the capital requirements of expanded collection and treatment infrastructure and the avoided externalities associated with the displacement of open dumping. Under NDC 2.0, capital costs of $297 million by 2035 and $1.17 billion by 2050 are required to extend formal collection and to expand managed disposal capacity beyond Reference levels. These investments </w:t>
      </w:r>
      <w:r w:rsidR="66AD266F" w:rsidRPr="66AD266F">
        <w:t>result in benefits through</w:t>
      </w:r>
      <w:r w:rsidRPr="0DD14832">
        <w:t xml:space="preserve"> two mechanisms operating on the same waste stream: the diversion of waste away from open dumping eliminates the environmental damages embedded in unmanaged disposal, while the reduction in food waste </w:t>
      </w:r>
      <w:r w:rsidR="7257EC98" w:rsidRPr="7257EC98">
        <w:t>creates consumer savings from</w:t>
      </w:r>
      <w:r w:rsidRPr="0DD14832">
        <w:t xml:space="preserve"> the value of food that would otherwise have been discarded. The first mechanism delivers environmental pollution benefits of $528 million by 2035 and $2.05 billion by 2050, and the second delivers consumer savings of $435 million by 2035 and $1.67 billion by 2050. Net benefits therefore reach $676 million by 2035 and $2.59 billion by 2050, with the cost-benefit balance turning positive from the outset of the implementation period (Figure 66).</w:t>
      </w:r>
    </w:p>
    <w:p w14:paraId="6C3359C8" w14:textId="76B5D71E" w:rsidR="7457D383" w:rsidRDefault="7457D383" w:rsidP="7457D383">
      <w:pPr>
        <w:jc w:val="both"/>
      </w:pPr>
    </w:p>
    <w:p w14:paraId="724B178B" w14:textId="63083C99" w:rsidR="0DD14832" w:rsidRDefault="0DD14832" w:rsidP="7457D383">
      <w:pPr>
        <w:jc w:val="both"/>
      </w:pPr>
      <w:r w:rsidRPr="0DD14832">
        <w:t>The NDC 3.0 measures alter this balance through both the scale and the composition of the intervention. Capital costs rise to $390 million by 2035 and $1.99 billion by 2050, reflecting the more rapid expansion of collection coverage and the additional infrastructure required for methane capture at anaerobic digesters and landfills. The pollution and consumer-savings benefits remain broadly comparable to NDC 2.0 because they are driven by the same diversion of waste from open dumping and the same food-waste reduction targets, reaching $531 million and $434 million in 2035 and $2.05 billion and $1.66 billion in 2050 respectively. The distinguishing feature of NDC 3.0 is fuel cost savings as a third benefit stream, generated by the imputed value of biogas recovered from anaerobic digesters and landfills and used in energy production. This benefit category is absent from NDC 2.0, which lacks the methane recovery infrastructure required to realise it, and is therefore the principal mechanism through which the higher capital outlay of NDC 3.0 is offset.</w:t>
      </w:r>
    </w:p>
    <w:p w14:paraId="57C5D6F0" w14:textId="32028E2E" w:rsidR="0DD14832" w:rsidRDefault="0DD14832" w:rsidP="0DD14832"/>
    <w:p w14:paraId="63D94610" w14:textId="096B3BA6" w:rsidR="5B052FD2" w:rsidRDefault="5B052FD2" w:rsidP="5B052FD2">
      <w:pPr>
        <w:pStyle w:val="Heading4"/>
      </w:pPr>
    </w:p>
    <w:p w14:paraId="42907F49" w14:textId="77777777" w:rsidR="002164F6" w:rsidRDefault="5E302521" w:rsidP="002164F6">
      <w:pPr>
        <w:keepNext/>
      </w:pPr>
      <w:r>
        <w:rPr>
          <w:noProof/>
        </w:rPr>
        <w:drawing>
          <wp:inline distT="0" distB="0" distL="0" distR="0" wp14:anchorId="1030AB5A" wp14:editId="46DA5094">
            <wp:extent cx="5724525" cy="2514600"/>
            <wp:effectExtent l="19050" t="19050" r="28575" b="19050"/>
            <wp:docPr id="649296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6086" name="Picture 649296086"/>
                    <pic:cNvPicPr/>
                  </pic:nvPicPr>
                  <pic:blipFill>
                    <a:blip r:embed="rId73">
                      <a:extLst>
                        <a:ext uri="{28A0092B-C50C-407E-A947-70E740481C1C}">
                          <a14:useLocalDpi xmlns:a14="http://schemas.microsoft.com/office/drawing/2010/main"/>
                        </a:ext>
                      </a:extLst>
                    </a:blip>
                    <a:stretch>
                      <a:fillRect/>
                    </a:stretch>
                  </pic:blipFill>
                  <pic:spPr>
                    <a:xfrm>
                      <a:off x="0" y="0"/>
                      <a:ext cx="5724525" cy="2514600"/>
                    </a:xfrm>
                    <a:prstGeom prst="rect">
                      <a:avLst/>
                    </a:prstGeom>
                    <a:ln>
                      <a:solidFill>
                        <a:schemeClr val="tx1"/>
                      </a:solidFill>
                    </a:ln>
                  </pic:spPr>
                </pic:pic>
              </a:graphicData>
            </a:graphic>
          </wp:inline>
        </w:drawing>
      </w:r>
    </w:p>
    <w:p w14:paraId="60013536" w14:textId="2864690D" w:rsidR="14D45818" w:rsidRPr="00E24A1C" w:rsidRDefault="002164F6" w:rsidP="00E24A1C">
      <w:pPr>
        <w:pStyle w:val="Caption"/>
        <w:rPr>
          <w:b/>
          <w:bCs/>
          <w:i w:val="0"/>
          <w:iCs w:val="0"/>
          <w:color w:val="000000" w:themeColor="text1"/>
        </w:rPr>
      </w:pPr>
      <w:bookmarkStart w:id="328" w:name="_Toc229401455"/>
      <w:r w:rsidRPr="07470BAA">
        <w:rPr>
          <w:b/>
          <w:bCs/>
          <w:color w:val="000000" w:themeColor="text1"/>
        </w:rPr>
        <w:t xml:space="preserve">Figure </w:t>
      </w:r>
      <w:r w:rsidRPr="002164F6">
        <w:rPr>
          <w:b/>
          <w:bCs/>
          <w:color w:val="000000" w:themeColor="text1"/>
        </w:rPr>
        <w:fldChar w:fldCharType="begin"/>
      </w:r>
      <w:r w:rsidRPr="002164F6">
        <w:rPr>
          <w:b/>
          <w:bCs/>
          <w:color w:val="000000" w:themeColor="text1"/>
        </w:rPr>
        <w:instrText xml:space="preserve"> SEQ Figure \* ARABIC </w:instrText>
      </w:r>
      <w:r w:rsidRPr="002164F6">
        <w:rPr>
          <w:b/>
          <w:bCs/>
          <w:color w:val="000000" w:themeColor="text1"/>
        </w:rPr>
        <w:fldChar w:fldCharType="separate"/>
      </w:r>
      <w:r w:rsidR="00AE4FCF">
        <w:rPr>
          <w:b/>
          <w:bCs/>
          <w:noProof/>
          <w:color w:val="000000" w:themeColor="text1"/>
        </w:rPr>
        <w:t>66</w:t>
      </w:r>
      <w:r w:rsidRPr="002164F6">
        <w:rPr>
          <w:b/>
          <w:bCs/>
          <w:color w:val="000000" w:themeColor="text1"/>
        </w:rPr>
        <w:fldChar w:fldCharType="end"/>
      </w:r>
      <w:r w:rsidRPr="002164F6">
        <w:rPr>
          <w:b/>
          <w:bCs/>
          <w:color w:val="000000" w:themeColor="text1"/>
        </w:rPr>
        <w:t>.</w:t>
      </w:r>
      <w:r w:rsidRPr="002164F6">
        <w:rPr>
          <w:color w:val="000000" w:themeColor="text1"/>
        </w:rPr>
        <w:t xml:space="preserve"> Costs and benefits associated with solid waste collection in NDC 2.0 (left) and NDC 3.0 (right) in billion USD.</w:t>
      </w:r>
      <w:bookmarkEnd w:id="328"/>
    </w:p>
    <w:p w14:paraId="386F9939" w14:textId="3E7CA418" w:rsidR="5B052FD2" w:rsidRDefault="5B052FD2" w:rsidP="002164F6"/>
    <w:p w14:paraId="295A03D3" w14:textId="0B3B0F3D" w:rsidR="004873BC" w:rsidRPr="001F1E4A" w:rsidRDefault="25D95960" w:rsidP="004873BC">
      <w:pPr>
        <w:pStyle w:val="Heading4"/>
        <w:rPr>
          <w:b/>
          <w:color w:val="auto"/>
        </w:rPr>
      </w:pPr>
      <w:r w:rsidRPr="001F1E4A">
        <w:rPr>
          <w:b/>
          <w:color w:val="auto"/>
        </w:rPr>
        <w:t>4.5.5.2 Wastewater Treatment</w:t>
      </w:r>
    </w:p>
    <w:p w14:paraId="3C0F301E" w14:textId="2FD9C903" w:rsidR="2A7E427E" w:rsidRDefault="2A7E427E" w:rsidP="002164F6"/>
    <w:p w14:paraId="5A3FA7BE" w14:textId="554BBC43" w:rsidR="63F16241" w:rsidRDefault="63F16241" w:rsidP="63F16241">
      <w:pPr>
        <w:jc w:val="both"/>
      </w:pPr>
      <w:r>
        <w:t>The drivers of wastewater treatment emissions reflect the combined effect of underlying socioeconomic growth and the mitigating actions applied to each pathway. Wastewater treatment is treated in this analysis as a critical development goal, providing health and environmental benefits in line with the UN Sustainable Development Goals, with Uganda's current sanitation profile heavily dependent on basic or unimproved services including pit latrines, open defecation, and sewerage without treatment. Under the Reference pathway, the composition of treatment services remains broadly unchanged across the urban, rural, and industrial segments through 2050, with urban areas continuing to rely on a mixture of unimproved latrines, septic systems, secondary anaerobic treatment, and improved latrines, rural areas dependent on unimproved latrines complemented by a septic share, and industrial wastewater managed predominantly through untreated discharge with sewerage. The NDC 2.0 measures specified in Section 4.5.3, principally the expansion of sewer and wastewater treatment coverage from 15% in 2020 to 90% by 2050, raise rural coverage of improved (improved latrine) or safe (septic) sanitation to 51% by 2035 and 72% by 2050 and urban coverage to 65% by 2035 and 80% by 2050. Much of this expansion is delivered through increases in secondary anaerobic and aerobic treatment, alongside advanced aerobic capacity in urban areas, which cannot be used to produce biogas. The NDC 3.0 measures deliver comparable aggregate coverage targets but include growth in advanced anaerobic treatment in urban contexts, providing a source for biogas-derived energy (</w:t>
      </w:r>
      <w:r w:rsidR="00E24A1C" w:rsidRPr="00E24A1C">
        <w:fldChar w:fldCharType="begin"/>
      </w:r>
      <w:r w:rsidR="00E24A1C" w:rsidRPr="00E24A1C">
        <w:instrText xml:space="preserve"> REF _Ref229412493 \h  \* MERGEFORMAT </w:instrText>
      </w:r>
      <w:r w:rsidR="00E24A1C" w:rsidRPr="00E24A1C">
        <w:fldChar w:fldCharType="separate"/>
      </w:r>
      <w:r w:rsidR="00E24A1C" w:rsidRPr="00E24A1C">
        <w:rPr>
          <w:color w:val="000000" w:themeColor="text1"/>
        </w:rPr>
        <w:t xml:space="preserve">Figure </w:t>
      </w:r>
      <w:r w:rsidR="00E24A1C" w:rsidRPr="00E24A1C">
        <w:rPr>
          <w:noProof/>
          <w:color w:val="000000" w:themeColor="text1"/>
        </w:rPr>
        <w:t>67</w:t>
      </w:r>
      <w:r w:rsidR="00E24A1C" w:rsidRPr="00E24A1C">
        <w:fldChar w:fldCharType="end"/>
      </w:r>
      <w:r w:rsidRPr="00E24A1C">
        <w:t>).</w:t>
      </w:r>
    </w:p>
    <w:p w14:paraId="4E90D0BB" w14:textId="77777777" w:rsidR="00E24A1C" w:rsidRDefault="00E24A1C" w:rsidP="63F16241">
      <w:pPr>
        <w:jc w:val="both"/>
      </w:pPr>
    </w:p>
    <w:p w14:paraId="5305266F" w14:textId="77777777" w:rsidR="002164F6" w:rsidRDefault="5F26DADE" w:rsidP="002164F6">
      <w:pPr>
        <w:keepNext/>
      </w:pPr>
      <w:r>
        <w:rPr>
          <w:noProof/>
        </w:rPr>
        <w:drawing>
          <wp:inline distT="0" distB="0" distL="0" distR="0" wp14:anchorId="2C339E13" wp14:editId="6D25D198">
            <wp:extent cx="5724525" cy="3314700"/>
            <wp:effectExtent l="19050" t="19050" r="28575" b="19050"/>
            <wp:docPr id="610887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7841" name="Picture 610887841"/>
                    <pic:cNvPicPr/>
                  </pic:nvPicPr>
                  <pic:blipFill>
                    <a:blip r:embed="rId74">
                      <a:extLst>
                        <a:ext uri="{28A0092B-C50C-407E-A947-70E740481C1C}">
                          <a14:useLocalDpi xmlns:a14="http://schemas.microsoft.com/office/drawing/2010/main"/>
                        </a:ext>
                      </a:extLst>
                    </a:blip>
                    <a:stretch>
                      <a:fillRect/>
                    </a:stretch>
                  </pic:blipFill>
                  <pic:spPr>
                    <a:xfrm>
                      <a:off x="0" y="0"/>
                      <a:ext cx="5724525" cy="3314700"/>
                    </a:xfrm>
                    <a:prstGeom prst="rect">
                      <a:avLst/>
                    </a:prstGeom>
                    <a:ln>
                      <a:solidFill>
                        <a:schemeClr val="tx1"/>
                      </a:solidFill>
                    </a:ln>
                  </pic:spPr>
                </pic:pic>
              </a:graphicData>
            </a:graphic>
          </wp:inline>
        </w:drawing>
      </w:r>
    </w:p>
    <w:p w14:paraId="66C4B847" w14:textId="48E92375" w:rsidR="437C1B43" w:rsidRPr="002164F6" w:rsidRDefault="002164F6" w:rsidP="002164F6">
      <w:pPr>
        <w:pStyle w:val="Caption"/>
        <w:rPr>
          <w:color w:val="000000" w:themeColor="text1"/>
        </w:rPr>
      </w:pPr>
      <w:bookmarkStart w:id="329" w:name="_Toc229401456"/>
      <w:bookmarkStart w:id="330" w:name="_Ref229412493"/>
      <w:r w:rsidRPr="002164F6">
        <w:rPr>
          <w:b/>
          <w:color w:val="000000" w:themeColor="text1"/>
        </w:rPr>
        <w:t xml:space="preserve">Figure </w:t>
      </w:r>
      <w:r w:rsidRPr="002164F6">
        <w:rPr>
          <w:b/>
          <w:bCs/>
          <w:color w:val="000000" w:themeColor="text1"/>
        </w:rPr>
        <w:fldChar w:fldCharType="begin"/>
      </w:r>
      <w:r w:rsidRPr="002164F6">
        <w:rPr>
          <w:b/>
          <w:bCs/>
          <w:color w:val="000000" w:themeColor="text1"/>
        </w:rPr>
        <w:instrText xml:space="preserve"> SEQ Figure \* ARABIC </w:instrText>
      </w:r>
      <w:r w:rsidRPr="002164F6">
        <w:rPr>
          <w:b/>
          <w:bCs/>
          <w:color w:val="000000" w:themeColor="text1"/>
        </w:rPr>
        <w:fldChar w:fldCharType="separate"/>
      </w:r>
      <w:r w:rsidR="00AE4FCF">
        <w:rPr>
          <w:b/>
          <w:bCs/>
          <w:noProof/>
          <w:color w:val="000000" w:themeColor="text1"/>
        </w:rPr>
        <w:t>67</w:t>
      </w:r>
      <w:r w:rsidRPr="002164F6">
        <w:rPr>
          <w:b/>
          <w:bCs/>
          <w:color w:val="000000" w:themeColor="text1"/>
        </w:rPr>
        <w:fldChar w:fldCharType="end"/>
      </w:r>
      <w:r w:rsidRPr="002164F6">
        <w:rPr>
          <w:b/>
          <w:bCs/>
          <w:color w:val="000000" w:themeColor="text1"/>
        </w:rPr>
        <w:t>.</w:t>
      </w:r>
      <w:r w:rsidRPr="002164F6">
        <w:rPr>
          <w:color w:val="000000" w:themeColor="text1"/>
        </w:rPr>
        <w:t xml:space="preserve"> Wastewater treatment shares in Reference (left), NDC 2.0 (center), and NDC 3.0 (right) pathways.</w:t>
      </w:r>
      <w:bookmarkEnd w:id="329"/>
      <w:bookmarkEnd w:id="330"/>
    </w:p>
    <w:p w14:paraId="3183BC67" w14:textId="3226B835" w:rsidR="671C7597" w:rsidRDefault="12629DCC" w:rsidP="12629DCC">
      <w:pPr>
        <w:jc w:val="both"/>
      </w:pPr>
      <w:r>
        <w:t>The emissions trajectories reflect the interaction of these treatment-share dynamics with the growth in wastewater volumes across pathways. Under the Reference pathway, emissions grow from 7.71 MtCO₂e in 2015 to 13.15 MtCO₂e in 2035 and 23.97 MtCO₂e in 2050, an increase of approximately 211% over the period, driven by the combined effect of population and economic growth on wastewater generation against a static treatment composition. The NDC 2.0 measures, including the expansion of septic systems and secondary anaerobic and aerobic treatment, reduce emissions by approximately 1 MtCO₂e to 12.15 MtCO₂e by 2035 and by 3.51 MtCO₂e to 19.48 MtCO₂e by 2050, compared to 13.15 MtCO₂e and 23.97 MtCO₂e under the Reference at the same points. The near-term differentiation is limited because the initial expansion of formal treatment partly substitutes one methane-emitting pathway for another, with septic systems and secondary anaerobic treatment displacing unimproved latrines.</w:t>
      </w:r>
    </w:p>
    <w:p w14:paraId="6DB277F8" w14:textId="6EFF5142" w:rsidR="671C7597" w:rsidRDefault="671C7597" w:rsidP="18E0C6DC">
      <w:pPr>
        <w:jc w:val="both"/>
      </w:pPr>
    </w:p>
    <w:p w14:paraId="00DAAFD6" w14:textId="2184F3B1" w:rsidR="671C7597" w:rsidRDefault="12629DCC" w:rsidP="12629DCC">
      <w:pPr>
        <w:jc w:val="both"/>
      </w:pPr>
      <w:r>
        <w:t>The NDC 3.0 measures further compound these reductions through the deployment of advanced anaerobic treatment in urban areas, which captures methane that would otherwise be emitted and directs it toward biogas production. Emissions decline to 11.86 MtCO₂e by 2035 and 15.33 MtCO₂e by 2050, approximately 9.8% and 36% below the Reference trajectory at the same points. The NDC 3.0 trajectory also exhibits a plateau pattern from the mid-2040s onward as the treatment composition approaches its long-term configuration, while emissions under NDC 2.0 continue to rise with wastewater volumes (</w:t>
      </w:r>
      <w:r w:rsidR="00E24A1C" w:rsidRPr="00E24A1C">
        <w:fldChar w:fldCharType="begin"/>
      </w:r>
      <w:r w:rsidR="00E24A1C" w:rsidRPr="00E24A1C">
        <w:instrText xml:space="preserve"> REF _Ref229412521 \h  \* MERGEFORMAT </w:instrText>
      </w:r>
      <w:r w:rsidR="00E24A1C" w:rsidRPr="00E24A1C">
        <w:fldChar w:fldCharType="separate"/>
      </w:r>
      <w:r w:rsidR="00E24A1C" w:rsidRPr="00E24A1C">
        <w:rPr>
          <w:color w:val="000000" w:themeColor="text1"/>
        </w:rPr>
        <w:t xml:space="preserve">Figure </w:t>
      </w:r>
      <w:r w:rsidR="00E24A1C" w:rsidRPr="00E24A1C">
        <w:rPr>
          <w:noProof/>
          <w:color w:val="000000" w:themeColor="text1"/>
        </w:rPr>
        <w:t>68</w:t>
      </w:r>
      <w:r w:rsidR="00E24A1C" w:rsidRPr="00E24A1C">
        <w:fldChar w:fldCharType="end"/>
      </w:r>
      <w:r w:rsidRPr="00E24A1C">
        <w:t>).</w:t>
      </w:r>
    </w:p>
    <w:p w14:paraId="57FA2C24" w14:textId="1413E649" w:rsidR="437C1B43" w:rsidRDefault="437C1B43"/>
    <w:p w14:paraId="390219F4" w14:textId="77777777" w:rsidR="002164F6" w:rsidRDefault="00A36649" w:rsidP="002164F6">
      <w:pPr>
        <w:keepNext/>
      </w:pPr>
      <w:bookmarkStart w:id="331" w:name="_Toc229394654"/>
      <w:r>
        <w:rPr>
          <w:noProof/>
        </w:rPr>
        <w:drawing>
          <wp:inline distT="0" distB="0" distL="0" distR="0" wp14:anchorId="3FCF541E" wp14:editId="7C4C30B4">
            <wp:extent cx="5724525" cy="2162175"/>
            <wp:effectExtent l="19050" t="19050" r="28575" b="28575"/>
            <wp:docPr id="407833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33782" name="Picture 407833782"/>
                    <pic:cNvPicPr/>
                  </pic:nvPicPr>
                  <pic:blipFill>
                    <a:blip r:embed="rId75">
                      <a:extLst>
                        <a:ext uri="{28A0092B-C50C-407E-A947-70E740481C1C}">
                          <a14:useLocalDpi xmlns:a14="http://schemas.microsoft.com/office/drawing/2010/main"/>
                        </a:ext>
                      </a:extLst>
                    </a:blip>
                    <a:stretch>
                      <a:fillRect/>
                    </a:stretch>
                  </pic:blipFill>
                  <pic:spPr>
                    <a:xfrm>
                      <a:off x="0" y="0"/>
                      <a:ext cx="5724525" cy="2162175"/>
                    </a:xfrm>
                    <a:prstGeom prst="rect">
                      <a:avLst/>
                    </a:prstGeom>
                    <a:ln>
                      <a:solidFill>
                        <a:schemeClr val="tx1"/>
                      </a:solidFill>
                    </a:ln>
                  </pic:spPr>
                </pic:pic>
              </a:graphicData>
            </a:graphic>
          </wp:inline>
        </w:drawing>
      </w:r>
      <w:bookmarkEnd w:id="331"/>
    </w:p>
    <w:p w14:paraId="43DC45E6" w14:textId="1A3B4C4C" w:rsidR="7F1C0022" w:rsidRPr="002164F6" w:rsidRDefault="002164F6" w:rsidP="002164F6">
      <w:pPr>
        <w:pStyle w:val="Caption"/>
        <w:rPr>
          <w:color w:val="000000" w:themeColor="text1"/>
        </w:rPr>
      </w:pPr>
      <w:bookmarkStart w:id="332" w:name="_Toc229401457"/>
      <w:bookmarkStart w:id="333" w:name="_Ref229412521"/>
      <w:r w:rsidRPr="002164F6">
        <w:rPr>
          <w:b/>
          <w:color w:val="000000" w:themeColor="text1"/>
        </w:rPr>
        <w:t xml:space="preserve">Figure </w:t>
      </w:r>
      <w:r w:rsidRPr="002164F6">
        <w:rPr>
          <w:b/>
          <w:bCs/>
          <w:color w:val="000000" w:themeColor="text1"/>
        </w:rPr>
        <w:fldChar w:fldCharType="begin"/>
      </w:r>
      <w:r w:rsidRPr="002164F6">
        <w:rPr>
          <w:b/>
          <w:bCs/>
          <w:color w:val="000000" w:themeColor="text1"/>
        </w:rPr>
        <w:instrText xml:space="preserve"> SEQ Figure \* ARABIC </w:instrText>
      </w:r>
      <w:r w:rsidRPr="002164F6">
        <w:rPr>
          <w:b/>
          <w:bCs/>
          <w:color w:val="000000" w:themeColor="text1"/>
        </w:rPr>
        <w:fldChar w:fldCharType="separate"/>
      </w:r>
      <w:r w:rsidR="00AE4FCF">
        <w:rPr>
          <w:b/>
          <w:bCs/>
          <w:noProof/>
          <w:color w:val="000000" w:themeColor="text1"/>
        </w:rPr>
        <w:t>68</w:t>
      </w:r>
      <w:r w:rsidRPr="002164F6">
        <w:rPr>
          <w:b/>
          <w:bCs/>
          <w:color w:val="000000" w:themeColor="text1"/>
        </w:rPr>
        <w:fldChar w:fldCharType="end"/>
      </w:r>
      <w:r w:rsidRPr="002164F6">
        <w:rPr>
          <w:b/>
          <w:bCs/>
          <w:color w:val="000000" w:themeColor="text1"/>
        </w:rPr>
        <w:t>.</w:t>
      </w:r>
      <w:r w:rsidRPr="002164F6">
        <w:rPr>
          <w:color w:val="000000" w:themeColor="text1"/>
        </w:rPr>
        <w:t xml:space="preserve"> Wastewater treatment emissions for Reference (gray), NDC 2.0 (yellow), and NDC 3.0 (green) pathways, MtCO2e.</w:t>
      </w:r>
      <w:bookmarkEnd w:id="332"/>
      <w:bookmarkEnd w:id="333"/>
    </w:p>
    <w:p w14:paraId="6ED8F47E" w14:textId="4C656CEF" w:rsidR="7F1C0022" w:rsidRDefault="53E2C163" w:rsidP="39169650">
      <w:pPr>
        <w:jc w:val="both"/>
      </w:pPr>
      <w:r>
        <w:t>The cost-benefit profile of the wastewater treatment transition is shaped by the interaction between the capital requirements of expanding sewer and treatment infrastructure and the avoided externalities associated with displacing unmanaged sanitation. Under NDC 2.0, capital costs of $1.76 billion by 2035 and $8.12 billion by 2050 are required to extend coverage of improved and safely managed sanitation services and to expand secondary anaerobic, secondary aerobic, and advanced aerobic treatment capacity. These investments are recovered through two mechanisms operating on the wastewater stream: the removal of nitrogen, phosphorus, and oxygen-demanding contaminants reduces the environmental and human damages that would otherwise arise from their discharge into water bodies, while the expansion of safely managed sanitation reduces the burden of sanitation-related disease. The first mechanism delivers water pollution benefits of $1.06 billion by 2035 and $8.31 billion by 2050, with the magnitude driven by the aerobic and advanced aerobic processes that dominate the NDC 2.0 urban mix and that remove nitrogen and phosphorus efficiently. The second delivers human health benefits of $1.99 billion by 2035 and $7.34 billion by 2050. Net benefits reach $1.29 billion by 2035 and $7.53 billion by 2050 (</w:t>
      </w:r>
      <w:r w:rsidR="00E24A1C" w:rsidRPr="00E24A1C">
        <w:fldChar w:fldCharType="begin"/>
      </w:r>
      <w:r w:rsidR="00E24A1C" w:rsidRPr="00E24A1C">
        <w:instrText xml:space="preserve"> REF _Ref229412539 \h  \* MERGEFORMAT </w:instrText>
      </w:r>
      <w:r w:rsidR="00E24A1C" w:rsidRPr="00E24A1C">
        <w:fldChar w:fldCharType="separate"/>
      </w:r>
      <w:r w:rsidR="00E24A1C" w:rsidRPr="00E24A1C">
        <w:rPr>
          <w:color w:val="000000" w:themeColor="text1"/>
        </w:rPr>
        <w:t xml:space="preserve">Figure </w:t>
      </w:r>
      <w:r w:rsidR="00E24A1C" w:rsidRPr="00E24A1C">
        <w:rPr>
          <w:noProof/>
          <w:color w:val="000000" w:themeColor="text1"/>
        </w:rPr>
        <w:t>69</w:t>
      </w:r>
      <w:r w:rsidR="00E24A1C" w:rsidRPr="00E24A1C">
        <w:fldChar w:fldCharType="end"/>
      </w:r>
      <w:r w:rsidRPr="00E24A1C">
        <w:t>).</w:t>
      </w:r>
    </w:p>
    <w:p w14:paraId="465AD4D3" w14:textId="16904BB8" w:rsidR="7F1C0022" w:rsidRDefault="7F1C0022" w:rsidP="39169650">
      <w:pPr>
        <w:jc w:val="both"/>
      </w:pPr>
    </w:p>
    <w:p w14:paraId="0EB102C1" w14:textId="0558299C" w:rsidR="7F1C0022" w:rsidRDefault="53E2C163" w:rsidP="39169650">
      <w:pPr>
        <w:jc w:val="both"/>
      </w:pPr>
      <w:r>
        <w:t xml:space="preserve">The NDC 3.0 measures </w:t>
      </w:r>
      <w:r w:rsidR="2ADA3858">
        <w:t>change</w:t>
      </w:r>
      <w:r>
        <w:t xml:space="preserve"> this balance </w:t>
      </w:r>
      <w:r w:rsidR="2ADA3858">
        <w:t xml:space="preserve">between costs and benefits </w:t>
      </w:r>
      <w:r>
        <w:t>through both the scale and the composition of the intervention. Capital costs rise to $2.23 billion by 2035 and $11.48 billion by 2050, reflecting the expanded coverage targets and the additional infrastructure required for advanced anaerobic treatment and methane capture in urban areas. Human health benefits remain unchanged from NDC 2.0 at $1.99 billion by 2035 and $7.34 billion by 2050, because the underlying expansion of safely managed sanitation coverage is comparable across the two pathways. Water pollution benefits, by contrast, fall to $670 million by 2035 and $3.11 billion by 2050. This reduction is a direct consequence of the substitution of advanced anaerobic for advanced aerobic treatment in the urban mix: anaerobic processes are optimised for biogas recovery rather than nutrient removal and therefore remove less nitrogen and phosphorus per unit of wastewater treated, lowering the monetised value of avoided water pollution. The same compositional shift introduces fuel cost savings as a third benefit stream, generated by the imputed value of biogas recovered from advanced anaerobic facilities in urban centres and reaching $200 million by 2035 and $1.65 billion by 2050. Net benefits under NDC 3.0 therefore reach $640 million by 2035 and $620 million by 2050, lower than under NDC 2.0 because the increase in capital expenditure and the reduction in water-pollution benefits outweigh the new fuel cost savings.</w:t>
      </w:r>
    </w:p>
    <w:p w14:paraId="7A7E7B35" w14:textId="498DFA5E" w:rsidR="18E0C6DC" w:rsidRDefault="18E0C6DC" w:rsidP="4ADFFB75">
      <w:pPr>
        <w:jc w:val="both"/>
      </w:pPr>
    </w:p>
    <w:p w14:paraId="7DC9F06E" w14:textId="5284B3B5" w:rsidR="5289AD02" w:rsidRDefault="5289AD02" w:rsidP="002B6805"/>
    <w:p w14:paraId="1EA02DFF" w14:textId="77777777" w:rsidR="002B6805" w:rsidRDefault="647C0EE2" w:rsidP="002B6805">
      <w:pPr>
        <w:keepNext/>
      </w:pPr>
      <w:r>
        <w:rPr>
          <w:noProof/>
        </w:rPr>
        <w:drawing>
          <wp:inline distT="0" distB="0" distL="0" distR="0" wp14:anchorId="4486A0E2" wp14:editId="7F65D7CF">
            <wp:extent cx="5724525" cy="2552700"/>
            <wp:effectExtent l="19050" t="19050" r="28575" b="19050"/>
            <wp:docPr id="1031923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3350" name="Picture 1031923350"/>
                    <pic:cNvPicPr/>
                  </pic:nvPicPr>
                  <pic:blipFill>
                    <a:blip r:embed="rId76">
                      <a:extLst>
                        <a:ext uri="{28A0092B-C50C-407E-A947-70E740481C1C}">
                          <a14:useLocalDpi xmlns:a14="http://schemas.microsoft.com/office/drawing/2010/main"/>
                        </a:ext>
                      </a:extLst>
                    </a:blip>
                    <a:stretch>
                      <a:fillRect/>
                    </a:stretch>
                  </pic:blipFill>
                  <pic:spPr>
                    <a:xfrm>
                      <a:off x="0" y="0"/>
                      <a:ext cx="5724525" cy="2552700"/>
                    </a:xfrm>
                    <a:prstGeom prst="rect">
                      <a:avLst/>
                    </a:prstGeom>
                    <a:ln>
                      <a:solidFill>
                        <a:schemeClr val="tx1"/>
                      </a:solidFill>
                    </a:ln>
                  </pic:spPr>
                </pic:pic>
              </a:graphicData>
            </a:graphic>
          </wp:inline>
        </w:drawing>
      </w:r>
    </w:p>
    <w:p w14:paraId="2C30D142" w14:textId="1D44C73A" w:rsidR="1429A61D" w:rsidRPr="00E24A1C" w:rsidRDefault="002B6805" w:rsidP="00E24A1C">
      <w:pPr>
        <w:pStyle w:val="Caption"/>
        <w:rPr>
          <w:color w:val="000000" w:themeColor="text1"/>
        </w:rPr>
      </w:pPr>
      <w:bookmarkStart w:id="334" w:name="_Toc229401458"/>
      <w:bookmarkStart w:id="335" w:name="_Ref229412539"/>
      <w:r w:rsidRPr="39169650">
        <w:rPr>
          <w:b/>
          <w:bCs/>
          <w:color w:val="000000" w:themeColor="text1"/>
        </w:rPr>
        <w:t xml:space="preserve">Figure </w:t>
      </w:r>
      <w:r w:rsidRPr="002B6805">
        <w:rPr>
          <w:b/>
          <w:bCs/>
          <w:color w:val="000000" w:themeColor="text1"/>
        </w:rPr>
        <w:fldChar w:fldCharType="begin"/>
      </w:r>
      <w:r w:rsidRPr="002B6805">
        <w:rPr>
          <w:b/>
          <w:bCs/>
          <w:color w:val="000000" w:themeColor="text1"/>
        </w:rPr>
        <w:instrText xml:space="preserve"> SEQ Figure \* ARABIC </w:instrText>
      </w:r>
      <w:r w:rsidRPr="002B6805">
        <w:rPr>
          <w:b/>
          <w:bCs/>
          <w:color w:val="000000" w:themeColor="text1"/>
        </w:rPr>
        <w:fldChar w:fldCharType="separate"/>
      </w:r>
      <w:r w:rsidR="00AE4FCF">
        <w:rPr>
          <w:b/>
          <w:bCs/>
          <w:noProof/>
          <w:color w:val="000000" w:themeColor="text1"/>
        </w:rPr>
        <w:t>69</w:t>
      </w:r>
      <w:r w:rsidRPr="002B6805">
        <w:rPr>
          <w:b/>
          <w:bCs/>
          <w:color w:val="000000" w:themeColor="text1"/>
        </w:rPr>
        <w:fldChar w:fldCharType="end"/>
      </w:r>
      <w:r w:rsidRPr="002B6805">
        <w:rPr>
          <w:color w:val="000000" w:themeColor="text1"/>
        </w:rPr>
        <w:t>. Costs and benefits associated with wastewater treatment in NDC 2.0 (left) and NDC 3.0 (right) in billion USD.</w:t>
      </w:r>
      <w:bookmarkEnd w:id="334"/>
      <w:bookmarkEnd w:id="335"/>
    </w:p>
    <w:p w14:paraId="1BFCEE5B" w14:textId="6C24867E" w:rsidR="00050404" w:rsidRPr="00A36649" w:rsidRDefault="00DE2533" w:rsidP="00A420BF">
      <w:pPr>
        <w:pStyle w:val="Heading1"/>
        <w:rPr>
          <w:b/>
          <w:sz w:val="28"/>
          <w:szCs w:val="28"/>
        </w:rPr>
      </w:pPr>
      <w:bookmarkStart w:id="336" w:name="_Toc229401386"/>
      <w:r w:rsidRPr="00A36649">
        <w:rPr>
          <w:b/>
          <w:color w:val="auto"/>
          <w:sz w:val="28"/>
          <w:szCs w:val="28"/>
        </w:rPr>
        <w:t>5</w:t>
      </w:r>
      <w:r w:rsidR="003B7A5B" w:rsidRPr="00A36649">
        <w:rPr>
          <w:b/>
          <w:color w:val="auto"/>
          <w:sz w:val="28"/>
          <w:szCs w:val="28"/>
        </w:rPr>
        <w:t>. Conclusions</w:t>
      </w:r>
      <w:bookmarkEnd w:id="336"/>
    </w:p>
    <w:p w14:paraId="4BA2FCE0" w14:textId="3294409A" w:rsidR="00630F9A" w:rsidRDefault="00630F9A" w:rsidP="00A420BF">
      <w:pPr>
        <w:spacing w:before="240" w:after="240"/>
        <w:jc w:val="both"/>
      </w:pPr>
      <w:r w:rsidRPr="00630F9A">
        <w:t xml:space="preserve">The modelling </w:t>
      </w:r>
      <w:r w:rsidR="00F47BCB">
        <w:t>analyses with</w:t>
      </w:r>
      <w:r w:rsidRPr="00630F9A">
        <w:t xml:space="preserve"> the CLEWs and SISEPUEDE frameworks demonstrate that Uganda’s </w:t>
      </w:r>
      <w:r w:rsidR="005C4EEF">
        <w:t>NDC pathways are closely aligned with</w:t>
      </w:r>
      <w:r w:rsidRPr="00630F9A">
        <w:t xml:space="preserve"> to the country’s broader development agenda. Population growth, urbanisation, industrialisation, rising incomes, and expanding demand for energy, transport, housing, food, sanitation, and infrastructure all place upward pressure on emissions. Under the Reference scenario, total national GHG emissions increase from approximately 105 MtCO</w:t>
      </w:r>
      <w:r w:rsidRPr="00630F9A">
        <w:rPr>
          <w:rFonts w:ascii="Cambria Math" w:hAnsi="Cambria Math" w:cs="Cambria Math"/>
        </w:rPr>
        <w:t>₂</w:t>
      </w:r>
      <w:r w:rsidRPr="00630F9A">
        <w:t>eq in 2015 to around 157–171 MtCO</w:t>
      </w:r>
      <w:r w:rsidRPr="00630F9A">
        <w:rPr>
          <w:rFonts w:ascii="Cambria Math" w:hAnsi="Cambria Math" w:cs="Cambria Math"/>
        </w:rPr>
        <w:t>₂</w:t>
      </w:r>
      <w:r w:rsidRPr="00630F9A">
        <w:t>eq by 2035 and approximately 198–204 MtCO</w:t>
      </w:r>
      <w:r w:rsidRPr="00630F9A">
        <w:rPr>
          <w:rFonts w:ascii="Cambria Math" w:hAnsi="Cambria Math" w:cs="Cambria Math"/>
        </w:rPr>
        <w:t>₂</w:t>
      </w:r>
      <w:r w:rsidRPr="00630F9A">
        <w:t>eq by 2050 across the two model trajectories. This pathway illustrates that Uganda’s economic transformation, if pursued without additional mitigation, would lead to sustained emissions growth across most major sectors, even as land-use emissions begin to moderate over time due to resource constraints and changes in biomass availability.</w:t>
      </w:r>
    </w:p>
    <w:p w14:paraId="5BACDDA6" w14:textId="77777777" w:rsidR="002C08E6" w:rsidRDefault="002A7C20" w:rsidP="00A420BF">
      <w:pPr>
        <w:spacing w:before="240" w:after="240"/>
        <w:jc w:val="both"/>
      </w:pPr>
      <w:r w:rsidRPr="002A7C20">
        <w:t xml:space="preserve">The </w:t>
      </w:r>
      <w:r w:rsidR="009C44F2">
        <w:t>mitigation</w:t>
      </w:r>
      <w:r w:rsidRPr="002A7C20">
        <w:t xml:space="preserve"> scenarios demonstrate that Uganda alter this trajectory while continuing to pursue rapid economic development. Under NDC 2.0, total national emissions reach approximately 126 MtCO</w:t>
      </w:r>
      <w:r w:rsidRPr="002A7C20">
        <w:rPr>
          <w:rFonts w:ascii="Cambria Math" w:hAnsi="Cambria Math" w:cs="Cambria Math"/>
        </w:rPr>
        <w:t>₂</w:t>
      </w:r>
      <w:r w:rsidRPr="002A7C20">
        <w:t>eq by 2035 and 131 MtCO</w:t>
      </w:r>
      <w:r w:rsidRPr="002A7C20">
        <w:rPr>
          <w:rFonts w:ascii="Cambria Math" w:hAnsi="Cambria Math" w:cs="Cambria Math"/>
        </w:rPr>
        <w:t>₂</w:t>
      </w:r>
      <w:r w:rsidRPr="002A7C20">
        <w:t>eq by 2050 under CLEWs, representing reductions of approximately 45 MtCO</w:t>
      </w:r>
      <w:r w:rsidRPr="002A7C20">
        <w:rPr>
          <w:rFonts w:ascii="Cambria Math" w:hAnsi="Cambria Math" w:cs="Cambria Math"/>
        </w:rPr>
        <w:t>₂</w:t>
      </w:r>
      <w:r w:rsidRPr="002A7C20">
        <w:t>eq and 73 MtCO</w:t>
      </w:r>
      <w:r w:rsidRPr="002A7C20">
        <w:rPr>
          <w:rFonts w:ascii="Cambria Math" w:hAnsi="Cambria Math" w:cs="Cambria Math"/>
        </w:rPr>
        <w:t>₂</w:t>
      </w:r>
      <w:r w:rsidRPr="002A7C20">
        <w:t xml:space="preserve">eq respectively relative to the Reference scenario. These reductions are driven primarily by land-sector transformation, clean cooking adoption, improved charcoal production, forest and wetland restoration, transport efficiency, industrial fuel switching, and improved waste management. The </w:t>
      </w:r>
      <w:r w:rsidR="0042799A">
        <w:t>land use</w:t>
      </w:r>
      <w:r w:rsidRPr="002A7C20">
        <w:t xml:space="preserve"> sector provides the largest single contribution to mitigation, with land-use emissions falling from approximately 60 MtCO</w:t>
      </w:r>
      <w:r w:rsidRPr="002A7C20">
        <w:rPr>
          <w:rFonts w:ascii="Cambria Math" w:hAnsi="Cambria Math" w:cs="Cambria Math"/>
        </w:rPr>
        <w:t>₂</w:t>
      </w:r>
      <w:r w:rsidRPr="002A7C20">
        <w:t>eq under the Reference scenario to around 27 MtCO</w:t>
      </w:r>
      <w:r w:rsidRPr="002A7C20">
        <w:rPr>
          <w:rFonts w:ascii="Cambria Math" w:hAnsi="Cambria Math" w:cs="Cambria Math"/>
        </w:rPr>
        <w:t>₂</w:t>
      </w:r>
      <w:r w:rsidRPr="002A7C20">
        <w:t>eq under NDC 2.0 by 2035, before transitioning to a net carbon sink by the 2040s. Outside the land sector, emissions reductions are meaningful but more gradual, reflecting the continued growth in mobility, industrial production, livestock systems, waste generation, and electricity demand.</w:t>
      </w:r>
      <w:r w:rsidR="00970CE1">
        <w:t xml:space="preserve"> </w:t>
      </w:r>
    </w:p>
    <w:p w14:paraId="24742041" w14:textId="79BC4E54" w:rsidR="00F9777C" w:rsidRDefault="00F9777C" w:rsidP="00A420BF">
      <w:pPr>
        <w:spacing w:before="240" w:after="240"/>
        <w:jc w:val="both"/>
      </w:pPr>
      <w:r w:rsidRPr="00F9777C">
        <w:t>The NDC 3.0 Candidate scenario represents a more ambitious and structurally transformative pathway. Total national emissions peak in the late 2020s before declining through much of the 2030s, reaching approximately 114 MtCO</w:t>
      </w:r>
      <w:r w:rsidRPr="00F9777C">
        <w:rPr>
          <w:rFonts w:ascii="Cambria Math" w:hAnsi="Cambria Math" w:cs="Cambria Math"/>
        </w:rPr>
        <w:t>₂</w:t>
      </w:r>
      <w:r w:rsidRPr="00F9777C">
        <w:t>eq by 2035 and 111 MtCO</w:t>
      </w:r>
      <w:r w:rsidRPr="00F9777C">
        <w:rPr>
          <w:rFonts w:ascii="Cambria Math" w:hAnsi="Cambria Math" w:cs="Cambria Math"/>
        </w:rPr>
        <w:t>₂</w:t>
      </w:r>
      <w:r w:rsidRPr="00F9777C">
        <w:t>eq by 2050 under CLEWs. This corresponds to reductions of approximately 57 MtCO</w:t>
      </w:r>
      <w:r w:rsidRPr="00F9777C">
        <w:rPr>
          <w:rFonts w:ascii="Cambria Math" w:hAnsi="Cambria Math" w:cs="Cambria Math"/>
        </w:rPr>
        <w:t>₂</w:t>
      </w:r>
      <w:r w:rsidRPr="00F9777C">
        <w:t>eq by 2035 and 93 MtCO</w:t>
      </w:r>
      <w:r w:rsidRPr="00F9777C">
        <w:rPr>
          <w:rFonts w:ascii="Cambria Math" w:hAnsi="Cambria Math" w:cs="Cambria Math"/>
        </w:rPr>
        <w:t>₂</w:t>
      </w:r>
      <w:r w:rsidRPr="00F9777C">
        <w:t>eq by 2050 relative to the Reference scenario, and around 12 MtCO</w:t>
      </w:r>
      <w:r w:rsidRPr="00F9777C">
        <w:rPr>
          <w:rFonts w:ascii="Cambria Math" w:hAnsi="Cambria Math" w:cs="Cambria Math"/>
        </w:rPr>
        <w:t>₂</w:t>
      </w:r>
      <w:r w:rsidRPr="00F9777C">
        <w:t>eq and 20 MtCO</w:t>
      </w:r>
      <w:r w:rsidRPr="00F9777C">
        <w:rPr>
          <w:rFonts w:ascii="Cambria Math" w:hAnsi="Cambria Math" w:cs="Cambria Math"/>
        </w:rPr>
        <w:t>₂</w:t>
      </w:r>
      <w:r w:rsidRPr="00F9777C">
        <w:t xml:space="preserve">eq deeper than NDC 2.0 in those same years. The additional reductions arise from earlier and deeper land-sector recovery, accelerated clean cooking adoption, stronger industrial fuel switching, faster transport electrification and modal shift, and a more complete decarbonisation of electricity supply. The </w:t>
      </w:r>
      <w:r w:rsidR="004763C7">
        <w:t>land-use</w:t>
      </w:r>
      <w:r w:rsidRPr="00F9777C">
        <w:t xml:space="preserve"> sector becomes a net sink earlier under NDC 3.0, around 2038, compared with approximately 2043 under NDC 2.0. By 2050, the depth of the sink is broadly similar across the two mitigation pathways, but the earlier transition under NDC 3.0 produces larger cumulative mitigation benefits.</w:t>
      </w:r>
    </w:p>
    <w:p w14:paraId="0764D07F" w14:textId="77C2902B" w:rsidR="00F9777C" w:rsidRDefault="00E45478" w:rsidP="00A420BF">
      <w:pPr>
        <w:spacing w:before="240" w:after="240"/>
        <w:jc w:val="both"/>
      </w:pPr>
      <w:r w:rsidRPr="00E45478">
        <w:t xml:space="preserve">The results indicate that the </w:t>
      </w:r>
      <w:r>
        <w:t xml:space="preserve">additional measures included in the </w:t>
      </w:r>
      <w:r w:rsidR="00A15211">
        <w:t xml:space="preserve">SISEPUEDE </w:t>
      </w:r>
      <w:r w:rsidRPr="00E45478">
        <w:t>NDC 3.0 Candidate scenario could place Uganda on a pathway broadly consistent with long-term net-zero objectives, provided that emissions reductions continue beyond 2050 and that remaining hard-to-abate sources, particularly livestock, industrial processes, residual fossil fuel use, and waste emissions, are addressed. However, this pathway requires substantially higher levels of investment, implementation capacity, and cross-sector coordination than the Reference or NDC 2.0 pathways. In particular, rapid electrification of households, transport, and industry must be accompanied by large-scale investment in low-carbon generation, transmission, distribution, clean cooking technologies, transport systems, and land restoration.</w:t>
      </w:r>
    </w:p>
    <w:p w14:paraId="5818FAC9" w14:textId="1606367B" w:rsidR="57653780" w:rsidRDefault="57653780" w:rsidP="00A420BF">
      <w:pPr>
        <w:spacing w:before="240" w:after="240"/>
        <w:jc w:val="both"/>
        <w:rPr>
          <w:b/>
          <w:bCs/>
        </w:rPr>
      </w:pPr>
      <w:r w:rsidRPr="59C513A4">
        <w:rPr>
          <w:b/>
          <w:bCs/>
        </w:rPr>
        <w:t>Key insights emerging from the analysis:</w:t>
      </w:r>
    </w:p>
    <w:p w14:paraId="02E37BE2" w14:textId="28AE044B" w:rsidR="57653780" w:rsidRDefault="57653780" w:rsidP="006D357C">
      <w:pPr>
        <w:pStyle w:val="ListParagraph"/>
        <w:numPr>
          <w:ilvl w:val="0"/>
          <w:numId w:val="32"/>
        </w:numPr>
        <w:jc w:val="both"/>
      </w:pPr>
      <w:r w:rsidRPr="59C513A4">
        <w:rPr>
          <w:b/>
          <w:bCs/>
        </w:rPr>
        <w:t>Clean cooking and biomass transition:</w:t>
      </w:r>
      <w:r w:rsidRPr="59C513A4">
        <w:t xml:space="preserve"> The transition </w:t>
      </w:r>
      <w:r w:rsidR="004E54B3" w:rsidRPr="004E54B3">
        <w:t>away from traditional biomass and charcoal is one of</w:t>
      </w:r>
      <w:r w:rsidRPr="59C513A4">
        <w:t xml:space="preserve"> the </w:t>
      </w:r>
      <w:r w:rsidR="004E54B3" w:rsidRPr="004E54B3">
        <w:t>most important</w:t>
      </w:r>
      <w:r w:rsidRPr="59C513A4">
        <w:t xml:space="preserve"> mitigation </w:t>
      </w:r>
      <w:r w:rsidR="004E54B3" w:rsidRPr="004E54B3">
        <w:t xml:space="preserve">and development priorities across the </w:t>
      </w:r>
      <w:r w:rsidRPr="59C513A4">
        <w:t>scenarios</w:t>
      </w:r>
      <w:r w:rsidR="004E54B3" w:rsidRPr="004E54B3">
        <w:t xml:space="preserve">. Clean cooking directly reduces household and institutional exposure to </w:t>
      </w:r>
      <w:r w:rsidRPr="59C513A4">
        <w:t>indoor air pollution</w:t>
      </w:r>
      <w:r w:rsidR="004E54B3" w:rsidRPr="004E54B3">
        <w:t>, improving health outcomes</w:t>
      </w:r>
      <w:r w:rsidRPr="59C513A4">
        <w:t xml:space="preserve"> and freeing time for education and </w:t>
      </w:r>
      <w:r w:rsidR="004E54B3" w:rsidRPr="004E54B3">
        <w:t>income-generating activities. Its largest climate benefit, however, occurs outside the buildings sector. By reducing demand for fuelwood and charcoal, clean cooking lowers pressure on forests and woodlands, reduces unsustainable biomass extraction, and supports the land sector’s transition toward a net carbon sink. This makes clean cooking a central cross-sector intervention linking household energy access, public health, forest conservation, and long-term mitigation.</w:t>
      </w:r>
    </w:p>
    <w:p w14:paraId="5DCF7167" w14:textId="0636D6FA" w:rsidR="356AC26F" w:rsidRDefault="356AC26F" w:rsidP="00F53FBF">
      <w:pPr>
        <w:jc w:val="both"/>
      </w:pPr>
    </w:p>
    <w:p w14:paraId="2AE17CFF" w14:textId="14820A9D" w:rsidR="57653780" w:rsidRDefault="009A0482" w:rsidP="006D357C">
      <w:pPr>
        <w:pStyle w:val="ListParagraph"/>
        <w:numPr>
          <w:ilvl w:val="0"/>
          <w:numId w:val="32"/>
        </w:numPr>
        <w:jc w:val="both"/>
      </w:pPr>
      <w:r w:rsidRPr="009A0482">
        <w:rPr>
          <w:b/>
          <w:bCs/>
        </w:rPr>
        <w:t>Transport measures deliver large development benefits as well as emissions reductions</w:t>
      </w:r>
      <w:r w:rsidR="57653780" w:rsidRPr="59C513A4">
        <w:rPr>
          <w:b/>
          <w:bCs/>
        </w:rPr>
        <w:t>:</w:t>
      </w:r>
      <w:r w:rsidR="57653780" w:rsidRPr="59C513A4">
        <w:t xml:space="preserve"> </w:t>
      </w:r>
      <w:r w:rsidR="006A45D2" w:rsidRPr="006A45D2">
        <w:t>Uganda’s transport demand grows rapidly under all scenarios due to rising incomes, urbanisation, freight activity, and structural economic transformation. Without intervention, this growth increases petroleum use, congestion, road safety risks, local air pollution, and import dependence. Public transport improvements, rail investment, non-motorised transport infrastructure, vehicle efficiency standards, and electric vehicle adoption reduce emissions while improving economic productivity, urban accessibility, air quality, and road safety. Under the NDC pathways, transport emissions fall substantially relative to the Reference scenario by 2050, with the deeper reductions under NDC 3.0 driven particularly by faster electrification of heavier vehicle segments and stronger modal shift. The development case for transport investment is therefore at least as important as the mitigation case.</w:t>
      </w:r>
    </w:p>
    <w:p w14:paraId="4F2B7463" w14:textId="77777777" w:rsidR="004B4F0A" w:rsidRDefault="004B4F0A" w:rsidP="00A420BF">
      <w:pPr>
        <w:pStyle w:val="ListParagraph"/>
        <w:ind w:left="720"/>
        <w:jc w:val="both"/>
      </w:pPr>
    </w:p>
    <w:p w14:paraId="50F9D951" w14:textId="04CE55AC" w:rsidR="004B4F0A" w:rsidRDefault="57653780" w:rsidP="006D357C">
      <w:pPr>
        <w:pStyle w:val="ListParagraph"/>
        <w:numPr>
          <w:ilvl w:val="0"/>
          <w:numId w:val="32"/>
        </w:numPr>
        <w:jc w:val="both"/>
      </w:pPr>
      <w:r w:rsidRPr="59C513A4">
        <w:rPr>
          <w:b/>
          <w:bCs/>
        </w:rPr>
        <w:t>Sanitation and waste management provide high development value</w:t>
      </w:r>
      <w:r w:rsidR="00222FE3" w:rsidRPr="00222FE3">
        <w:rPr>
          <w:b/>
          <w:bCs/>
        </w:rPr>
        <w:t>, even where direct GHG reductions are more moderate</w:t>
      </w:r>
      <w:r w:rsidRPr="59C513A4">
        <w:rPr>
          <w:b/>
          <w:bCs/>
        </w:rPr>
        <w:t>:</w:t>
      </w:r>
      <w:r w:rsidRPr="59C513A4">
        <w:t xml:space="preserve"> Expanding wastewater treatment coverage and modernising </w:t>
      </w:r>
      <w:r w:rsidR="00A05B5D" w:rsidRPr="00A05B5D">
        <w:t xml:space="preserve">solid </w:t>
      </w:r>
      <w:r w:rsidRPr="59C513A4">
        <w:t xml:space="preserve">waste systems </w:t>
      </w:r>
      <w:r w:rsidR="00A05B5D" w:rsidRPr="00A05B5D">
        <w:t>produce major public</w:t>
      </w:r>
      <w:r w:rsidRPr="59C513A4">
        <w:t xml:space="preserve"> health and environmental benefits</w:t>
      </w:r>
      <w:r w:rsidR="00A05B5D" w:rsidRPr="00A05B5D">
        <w:t>, particularly in rapidly urbanising areas.</w:t>
      </w:r>
      <w:r w:rsidRPr="59C513A4">
        <w:t xml:space="preserve"> Solid waste </w:t>
      </w:r>
      <w:r w:rsidR="00A05B5D" w:rsidRPr="00A05B5D">
        <w:t xml:space="preserve">mitigation reduces methane emissions through improved collection, sanitary landfill, and methane capture, while liquid waste measures improve sanitation outcomes and reduce exposure to untreated wastewater. The direct GHG impacts of wastewater measures are relatively modest compared with their health and environmental benefits, but the broader development returns are substantial. These sectors should therefore be understood as development priorities with important climate co-benefits, rather than as mitigation measures justified only on a cost-per-tonne </w:t>
      </w:r>
      <w:r w:rsidR="00A05B5D">
        <w:t>CO</w:t>
      </w:r>
      <w:r w:rsidR="00A05B5D">
        <w:rPr>
          <w:rFonts w:ascii="Cambria Math" w:hAnsi="Cambria Math" w:cs="Cambria Math"/>
        </w:rPr>
        <w:t>₂</w:t>
      </w:r>
      <w:r w:rsidR="00A05B5D">
        <w:t xml:space="preserve">eq </w:t>
      </w:r>
      <w:r w:rsidR="00A05B5D" w:rsidRPr="00A05B5D">
        <w:t>basis.</w:t>
      </w:r>
    </w:p>
    <w:p w14:paraId="1B7379CA" w14:textId="77777777" w:rsidR="00A05B5D" w:rsidRDefault="00A05B5D" w:rsidP="00A36649">
      <w:pPr>
        <w:jc w:val="both"/>
      </w:pPr>
    </w:p>
    <w:p w14:paraId="2D111125" w14:textId="480E1D4F" w:rsidR="57653780" w:rsidRDefault="00B0411D" w:rsidP="006D357C">
      <w:pPr>
        <w:pStyle w:val="ListParagraph"/>
        <w:numPr>
          <w:ilvl w:val="0"/>
          <w:numId w:val="32"/>
        </w:numPr>
        <w:jc w:val="both"/>
      </w:pPr>
      <w:r w:rsidRPr="00B0411D">
        <w:rPr>
          <w:b/>
          <w:bCs/>
        </w:rPr>
        <w:t>Livestock emissions remain the largest persistent long-term challenge:</w:t>
      </w:r>
      <w:r w:rsidRPr="00B0411D">
        <w:t xml:space="preserve"> Livestock becomes </w:t>
      </w:r>
      <w:r>
        <w:t>a</w:t>
      </w:r>
      <w:r w:rsidRPr="00B0411D">
        <w:t xml:space="preserve"> dominant emission source</w:t>
      </w:r>
      <w:r>
        <w:t xml:space="preserve"> </w:t>
      </w:r>
      <w:r w:rsidRPr="00B0411D">
        <w:t>by mid-century across all scenarios. Under the Reference scenario, livestock emissions rise to more than 65 MtCO</w:t>
      </w:r>
      <w:r w:rsidRPr="00B0411D">
        <w:rPr>
          <w:rFonts w:ascii="Cambria Math" w:hAnsi="Cambria Math" w:cs="Cambria Math"/>
        </w:rPr>
        <w:t>₂</w:t>
      </w:r>
      <w:r w:rsidRPr="00B0411D">
        <w:t>eq by 2050. NDC 2.0 reduces this to approximately 52.6 MtCO</w:t>
      </w:r>
      <w:r w:rsidRPr="00B0411D">
        <w:rPr>
          <w:rFonts w:ascii="Cambria Math" w:hAnsi="Cambria Math" w:cs="Cambria Math"/>
        </w:rPr>
        <w:t>₂</w:t>
      </w:r>
      <w:r w:rsidRPr="00B0411D">
        <w:t>eq, while NDC 3.0 reduces it further to approximately 47.3 MtCO</w:t>
      </w:r>
      <w:r w:rsidRPr="00B0411D">
        <w:rPr>
          <w:rFonts w:ascii="Cambria Math" w:hAnsi="Cambria Math" w:cs="Cambria Math"/>
        </w:rPr>
        <w:t>₂</w:t>
      </w:r>
      <w:r w:rsidRPr="00B0411D">
        <w:t xml:space="preserve">eq through more ambitious herd transition and </w:t>
      </w:r>
      <w:r w:rsidR="003C15B7">
        <w:t>mitigation</w:t>
      </w:r>
      <w:r w:rsidRPr="00B0411D">
        <w:t xml:space="preserve"> measures. However, even under the most ambitious pathway assessed, livestock remains a major residual emissions source. This indicates that long-term mitigation goals will require more explicit and sustained action on livestock productivity, breed transition, feed quality, animal health, manure management, and potentially other enteric fermentation reduction measures. Without deeper livestock mitigation, progress in energy, transport, waste, and land restoration will not be sufficient to fully stabilise Uganda’s long-term emissions trajectory</w:t>
      </w:r>
      <w:r w:rsidR="00320434" w:rsidRPr="00320434">
        <w:t>.</w:t>
      </w:r>
    </w:p>
    <w:p w14:paraId="08D9E84B" w14:textId="77777777" w:rsidR="004B4F0A" w:rsidRDefault="004B4F0A" w:rsidP="00A420BF">
      <w:pPr>
        <w:jc w:val="both"/>
      </w:pPr>
    </w:p>
    <w:p w14:paraId="744F05D6" w14:textId="78FCE069" w:rsidR="004B4F0A" w:rsidRDefault="00CB516D" w:rsidP="00A36649">
      <w:pPr>
        <w:pStyle w:val="ListParagraph"/>
        <w:numPr>
          <w:ilvl w:val="0"/>
          <w:numId w:val="32"/>
        </w:numPr>
        <w:jc w:val="both"/>
      </w:pPr>
      <w:r w:rsidRPr="00CB516D">
        <w:rPr>
          <w:b/>
          <w:bCs/>
        </w:rPr>
        <w:t xml:space="preserve">Electrification is central to Uganda’s development and mitigation strategy, particularly in buildings, transport, and industry. </w:t>
      </w:r>
      <w:r w:rsidRPr="00CB516D">
        <w:t xml:space="preserve">However, </w:t>
      </w:r>
      <w:r w:rsidR="002914FB">
        <w:t xml:space="preserve">new generation investment will need to </w:t>
      </w:r>
      <w:r w:rsidR="006978C7">
        <w:t xml:space="preserve">be in clean technologies </w:t>
      </w:r>
      <w:r w:rsidR="00330325">
        <w:t xml:space="preserve">to ensure that this also leads to emission reductions. </w:t>
      </w:r>
      <w:r w:rsidR="00A97380" w:rsidRPr="00CB516D">
        <w:t>Strengthening clean power investment, grid infrastructure, and system reliability is therefore essential to ensure that electrification delivers its full climate and development benefits</w:t>
      </w:r>
      <w:r w:rsidR="00A97380">
        <w:rPr>
          <w:b/>
          <w:bCs/>
        </w:rPr>
        <w:t xml:space="preserve">. </w:t>
      </w:r>
      <w:r w:rsidR="00101F26">
        <w:t xml:space="preserve">Implementing the </w:t>
      </w:r>
      <w:r w:rsidR="00A97380">
        <w:t>current</w:t>
      </w:r>
      <w:r w:rsidR="00101F26">
        <w:t xml:space="preserve"> Energy Policy w</w:t>
      </w:r>
      <w:r w:rsidR="00A97380">
        <w:t>ill achieve</w:t>
      </w:r>
      <w:r w:rsidR="00101F26">
        <w:t xml:space="preserve"> this</w:t>
      </w:r>
      <w:r w:rsidRPr="00CB516D">
        <w:t xml:space="preserve">. </w:t>
      </w:r>
    </w:p>
    <w:p w14:paraId="5E32F312" w14:textId="75051DFE" w:rsidR="00D7607C" w:rsidRDefault="57653780" w:rsidP="006D357C">
      <w:pPr>
        <w:pStyle w:val="ListParagraph"/>
        <w:numPr>
          <w:ilvl w:val="0"/>
          <w:numId w:val="32"/>
        </w:numPr>
        <w:jc w:val="both"/>
        <w:rPr>
          <w:b/>
          <w:bCs/>
          <w:lang w:val="en-US"/>
        </w:rPr>
      </w:pPr>
      <w:r w:rsidRPr="00D7607C">
        <w:rPr>
          <w:b/>
          <w:bCs/>
        </w:rPr>
        <w:t xml:space="preserve">The NDC </w:t>
      </w:r>
      <w:r w:rsidR="00D7607C" w:rsidRPr="00D7607C">
        <w:rPr>
          <w:b/>
          <w:bCs/>
          <w:lang w:val="en-US"/>
        </w:rPr>
        <w:t xml:space="preserve">3.0 Candidate scenario establishes a stronger long-term transition pathway: </w:t>
      </w:r>
      <w:r w:rsidR="00D7607C" w:rsidRPr="004763C7">
        <w:rPr>
          <w:lang w:val="en-US"/>
        </w:rPr>
        <w:t>The NDC 3.0 Candidate scenario does more than deepen emissions reductions relative to NDC 2.0; it changes the timing and structure of the transition. Earlier land-sector recovery, faster clean cooking adoption, deeper industrial fuel switching, accelerated transport electrification, and lower-carbon electricity supply allow national emissions to peak earlier and decline through much of the 2030s. This represents a more durable decoupling of emissions from economic growth. However, achieving this pathway will require a major scaling up of investment, institutional coordination, implementation capability, and climate finance. The scenario should therefore be understood as technically promising but dependent on strong enabling conditions, including financing, infrastructure delivery, policy enforcement, stakeholder coordination, and long-term planning capacity.</w:t>
      </w:r>
    </w:p>
    <w:p w14:paraId="13347F2F" w14:textId="77777777" w:rsidR="004763C7" w:rsidRPr="004763C7" w:rsidRDefault="004763C7" w:rsidP="004763C7">
      <w:pPr>
        <w:pStyle w:val="ListParagraph"/>
        <w:rPr>
          <w:b/>
          <w:bCs/>
          <w:lang w:val="en-US"/>
        </w:rPr>
      </w:pPr>
    </w:p>
    <w:p w14:paraId="7C102A52" w14:textId="77777777" w:rsidR="004763C7" w:rsidRPr="00D7607C" w:rsidRDefault="004763C7" w:rsidP="004763C7">
      <w:pPr>
        <w:pStyle w:val="ListParagraph"/>
        <w:ind w:left="720"/>
        <w:jc w:val="both"/>
        <w:rPr>
          <w:b/>
          <w:bCs/>
          <w:lang w:val="en-US"/>
        </w:rPr>
      </w:pPr>
    </w:p>
    <w:p w14:paraId="63A3D446" w14:textId="77777777" w:rsidR="00D7607C" w:rsidRPr="00D7607C" w:rsidRDefault="00D7607C" w:rsidP="00D7607C">
      <w:pPr>
        <w:ind w:left="360"/>
        <w:jc w:val="both"/>
        <w:rPr>
          <w:b/>
          <w:bCs/>
          <w:lang w:val="en-US"/>
        </w:rPr>
      </w:pPr>
      <w:r w:rsidRPr="00D7607C">
        <w:rPr>
          <w:lang w:val="en-US"/>
        </w:rPr>
        <w:t>Overall, the analysis shows that Uganda’s climate and development objectives are strongly interlinked. Many of the measures that reduce emissions also improve health, productivity, energy access, urban mobility, sanitation, ecosystem services, and economic resilience. The strongest mitigation opportunities are not isolated technical interventions, but system transitions: clean cooking linked to forest conservation, electrification linked to clean power expansion, transport modernisation linked to urban productivity, and waste infrastructure linked to public health. The central challenge for NDC 3.0 is therefore not only to identify higher-ambition mitigation measures, but to mobilise the finance, institutions, and implementation systems needed to deliver these transitions at national scale</w:t>
      </w:r>
      <w:r w:rsidRPr="00D7607C">
        <w:rPr>
          <w:b/>
          <w:bCs/>
          <w:lang w:val="en-US"/>
        </w:rPr>
        <w:t>.</w:t>
      </w:r>
    </w:p>
    <w:p w14:paraId="23E71725" w14:textId="1F13805C" w:rsidR="4FD41C28" w:rsidRDefault="4FD41C28" w:rsidP="004763C7">
      <w:pPr>
        <w:pStyle w:val="ListParagraph"/>
        <w:ind w:left="720"/>
        <w:jc w:val="both"/>
      </w:pPr>
    </w:p>
    <w:p w14:paraId="7ACFAEE0" w14:textId="072550DF" w:rsidR="4FD41C28" w:rsidRDefault="4FD41C28" w:rsidP="4FD41C28">
      <w:pPr>
        <w:spacing w:before="30" w:after="30"/>
      </w:pPr>
    </w:p>
    <w:p w14:paraId="1B226119" w14:textId="7F0B28EF" w:rsidR="4FD41C28" w:rsidRDefault="4FD41C28" w:rsidP="4FD41C28">
      <w:pPr>
        <w:spacing w:before="30" w:after="30"/>
      </w:pPr>
    </w:p>
    <w:p w14:paraId="7D885713" w14:textId="4DFE97CB" w:rsidR="4FD41C28" w:rsidRDefault="4FD41C28" w:rsidP="4FD41C28"/>
    <w:p w14:paraId="2D371A5E" w14:textId="119A9B29" w:rsidR="6D3ECA21" w:rsidRDefault="4FD41C28" w:rsidP="00A420BF">
      <w:pPr>
        <w:rPr>
          <w:sz w:val="24"/>
          <w:szCs w:val="24"/>
        </w:rPr>
      </w:pPr>
      <w:r>
        <w:br w:type="page"/>
      </w:r>
    </w:p>
    <w:p w14:paraId="24FEA35F" w14:textId="7895680E" w:rsidR="00CD158B" w:rsidRPr="00A420BF" w:rsidRDefault="092AEA74" w:rsidP="00C3163A">
      <w:pPr>
        <w:pStyle w:val="Heading1"/>
        <w:rPr>
          <w:b/>
          <w:color w:val="auto"/>
          <w:sz w:val="28"/>
          <w:szCs w:val="28"/>
        </w:rPr>
      </w:pPr>
      <w:bookmarkStart w:id="337" w:name="_Toc229401387"/>
      <w:r w:rsidRPr="00A420BF">
        <w:rPr>
          <w:b/>
          <w:color w:val="auto"/>
          <w:sz w:val="28"/>
          <w:szCs w:val="28"/>
        </w:rPr>
        <w:t>Appendices</w:t>
      </w:r>
      <w:bookmarkEnd w:id="337"/>
      <w:r w:rsidRPr="00A420BF">
        <w:rPr>
          <w:b/>
          <w:color w:val="auto"/>
          <w:sz w:val="28"/>
          <w:szCs w:val="28"/>
        </w:rPr>
        <w:t xml:space="preserve"> </w:t>
      </w:r>
    </w:p>
    <w:p w14:paraId="446A99F3" w14:textId="77777777" w:rsidR="004568A8" w:rsidRPr="00A420BF" w:rsidRDefault="004568A8" w:rsidP="004568A8">
      <w:pPr>
        <w:pStyle w:val="Heading2"/>
        <w:rPr>
          <w:color w:val="auto"/>
          <w:sz w:val="22"/>
          <w:szCs w:val="22"/>
        </w:rPr>
      </w:pPr>
      <w:bookmarkStart w:id="338" w:name="_Ref229135840"/>
      <w:bookmarkStart w:id="339" w:name="_Toc229401388"/>
      <w:r w:rsidRPr="00A420BF">
        <w:rPr>
          <w:b/>
          <w:color w:val="auto"/>
          <w:sz w:val="22"/>
          <w:szCs w:val="22"/>
        </w:rPr>
        <w:t>Appendix 1</w:t>
      </w:r>
      <w:bookmarkStart w:id="340" w:name="_Toc225769485"/>
      <w:r w:rsidRPr="00A420BF">
        <w:rPr>
          <w:b/>
          <w:color w:val="auto"/>
          <w:sz w:val="22"/>
          <w:szCs w:val="22"/>
        </w:rPr>
        <w:t xml:space="preserve">. </w:t>
      </w:r>
      <w:r w:rsidRPr="00A420BF">
        <w:rPr>
          <w:color w:val="auto"/>
          <w:sz w:val="22"/>
          <w:szCs w:val="22"/>
        </w:rPr>
        <w:t>Development co-benefits</w:t>
      </w:r>
      <w:bookmarkEnd w:id="340"/>
      <w:r w:rsidRPr="00A420BF">
        <w:rPr>
          <w:color w:val="auto"/>
          <w:sz w:val="22"/>
          <w:szCs w:val="22"/>
        </w:rPr>
        <w:t xml:space="preserve"> assumptions and parameters</w:t>
      </w:r>
      <w:bookmarkEnd w:id="338"/>
      <w:bookmarkEnd w:id="339"/>
      <w:r w:rsidRPr="00A420BF">
        <w:rPr>
          <w:color w:val="auto"/>
          <w:sz w:val="22"/>
          <w:szCs w:val="22"/>
        </w:rPr>
        <w:t xml:space="preserve"> </w:t>
      </w:r>
    </w:p>
    <w:p w14:paraId="5648183F" w14:textId="77777777" w:rsidR="000E318B" w:rsidRPr="007F7540" w:rsidRDefault="000E318B" w:rsidP="00A420BF"/>
    <w:tbl>
      <w:tblPr>
        <w:tblStyle w:val="GridTable5Dark-Accent11"/>
        <w:tblW w:w="9634" w:type="dxa"/>
        <w:tblLook w:val="06A0" w:firstRow="1" w:lastRow="0" w:firstColumn="1" w:lastColumn="0" w:noHBand="1" w:noVBand="1"/>
      </w:tblPr>
      <w:tblGrid>
        <w:gridCol w:w="2064"/>
        <w:gridCol w:w="1976"/>
        <w:gridCol w:w="2008"/>
        <w:gridCol w:w="1413"/>
        <w:gridCol w:w="2173"/>
      </w:tblGrid>
      <w:tr w:rsidR="004568A8" w14:paraId="22A3B83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4" w:type="dxa"/>
            <w:vAlign w:val="center"/>
          </w:tcPr>
          <w:p w14:paraId="48A0C7A8" w14:textId="77777777" w:rsidR="004568A8" w:rsidRPr="00A420BF" w:rsidRDefault="004568A8">
            <w:pPr>
              <w:pStyle w:val="BodyText"/>
              <w:jc w:val="center"/>
              <w:rPr>
                <w:rFonts w:asciiTheme="majorHAnsi" w:hAnsiTheme="majorHAnsi" w:cstheme="majorBidi"/>
                <w:b w:val="0"/>
                <w:color w:val="FFFFFF" w:themeColor="background1"/>
              </w:rPr>
            </w:pPr>
            <w:r w:rsidRPr="00A420BF">
              <w:rPr>
                <w:rFonts w:asciiTheme="majorHAnsi" w:hAnsiTheme="majorHAnsi" w:cstheme="majorBidi"/>
                <w:color w:val="FFFFFF" w:themeColor="background1"/>
              </w:rPr>
              <w:t xml:space="preserve">Development </w:t>
            </w:r>
          </w:p>
          <w:p w14:paraId="5B1863B4" w14:textId="77777777" w:rsidR="004568A8" w:rsidRPr="00A420BF" w:rsidRDefault="004568A8">
            <w:pPr>
              <w:pStyle w:val="BodyText"/>
              <w:jc w:val="center"/>
              <w:rPr>
                <w:rFonts w:asciiTheme="majorHAnsi" w:hAnsiTheme="majorHAnsi" w:cstheme="majorBidi"/>
                <w:color w:val="FFFFFF" w:themeColor="background1"/>
              </w:rPr>
            </w:pPr>
            <w:r w:rsidRPr="00A420BF">
              <w:rPr>
                <w:rFonts w:asciiTheme="majorHAnsi" w:hAnsiTheme="majorHAnsi" w:cstheme="majorBidi"/>
                <w:color w:val="FFFFFF" w:themeColor="background1"/>
              </w:rPr>
              <w:t>Co-benefit</w:t>
            </w:r>
          </w:p>
        </w:tc>
        <w:tc>
          <w:tcPr>
            <w:tcW w:w="1976" w:type="dxa"/>
            <w:vAlign w:val="center"/>
          </w:tcPr>
          <w:p w14:paraId="51B5CAE7" w14:textId="77777777" w:rsidR="004568A8" w:rsidRPr="00A420BF" w:rsidRDefault="004568A8">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FFFFFF" w:themeColor="background1"/>
              </w:rPr>
            </w:pPr>
            <w:r w:rsidRPr="00A420BF">
              <w:rPr>
                <w:rFonts w:asciiTheme="majorHAnsi" w:hAnsiTheme="majorHAnsi" w:cstheme="majorBidi"/>
                <w:color w:val="FFFFFF" w:themeColor="background1"/>
              </w:rPr>
              <w:t>Covered Sectors</w:t>
            </w:r>
          </w:p>
        </w:tc>
        <w:tc>
          <w:tcPr>
            <w:tcW w:w="2008" w:type="dxa"/>
            <w:vAlign w:val="center"/>
          </w:tcPr>
          <w:p w14:paraId="4635E9F1" w14:textId="77777777" w:rsidR="004568A8" w:rsidRPr="00A420BF" w:rsidRDefault="004568A8">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FFFFFF" w:themeColor="background1"/>
              </w:rPr>
            </w:pPr>
            <w:r w:rsidRPr="00A420BF">
              <w:rPr>
                <w:rFonts w:asciiTheme="majorHAnsi" w:hAnsiTheme="majorHAnsi" w:cstheme="majorBidi"/>
                <w:color w:val="FFFFFF" w:themeColor="background1"/>
              </w:rPr>
              <w:t>Fuel/Technology</w:t>
            </w:r>
          </w:p>
        </w:tc>
        <w:tc>
          <w:tcPr>
            <w:tcW w:w="1413" w:type="dxa"/>
            <w:vAlign w:val="center"/>
          </w:tcPr>
          <w:p w14:paraId="1D5C9D37" w14:textId="77777777" w:rsidR="004568A8" w:rsidRPr="00A420BF" w:rsidRDefault="004568A8">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FFFFFF" w:themeColor="background1"/>
              </w:rPr>
            </w:pPr>
            <w:r w:rsidRPr="00A420BF">
              <w:rPr>
                <w:rFonts w:asciiTheme="majorHAnsi" w:hAnsiTheme="majorHAnsi" w:cstheme="majorBidi"/>
                <w:color w:val="FFFFFF" w:themeColor="background1"/>
              </w:rPr>
              <w:t>Starting Value (2021)</w:t>
            </w:r>
          </w:p>
        </w:tc>
        <w:tc>
          <w:tcPr>
            <w:tcW w:w="2173" w:type="dxa"/>
            <w:vAlign w:val="center"/>
          </w:tcPr>
          <w:p w14:paraId="05081895" w14:textId="77777777" w:rsidR="004568A8" w:rsidRPr="00A420BF" w:rsidRDefault="004568A8">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FFFFFF" w:themeColor="background1"/>
              </w:rPr>
            </w:pPr>
            <w:r w:rsidRPr="00A420BF">
              <w:rPr>
                <w:rFonts w:asciiTheme="majorHAnsi" w:hAnsiTheme="majorHAnsi" w:cstheme="majorBidi"/>
                <w:color w:val="FFFFFF" w:themeColor="background1"/>
              </w:rPr>
              <w:t>Unit</w:t>
            </w:r>
          </w:p>
        </w:tc>
      </w:tr>
      <w:tr w:rsidR="004568A8" w14:paraId="1697FF8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7DDDDBC8" w14:textId="77777777" w:rsidR="004568A8" w:rsidRDefault="004568A8">
            <w:pPr>
              <w:pStyle w:val="BodyText"/>
              <w:jc w:val="center"/>
              <w:rPr>
                <w:rFonts w:asciiTheme="majorHAnsi" w:eastAsia="Arial" w:hAnsiTheme="majorHAnsi" w:cstheme="majorBidi"/>
                <w:color w:val="FFFFFF" w:themeColor="background1"/>
                <w:lang w:val="en-US"/>
              </w:rPr>
            </w:pPr>
            <w:r w:rsidRPr="7E7809C7">
              <w:rPr>
                <w:rFonts w:asciiTheme="majorHAnsi" w:eastAsia="Arial" w:hAnsiTheme="majorHAnsi" w:cstheme="majorBidi"/>
                <w:color w:val="FFFFFF" w:themeColor="background1"/>
                <w:lang w:val="en-US"/>
              </w:rPr>
              <w:t>Congestion</w:t>
            </w:r>
          </w:p>
        </w:tc>
        <w:tc>
          <w:tcPr>
            <w:tcW w:w="1976" w:type="dxa"/>
            <w:vMerge w:val="restart"/>
            <w:vAlign w:val="center"/>
          </w:tcPr>
          <w:p w14:paraId="4345796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Transport</w:t>
            </w:r>
          </w:p>
        </w:tc>
        <w:tc>
          <w:tcPr>
            <w:tcW w:w="2008" w:type="dxa"/>
          </w:tcPr>
          <w:p w14:paraId="5B4F0DB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Cars</w:t>
            </w:r>
          </w:p>
        </w:tc>
        <w:tc>
          <w:tcPr>
            <w:tcW w:w="1413" w:type="dxa"/>
          </w:tcPr>
          <w:p w14:paraId="02CD8F7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30</w:t>
            </w:r>
          </w:p>
        </w:tc>
        <w:tc>
          <w:tcPr>
            <w:tcW w:w="2173" w:type="dxa"/>
          </w:tcPr>
          <w:p w14:paraId="23051F8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10⁹ km</w:t>
            </w:r>
          </w:p>
        </w:tc>
      </w:tr>
      <w:tr w:rsidR="004568A8" w14:paraId="6F619343"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6031A079" w14:textId="77777777" w:rsidR="004568A8" w:rsidRPr="00A420BF" w:rsidRDefault="004568A8">
            <w:pPr>
              <w:jc w:val="center"/>
              <w:rPr>
                <w:color w:val="FFFFFF" w:themeColor="background1"/>
              </w:rPr>
            </w:pPr>
          </w:p>
        </w:tc>
        <w:tc>
          <w:tcPr>
            <w:tcW w:w="1976" w:type="dxa"/>
            <w:vMerge/>
          </w:tcPr>
          <w:p w14:paraId="6AE62D07"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1B5A550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2/3 wheelers</w:t>
            </w:r>
          </w:p>
        </w:tc>
        <w:tc>
          <w:tcPr>
            <w:tcW w:w="1413" w:type="dxa"/>
          </w:tcPr>
          <w:p w14:paraId="737D1EE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12</w:t>
            </w:r>
          </w:p>
        </w:tc>
        <w:tc>
          <w:tcPr>
            <w:tcW w:w="2173" w:type="dxa"/>
          </w:tcPr>
          <w:p w14:paraId="2217353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32147BF8"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0D5B5D17" w14:textId="77777777" w:rsidR="004568A8" w:rsidRPr="00A420BF" w:rsidRDefault="004568A8">
            <w:pPr>
              <w:jc w:val="center"/>
              <w:rPr>
                <w:color w:val="FFFFFF" w:themeColor="background1"/>
              </w:rPr>
            </w:pPr>
          </w:p>
        </w:tc>
        <w:tc>
          <w:tcPr>
            <w:tcW w:w="1976" w:type="dxa"/>
            <w:vMerge/>
          </w:tcPr>
          <w:p w14:paraId="050EF6A1"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2A18259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Minibuses</w:t>
            </w:r>
          </w:p>
        </w:tc>
        <w:tc>
          <w:tcPr>
            <w:tcW w:w="1413" w:type="dxa"/>
          </w:tcPr>
          <w:p w14:paraId="7B6757B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52.2</w:t>
            </w:r>
          </w:p>
        </w:tc>
        <w:tc>
          <w:tcPr>
            <w:tcW w:w="2173" w:type="dxa"/>
          </w:tcPr>
          <w:p w14:paraId="469DE2D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1ACB97FE"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56E4AA77" w14:textId="77777777" w:rsidR="004568A8" w:rsidRPr="00A420BF" w:rsidRDefault="004568A8">
            <w:pPr>
              <w:jc w:val="center"/>
              <w:rPr>
                <w:color w:val="FFFFFF" w:themeColor="background1"/>
              </w:rPr>
            </w:pPr>
          </w:p>
        </w:tc>
        <w:tc>
          <w:tcPr>
            <w:tcW w:w="1976" w:type="dxa"/>
            <w:vMerge/>
          </w:tcPr>
          <w:p w14:paraId="1D6C7B1D"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65BBBFE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Buses</w:t>
            </w:r>
          </w:p>
        </w:tc>
        <w:tc>
          <w:tcPr>
            <w:tcW w:w="1413" w:type="dxa"/>
          </w:tcPr>
          <w:p w14:paraId="6EBD0B5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82.5</w:t>
            </w:r>
          </w:p>
        </w:tc>
        <w:tc>
          <w:tcPr>
            <w:tcW w:w="2173" w:type="dxa"/>
          </w:tcPr>
          <w:p w14:paraId="65697C1F"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592EB839"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0F929FE0" w14:textId="77777777" w:rsidR="004568A8" w:rsidRPr="00A420BF" w:rsidRDefault="004568A8">
            <w:pPr>
              <w:jc w:val="center"/>
              <w:rPr>
                <w:color w:val="FFFFFF" w:themeColor="background1"/>
              </w:rPr>
            </w:pPr>
          </w:p>
        </w:tc>
        <w:tc>
          <w:tcPr>
            <w:tcW w:w="1976" w:type="dxa"/>
            <w:vMerge/>
          </w:tcPr>
          <w:p w14:paraId="070C1B7C"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768725F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Light trucks</w:t>
            </w:r>
          </w:p>
        </w:tc>
        <w:tc>
          <w:tcPr>
            <w:tcW w:w="1413" w:type="dxa"/>
          </w:tcPr>
          <w:p w14:paraId="39C9086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60</w:t>
            </w:r>
          </w:p>
        </w:tc>
        <w:tc>
          <w:tcPr>
            <w:tcW w:w="2173" w:type="dxa"/>
          </w:tcPr>
          <w:p w14:paraId="7053C80E"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2C785C01"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705E355A" w14:textId="77777777" w:rsidR="004568A8" w:rsidRPr="00A420BF" w:rsidRDefault="004568A8">
            <w:pPr>
              <w:jc w:val="center"/>
              <w:rPr>
                <w:color w:val="FFFFFF" w:themeColor="background1"/>
              </w:rPr>
            </w:pPr>
          </w:p>
        </w:tc>
        <w:tc>
          <w:tcPr>
            <w:tcW w:w="1976" w:type="dxa"/>
            <w:vMerge/>
          </w:tcPr>
          <w:p w14:paraId="6931A4F2"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3091BD7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Medium trucks</w:t>
            </w:r>
          </w:p>
        </w:tc>
        <w:tc>
          <w:tcPr>
            <w:tcW w:w="1413" w:type="dxa"/>
          </w:tcPr>
          <w:p w14:paraId="621D769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90</w:t>
            </w:r>
          </w:p>
        </w:tc>
        <w:tc>
          <w:tcPr>
            <w:tcW w:w="2173" w:type="dxa"/>
          </w:tcPr>
          <w:p w14:paraId="1F5C215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2DC85214"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206E51D4" w14:textId="77777777" w:rsidR="004568A8" w:rsidRPr="00A420BF" w:rsidRDefault="004568A8">
            <w:pPr>
              <w:jc w:val="center"/>
              <w:rPr>
                <w:color w:val="FFFFFF" w:themeColor="background1"/>
              </w:rPr>
            </w:pPr>
          </w:p>
        </w:tc>
        <w:tc>
          <w:tcPr>
            <w:tcW w:w="1976" w:type="dxa"/>
            <w:vMerge/>
          </w:tcPr>
          <w:p w14:paraId="43460616"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70644C30"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Heavy trucks</w:t>
            </w:r>
          </w:p>
        </w:tc>
        <w:tc>
          <w:tcPr>
            <w:tcW w:w="1413" w:type="dxa"/>
          </w:tcPr>
          <w:p w14:paraId="52CBB13E"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120</w:t>
            </w:r>
          </w:p>
        </w:tc>
        <w:tc>
          <w:tcPr>
            <w:tcW w:w="2173" w:type="dxa"/>
          </w:tcPr>
          <w:p w14:paraId="6B5B6F4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559A6968"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7901A31A" w14:textId="77777777" w:rsidR="004568A8" w:rsidRDefault="004568A8">
            <w:pPr>
              <w:pStyle w:val="BodyText"/>
              <w:jc w:val="center"/>
              <w:rPr>
                <w:rFonts w:asciiTheme="majorHAnsi" w:eastAsia="Arial" w:hAnsiTheme="majorHAnsi" w:cstheme="majorBidi"/>
                <w:color w:val="FFFFFF" w:themeColor="background1"/>
                <w:lang w:val="en-US"/>
              </w:rPr>
            </w:pPr>
            <w:r w:rsidRPr="7E7809C7">
              <w:rPr>
                <w:rFonts w:asciiTheme="majorHAnsi" w:eastAsia="Arial" w:hAnsiTheme="majorHAnsi" w:cstheme="majorBidi"/>
                <w:color w:val="FFFFFF" w:themeColor="background1"/>
                <w:lang w:val="en-US"/>
              </w:rPr>
              <w:t>Local Air Pollution</w:t>
            </w:r>
          </w:p>
        </w:tc>
        <w:tc>
          <w:tcPr>
            <w:tcW w:w="1976" w:type="dxa"/>
            <w:vMerge w:val="restart"/>
            <w:vAlign w:val="center"/>
          </w:tcPr>
          <w:p w14:paraId="4EDB147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Transport</w:t>
            </w:r>
          </w:p>
        </w:tc>
        <w:tc>
          <w:tcPr>
            <w:tcW w:w="2008" w:type="dxa"/>
          </w:tcPr>
          <w:p w14:paraId="45AD8C3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Gasoline</w:t>
            </w:r>
          </w:p>
        </w:tc>
        <w:tc>
          <w:tcPr>
            <w:tcW w:w="1413" w:type="dxa"/>
          </w:tcPr>
          <w:p w14:paraId="2DE942DF"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0.2</w:t>
            </w:r>
          </w:p>
        </w:tc>
        <w:tc>
          <w:tcPr>
            <w:tcW w:w="2173" w:type="dxa"/>
          </w:tcPr>
          <w:p w14:paraId="68B7288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PJ</w:t>
            </w:r>
          </w:p>
        </w:tc>
      </w:tr>
      <w:tr w:rsidR="004568A8" w14:paraId="741E5033"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1FCA949F" w14:textId="77777777" w:rsidR="004568A8" w:rsidRPr="00A420BF" w:rsidRDefault="004568A8">
            <w:pPr>
              <w:jc w:val="center"/>
              <w:rPr>
                <w:color w:val="FFFFFF" w:themeColor="background1"/>
              </w:rPr>
            </w:pPr>
          </w:p>
        </w:tc>
        <w:tc>
          <w:tcPr>
            <w:tcW w:w="1976" w:type="dxa"/>
            <w:vMerge/>
          </w:tcPr>
          <w:p w14:paraId="39B4696F"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593DA0B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Diesel</w:t>
            </w:r>
          </w:p>
        </w:tc>
        <w:tc>
          <w:tcPr>
            <w:tcW w:w="1413" w:type="dxa"/>
          </w:tcPr>
          <w:p w14:paraId="2C4B5AB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0.58</w:t>
            </w:r>
          </w:p>
        </w:tc>
        <w:tc>
          <w:tcPr>
            <w:tcW w:w="2173" w:type="dxa"/>
          </w:tcPr>
          <w:p w14:paraId="61E39D8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PJ</w:t>
            </w:r>
          </w:p>
        </w:tc>
      </w:tr>
      <w:tr w:rsidR="004568A8" w14:paraId="2EAF02B4"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49F7BBC6" w14:textId="77777777" w:rsidR="004568A8" w:rsidRDefault="004568A8">
            <w:pPr>
              <w:pStyle w:val="BodyText"/>
              <w:jc w:val="center"/>
              <w:rPr>
                <w:rFonts w:asciiTheme="majorHAnsi" w:eastAsia="Arial" w:hAnsiTheme="majorHAnsi" w:cstheme="majorBidi"/>
                <w:color w:val="FFFFFF" w:themeColor="background1"/>
                <w:lang w:val="en-US"/>
              </w:rPr>
            </w:pPr>
            <w:r w:rsidRPr="7E7809C7">
              <w:rPr>
                <w:rFonts w:asciiTheme="majorHAnsi" w:eastAsia="Arial" w:hAnsiTheme="majorHAnsi" w:cstheme="majorBidi"/>
                <w:color w:val="FFFFFF" w:themeColor="background1"/>
                <w:lang w:val="en-US"/>
              </w:rPr>
              <w:t>Accidents</w:t>
            </w:r>
          </w:p>
        </w:tc>
        <w:tc>
          <w:tcPr>
            <w:tcW w:w="1976" w:type="dxa"/>
            <w:vMerge w:val="restart"/>
            <w:vAlign w:val="center"/>
          </w:tcPr>
          <w:p w14:paraId="3FEB6F8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Transport</w:t>
            </w:r>
          </w:p>
        </w:tc>
        <w:tc>
          <w:tcPr>
            <w:tcW w:w="2008" w:type="dxa"/>
          </w:tcPr>
          <w:p w14:paraId="4622444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Cars</w:t>
            </w:r>
          </w:p>
        </w:tc>
        <w:tc>
          <w:tcPr>
            <w:tcW w:w="1413" w:type="dxa"/>
          </w:tcPr>
          <w:p w14:paraId="2BA2B83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14.7</w:t>
            </w:r>
          </w:p>
        </w:tc>
        <w:tc>
          <w:tcPr>
            <w:tcW w:w="2173" w:type="dxa"/>
          </w:tcPr>
          <w:p w14:paraId="1C817D4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03FAD836"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0B076FF0" w14:textId="77777777" w:rsidR="004568A8" w:rsidRPr="00A420BF" w:rsidRDefault="004568A8">
            <w:pPr>
              <w:jc w:val="center"/>
              <w:rPr>
                <w:color w:val="FFFFFF" w:themeColor="background1"/>
              </w:rPr>
            </w:pPr>
          </w:p>
        </w:tc>
        <w:tc>
          <w:tcPr>
            <w:tcW w:w="1976" w:type="dxa"/>
            <w:vMerge/>
          </w:tcPr>
          <w:p w14:paraId="375DF4AC"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2A8043F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2/3 wheelers</w:t>
            </w:r>
          </w:p>
        </w:tc>
        <w:tc>
          <w:tcPr>
            <w:tcW w:w="1413" w:type="dxa"/>
          </w:tcPr>
          <w:p w14:paraId="15BB967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172.2</w:t>
            </w:r>
          </w:p>
        </w:tc>
        <w:tc>
          <w:tcPr>
            <w:tcW w:w="2173" w:type="dxa"/>
          </w:tcPr>
          <w:p w14:paraId="5888679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1049732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4945469D" w14:textId="77777777" w:rsidR="004568A8" w:rsidRPr="00A420BF" w:rsidRDefault="004568A8">
            <w:pPr>
              <w:jc w:val="center"/>
              <w:rPr>
                <w:color w:val="FFFFFF" w:themeColor="background1"/>
              </w:rPr>
            </w:pPr>
          </w:p>
        </w:tc>
        <w:tc>
          <w:tcPr>
            <w:tcW w:w="1976" w:type="dxa"/>
            <w:vMerge/>
          </w:tcPr>
          <w:p w14:paraId="01B2DB51"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4594639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Minibuses</w:t>
            </w:r>
          </w:p>
        </w:tc>
        <w:tc>
          <w:tcPr>
            <w:tcW w:w="1413" w:type="dxa"/>
          </w:tcPr>
          <w:p w14:paraId="68BD049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22.9</w:t>
            </w:r>
          </w:p>
        </w:tc>
        <w:tc>
          <w:tcPr>
            <w:tcW w:w="2173" w:type="dxa"/>
          </w:tcPr>
          <w:p w14:paraId="36665EA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34097B88"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6CD25948" w14:textId="77777777" w:rsidR="004568A8" w:rsidRPr="00A420BF" w:rsidRDefault="004568A8">
            <w:pPr>
              <w:jc w:val="center"/>
              <w:rPr>
                <w:color w:val="FFFFFF" w:themeColor="background1"/>
              </w:rPr>
            </w:pPr>
          </w:p>
        </w:tc>
        <w:tc>
          <w:tcPr>
            <w:tcW w:w="1976" w:type="dxa"/>
            <w:vMerge/>
          </w:tcPr>
          <w:p w14:paraId="5CB80402"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1A7EAD7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Buses</w:t>
            </w:r>
          </w:p>
        </w:tc>
        <w:tc>
          <w:tcPr>
            <w:tcW w:w="1413" w:type="dxa"/>
          </w:tcPr>
          <w:p w14:paraId="08D0DDC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11.8</w:t>
            </w:r>
          </w:p>
        </w:tc>
        <w:tc>
          <w:tcPr>
            <w:tcW w:w="2173" w:type="dxa"/>
          </w:tcPr>
          <w:p w14:paraId="4FD8322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7A1945FB"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6AD4D710" w14:textId="77777777" w:rsidR="004568A8" w:rsidRPr="00A420BF" w:rsidRDefault="004568A8">
            <w:pPr>
              <w:jc w:val="center"/>
              <w:rPr>
                <w:color w:val="FFFFFF" w:themeColor="background1"/>
              </w:rPr>
            </w:pPr>
          </w:p>
        </w:tc>
        <w:tc>
          <w:tcPr>
            <w:tcW w:w="1976" w:type="dxa"/>
            <w:vMerge/>
          </w:tcPr>
          <w:p w14:paraId="024B65AC"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2188177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Light trucks</w:t>
            </w:r>
          </w:p>
        </w:tc>
        <w:tc>
          <w:tcPr>
            <w:tcW w:w="1413" w:type="dxa"/>
          </w:tcPr>
          <w:p w14:paraId="7CF992A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22.3</w:t>
            </w:r>
          </w:p>
        </w:tc>
        <w:tc>
          <w:tcPr>
            <w:tcW w:w="2173" w:type="dxa"/>
          </w:tcPr>
          <w:p w14:paraId="0D7C717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408E954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369E9C08" w14:textId="77777777" w:rsidR="004568A8" w:rsidRPr="00A420BF" w:rsidRDefault="004568A8">
            <w:pPr>
              <w:jc w:val="center"/>
              <w:rPr>
                <w:color w:val="FFFFFF" w:themeColor="background1"/>
              </w:rPr>
            </w:pPr>
          </w:p>
        </w:tc>
        <w:tc>
          <w:tcPr>
            <w:tcW w:w="1976" w:type="dxa"/>
            <w:vMerge/>
          </w:tcPr>
          <w:p w14:paraId="7DD49D78"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60A9F82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Medium trucks</w:t>
            </w:r>
          </w:p>
        </w:tc>
        <w:tc>
          <w:tcPr>
            <w:tcW w:w="1413" w:type="dxa"/>
          </w:tcPr>
          <w:p w14:paraId="73A10DC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25</w:t>
            </w:r>
          </w:p>
        </w:tc>
        <w:tc>
          <w:tcPr>
            <w:tcW w:w="2173" w:type="dxa"/>
          </w:tcPr>
          <w:p w14:paraId="049AC54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08891BD9"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39008008" w14:textId="77777777" w:rsidR="004568A8" w:rsidRPr="00A420BF" w:rsidRDefault="004568A8">
            <w:pPr>
              <w:jc w:val="center"/>
              <w:rPr>
                <w:color w:val="FFFFFF" w:themeColor="background1"/>
              </w:rPr>
            </w:pPr>
          </w:p>
        </w:tc>
        <w:tc>
          <w:tcPr>
            <w:tcW w:w="1976" w:type="dxa"/>
            <w:vMerge/>
          </w:tcPr>
          <w:p w14:paraId="633C8D31"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25018C4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Heavy trucks</w:t>
            </w:r>
          </w:p>
        </w:tc>
        <w:tc>
          <w:tcPr>
            <w:tcW w:w="1413" w:type="dxa"/>
          </w:tcPr>
          <w:p w14:paraId="476F8D2F"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27.8</w:t>
            </w:r>
          </w:p>
        </w:tc>
        <w:tc>
          <w:tcPr>
            <w:tcW w:w="2173" w:type="dxa"/>
          </w:tcPr>
          <w:p w14:paraId="1D88148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10⁹ km</w:t>
            </w:r>
          </w:p>
        </w:tc>
      </w:tr>
      <w:tr w:rsidR="004568A8" w14:paraId="0FAE6837"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0EFE1745" w14:textId="77777777" w:rsidR="004568A8" w:rsidRDefault="004568A8">
            <w:pPr>
              <w:pStyle w:val="BodyText"/>
              <w:jc w:val="center"/>
              <w:rPr>
                <w:rFonts w:asciiTheme="majorHAnsi" w:eastAsia="Arial" w:hAnsiTheme="majorHAnsi" w:cstheme="majorBidi"/>
                <w:color w:val="FFFFFF" w:themeColor="background1"/>
                <w:lang w:val="en-US"/>
              </w:rPr>
            </w:pPr>
            <w:r w:rsidRPr="002A6651">
              <w:rPr>
                <w:rFonts w:asciiTheme="majorHAnsi" w:eastAsia="Arial" w:hAnsiTheme="majorHAnsi" w:cstheme="majorBidi"/>
                <w:color w:val="FFFFFF" w:themeColor="background1"/>
                <w:lang w:val="en-US"/>
              </w:rPr>
              <w:t xml:space="preserve">Health and </w:t>
            </w:r>
            <w:r>
              <w:rPr>
                <w:rFonts w:asciiTheme="majorHAnsi" w:eastAsia="Arial" w:hAnsiTheme="majorHAnsi" w:cstheme="majorBidi"/>
                <w:color w:val="FFFFFF" w:themeColor="background1"/>
                <w:lang w:val="en-US"/>
              </w:rPr>
              <w:t>S</w:t>
            </w:r>
            <w:r w:rsidRPr="002A6651">
              <w:rPr>
                <w:rFonts w:asciiTheme="majorHAnsi" w:eastAsia="Arial" w:hAnsiTheme="majorHAnsi" w:cstheme="majorBidi"/>
                <w:color w:val="FFFFFF" w:themeColor="background1"/>
                <w:lang w:val="en-US"/>
              </w:rPr>
              <w:t xml:space="preserve">anitation </w:t>
            </w:r>
            <w:r>
              <w:rPr>
                <w:rFonts w:asciiTheme="majorHAnsi" w:eastAsia="Arial" w:hAnsiTheme="majorHAnsi" w:cstheme="majorBidi"/>
                <w:color w:val="FFFFFF" w:themeColor="background1"/>
                <w:lang w:val="en-US"/>
              </w:rPr>
              <w:t>I</w:t>
            </w:r>
            <w:r w:rsidRPr="002A6651">
              <w:rPr>
                <w:rFonts w:asciiTheme="majorHAnsi" w:eastAsia="Arial" w:hAnsiTheme="majorHAnsi" w:cstheme="majorBidi"/>
                <w:color w:val="FFFFFF" w:themeColor="background1"/>
                <w:lang w:val="en-US"/>
              </w:rPr>
              <w:t>mpact</w:t>
            </w:r>
            <w:r>
              <w:rPr>
                <w:rFonts w:asciiTheme="majorHAnsi" w:eastAsia="Arial" w:hAnsiTheme="majorHAnsi" w:cstheme="majorBidi"/>
                <w:color w:val="FFFFFF" w:themeColor="background1"/>
                <w:lang w:val="en-US"/>
              </w:rPr>
              <w:t xml:space="preserve">s </w:t>
            </w:r>
            <w:r w:rsidRPr="002A6651">
              <w:rPr>
                <w:rFonts w:asciiTheme="majorHAnsi" w:eastAsia="Arial" w:hAnsiTheme="majorHAnsi" w:cstheme="majorBidi"/>
                <w:color w:val="FFFFFF" w:themeColor="background1"/>
                <w:lang w:val="en-US"/>
              </w:rPr>
              <w:t xml:space="preserve">from </w:t>
            </w:r>
            <w:r>
              <w:rPr>
                <w:rFonts w:asciiTheme="majorHAnsi" w:eastAsia="Arial" w:hAnsiTheme="majorHAnsi" w:cstheme="majorBidi"/>
                <w:color w:val="FFFFFF" w:themeColor="background1"/>
                <w:lang w:val="en-US"/>
              </w:rPr>
              <w:t>L</w:t>
            </w:r>
            <w:r w:rsidRPr="002A6651">
              <w:rPr>
                <w:rFonts w:asciiTheme="majorHAnsi" w:eastAsia="Arial" w:hAnsiTheme="majorHAnsi" w:cstheme="majorBidi"/>
                <w:color w:val="FFFFFF" w:themeColor="background1"/>
                <w:lang w:val="en-US"/>
              </w:rPr>
              <w:t xml:space="preserve">iquid </w:t>
            </w:r>
            <w:r>
              <w:rPr>
                <w:rFonts w:asciiTheme="majorHAnsi" w:eastAsia="Arial" w:hAnsiTheme="majorHAnsi" w:cstheme="majorBidi"/>
                <w:color w:val="FFFFFF" w:themeColor="background1"/>
                <w:lang w:val="en-US"/>
              </w:rPr>
              <w:t>W</w:t>
            </w:r>
            <w:r w:rsidRPr="002A6651">
              <w:rPr>
                <w:rFonts w:asciiTheme="majorHAnsi" w:eastAsia="Arial" w:hAnsiTheme="majorHAnsi" w:cstheme="majorBidi"/>
                <w:color w:val="FFFFFF" w:themeColor="background1"/>
                <w:lang w:val="en-US"/>
              </w:rPr>
              <w:t xml:space="preserve">aste </w:t>
            </w:r>
            <w:r>
              <w:rPr>
                <w:rFonts w:asciiTheme="majorHAnsi" w:eastAsia="Arial" w:hAnsiTheme="majorHAnsi" w:cstheme="majorBidi"/>
                <w:color w:val="FFFFFF" w:themeColor="background1"/>
                <w:lang w:val="en-US"/>
              </w:rPr>
              <w:t>Di</w:t>
            </w:r>
            <w:r w:rsidRPr="002A6651">
              <w:rPr>
                <w:rFonts w:asciiTheme="majorHAnsi" w:eastAsia="Arial" w:hAnsiTheme="majorHAnsi" w:cstheme="majorBidi"/>
                <w:color w:val="FFFFFF" w:themeColor="background1"/>
                <w:lang w:val="en-US"/>
              </w:rPr>
              <w:t>sposal</w:t>
            </w:r>
          </w:p>
        </w:tc>
        <w:tc>
          <w:tcPr>
            <w:tcW w:w="1976" w:type="dxa"/>
            <w:vMerge w:val="restart"/>
            <w:vAlign w:val="center"/>
          </w:tcPr>
          <w:p w14:paraId="44CF77D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Liquid waste</w:t>
            </w:r>
          </w:p>
        </w:tc>
        <w:tc>
          <w:tcPr>
            <w:tcW w:w="2008" w:type="dxa"/>
          </w:tcPr>
          <w:p w14:paraId="6634B79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Advanced aerobic</w:t>
            </w:r>
          </w:p>
        </w:tc>
        <w:tc>
          <w:tcPr>
            <w:tcW w:w="1413" w:type="dxa"/>
          </w:tcPr>
          <w:p w14:paraId="0F74D35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0.04</w:t>
            </w:r>
          </w:p>
        </w:tc>
        <w:tc>
          <w:tcPr>
            <w:tcW w:w="2173" w:type="dxa"/>
          </w:tcPr>
          <w:p w14:paraId="0FDC40C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$m/kTon BOD</w:t>
            </w:r>
          </w:p>
        </w:tc>
      </w:tr>
      <w:tr w:rsidR="004568A8" w14:paraId="778FB758"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30E0CFDC"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3B93088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12BA380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Centralized aerobic</w:t>
            </w:r>
          </w:p>
        </w:tc>
        <w:tc>
          <w:tcPr>
            <w:tcW w:w="1413" w:type="dxa"/>
          </w:tcPr>
          <w:p w14:paraId="0D04EF8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0.06</w:t>
            </w:r>
          </w:p>
        </w:tc>
        <w:tc>
          <w:tcPr>
            <w:tcW w:w="2173" w:type="dxa"/>
          </w:tcPr>
          <w:p w14:paraId="1165558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$m/kTon BOD</w:t>
            </w:r>
          </w:p>
        </w:tc>
      </w:tr>
      <w:tr w:rsidR="004568A8" w14:paraId="3A44BA2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5F79A2DA"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5869770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6107848E"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 xml:space="preserve">Aerobic lagoon </w:t>
            </w:r>
          </w:p>
        </w:tc>
        <w:tc>
          <w:tcPr>
            <w:tcW w:w="1413" w:type="dxa"/>
          </w:tcPr>
          <w:p w14:paraId="78752CF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0.2</w:t>
            </w:r>
          </w:p>
        </w:tc>
        <w:tc>
          <w:tcPr>
            <w:tcW w:w="2173" w:type="dxa"/>
          </w:tcPr>
          <w:p w14:paraId="424A5FA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$m/kTon BOD</w:t>
            </w:r>
          </w:p>
        </w:tc>
      </w:tr>
      <w:tr w:rsidR="004568A8" w14:paraId="04E462B3"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79A52E65"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50F1D18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6800E79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Latrines</w:t>
            </w:r>
          </w:p>
        </w:tc>
        <w:tc>
          <w:tcPr>
            <w:tcW w:w="1413" w:type="dxa"/>
          </w:tcPr>
          <w:p w14:paraId="05C2404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1.4</w:t>
            </w:r>
          </w:p>
        </w:tc>
        <w:tc>
          <w:tcPr>
            <w:tcW w:w="2173" w:type="dxa"/>
          </w:tcPr>
          <w:p w14:paraId="0828161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$m/kTon BOD</w:t>
            </w:r>
          </w:p>
        </w:tc>
      </w:tr>
      <w:tr w:rsidR="004568A8" w14:paraId="3DE81974"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48AB278C"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6918FA60"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7E4A30E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Septic tanks</w:t>
            </w:r>
          </w:p>
        </w:tc>
        <w:tc>
          <w:tcPr>
            <w:tcW w:w="1413" w:type="dxa"/>
          </w:tcPr>
          <w:p w14:paraId="7F42192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0.7</w:t>
            </w:r>
          </w:p>
        </w:tc>
        <w:tc>
          <w:tcPr>
            <w:tcW w:w="2173" w:type="dxa"/>
          </w:tcPr>
          <w:p w14:paraId="25CCD3D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$m/kTon BOD</w:t>
            </w:r>
          </w:p>
        </w:tc>
      </w:tr>
      <w:tr w:rsidR="004568A8" w14:paraId="2BDC5EB1"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0C254705" w14:textId="77777777" w:rsidR="004568A8" w:rsidRPr="7E7809C7" w:rsidRDefault="004568A8">
            <w:pPr>
              <w:pStyle w:val="BodyText"/>
              <w:jc w:val="center"/>
              <w:rPr>
                <w:rFonts w:asciiTheme="majorHAnsi" w:eastAsia="Arial" w:hAnsiTheme="majorHAnsi" w:cstheme="majorBidi"/>
                <w:color w:val="FFFFFF" w:themeColor="background1"/>
                <w:lang w:val="en-US"/>
              </w:rPr>
            </w:pPr>
            <w:r w:rsidRPr="00B55396">
              <w:rPr>
                <w:rFonts w:asciiTheme="majorHAnsi" w:eastAsia="Arial" w:hAnsiTheme="majorHAnsi" w:cstheme="majorBidi"/>
                <w:color w:val="FFFFFF" w:themeColor="background1"/>
                <w:lang w:val="en-US"/>
              </w:rPr>
              <w:t xml:space="preserve">Environmental </w:t>
            </w:r>
            <w:r>
              <w:rPr>
                <w:rFonts w:asciiTheme="majorHAnsi" w:eastAsia="Arial" w:hAnsiTheme="majorHAnsi" w:cstheme="majorBidi"/>
                <w:color w:val="FFFFFF" w:themeColor="background1"/>
                <w:lang w:val="en-US"/>
              </w:rPr>
              <w:t>C</w:t>
            </w:r>
            <w:r w:rsidRPr="00B55396">
              <w:rPr>
                <w:rFonts w:asciiTheme="majorHAnsi" w:eastAsia="Arial" w:hAnsiTheme="majorHAnsi" w:cstheme="majorBidi"/>
                <w:color w:val="FFFFFF" w:themeColor="background1"/>
                <w:lang w:val="en-US"/>
              </w:rPr>
              <w:t xml:space="preserve">osts from </w:t>
            </w:r>
            <w:r>
              <w:rPr>
                <w:rFonts w:asciiTheme="majorHAnsi" w:eastAsia="Arial" w:hAnsiTheme="majorHAnsi" w:cstheme="majorBidi"/>
                <w:color w:val="FFFFFF" w:themeColor="background1"/>
                <w:lang w:val="en-US"/>
              </w:rPr>
              <w:t>L</w:t>
            </w:r>
            <w:r w:rsidRPr="00B55396">
              <w:rPr>
                <w:rFonts w:asciiTheme="majorHAnsi" w:eastAsia="Arial" w:hAnsiTheme="majorHAnsi" w:cstheme="majorBidi"/>
                <w:color w:val="FFFFFF" w:themeColor="background1"/>
                <w:lang w:val="en-US"/>
              </w:rPr>
              <w:t xml:space="preserve">iquid </w:t>
            </w:r>
            <w:r>
              <w:rPr>
                <w:rFonts w:asciiTheme="majorHAnsi" w:eastAsia="Arial" w:hAnsiTheme="majorHAnsi" w:cstheme="majorBidi"/>
                <w:color w:val="FFFFFF" w:themeColor="background1"/>
                <w:lang w:val="en-US"/>
              </w:rPr>
              <w:t>W</w:t>
            </w:r>
            <w:r w:rsidRPr="00B55396">
              <w:rPr>
                <w:rFonts w:asciiTheme="majorHAnsi" w:eastAsia="Arial" w:hAnsiTheme="majorHAnsi" w:cstheme="majorBidi"/>
                <w:color w:val="FFFFFF" w:themeColor="background1"/>
                <w:lang w:val="en-US"/>
              </w:rPr>
              <w:t xml:space="preserve">aste </w:t>
            </w:r>
            <w:r>
              <w:rPr>
                <w:rFonts w:asciiTheme="majorHAnsi" w:eastAsia="Arial" w:hAnsiTheme="majorHAnsi" w:cstheme="majorBidi"/>
                <w:color w:val="FFFFFF" w:themeColor="background1"/>
                <w:lang w:val="en-US"/>
              </w:rPr>
              <w:t>Di</w:t>
            </w:r>
            <w:r w:rsidRPr="00B55396">
              <w:rPr>
                <w:rFonts w:asciiTheme="majorHAnsi" w:eastAsia="Arial" w:hAnsiTheme="majorHAnsi" w:cstheme="majorBidi"/>
                <w:color w:val="FFFFFF" w:themeColor="background1"/>
                <w:lang w:val="en-US"/>
              </w:rPr>
              <w:t>sposal</w:t>
            </w:r>
          </w:p>
        </w:tc>
        <w:tc>
          <w:tcPr>
            <w:tcW w:w="1976" w:type="dxa"/>
            <w:vMerge w:val="restart"/>
            <w:vAlign w:val="center"/>
          </w:tcPr>
          <w:p w14:paraId="0D22300F"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Liquid waste</w:t>
            </w:r>
          </w:p>
        </w:tc>
        <w:tc>
          <w:tcPr>
            <w:tcW w:w="2008" w:type="dxa"/>
          </w:tcPr>
          <w:p w14:paraId="739A6D7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Advanced aerobic</w:t>
            </w:r>
          </w:p>
        </w:tc>
        <w:tc>
          <w:tcPr>
            <w:tcW w:w="1413" w:type="dxa"/>
          </w:tcPr>
          <w:p w14:paraId="06673D8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0.03</w:t>
            </w:r>
          </w:p>
        </w:tc>
        <w:tc>
          <w:tcPr>
            <w:tcW w:w="2173" w:type="dxa"/>
          </w:tcPr>
          <w:p w14:paraId="41B0849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/kTon</w:t>
            </w:r>
          </w:p>
        </w:tc>
      </w:tr>
      <w:tr w:rsidR="004568A8" w14:paraId="0D516619"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4029761B"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11A4C06E"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7876EE8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Centralized aerobic</w:t>
            </w:r>
          </w:p>
        </w:tc>
        <w:tc>
          <w:tcPr>
            <w:tcW w:w="1413" w:type="dxa"/>
          </w:tcPr>
          <w:p w14:paraId="05A9EEE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0.05</w:t>
            </w:r>
          </w:p>
        </w:tc>
        <w:tc>
          <w:tcPr>
            <w:tcW w:w="2173" w:type="dxa"/>
          </w:tcPr>
          <w:p w14:paraId="633F454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/kTon</w:t>
            </w:r>
          </w:p>
        </w:tc>
      </w:tr>
      <w:tr w:rsidR="004568A8" w14:paraId="5403423F"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06C6947E"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0B3B5D3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7F741710"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 xml:space="preserve">Aerobic lagoon </w:t>
            </w:r>
          </w:p>
        </w:tc>
        <w:tc>
          <w:tcPr>
            <w:tcW w:w="1413" w:type="dxa"/>
          </w:tcPr>
          <w:p w14:paraId="23A5CC5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0.3</w:t>
            </w:r>
          </w:p>
        </w:tc>
        <w:tc>
          <w:tcPr>
            <w:tcW w:w="2173" w:type="dxa"/>
          </w:tcPr>
          <w:p w14:paraId="2A9C94C0"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/kTon</w:t>
            </w:r>
          </w:p>
        </w:tc>
      </w:tr>
      <w:tr w:rsidR="004568A8" w14:paraId="3F736D55"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1C114314"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5D47281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0DD9BB5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Latrines</w:t>
            </w:r>
          </w:p>
        </w:tc>
        <w:tc>
          <w:tcPr>
            <w:tcW w:w="1413" w:type="dxa"/>
          </w:tcPr>
          <w:p w14:paraId="74F3FEC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0.6</w:t>
            </w:r>
          </w:p>
        </w:tc>
        <w:tc>
          <w:tcPr>
            <w:tcW w:w="2173" w:type="dxa"/>
          </w:tcPr>
          <w:p w14:paraId="4F81BE6E"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/kTon</w:t>
            </w:r>
          </w:p>
        </w:tc>
      </w:tr>
      <w:tr w:rsidR="004568A8" w14:paraId="2729135B"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ign w:val="center"/>
          </w:tcPr>
          <w:p w14:paraId="4A363AE2" w14:textId="77777777" w:rsidR="004568A8" w:rsidRPr="7E7809C7" w:rsidRDefault="004568A8">
            <w:pPr>
              <w:pStyle w:val="BodyText"/>
              <w:jc w:val="center"/>
              <w:rPr>
                <w:rFonts w:asciiTheme="majorHAnsi" w:eastAsia="Arial" w:hAnsiTheme="majorHAnsi" w:cstheme="majorBidi"/>
                <w:color w:val="FFFFFF" w:themeColor="background1"/>
                <w:lang w:val="en-US"/>
              </w:rPr>
            </w:pPr>
          </w:p>
        </w:tc>
        <w:tc>
          <w:tcPr>
            <w:tcW w:w="1976" w:type="dxa"/>
            <w:vMerge/>
            <w:vAlign w:val="center"/>
          </w:tcPr>
          <w:p w14:paraId="1D7DC440"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p>
        </w:tc>
        <w:tc>
          <w:tcPr>
            <w:tcW w:w="2008" w:type="dxa"/>
          </w:tcPr>
          <w:p w14:paraId="7CDE7E0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Septic tanks</w:t>
            </w:r>
          </w:p>
        </w:tc>
        <w:tc>
          <w:tcPr>
            <w:tcW w:w="1413" w:type="dxa"/>
          </w:tcPr>
          <w:p w14:paraId="7E969867"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0.45</w:t>
            </w:r>
          </w:p>
        </w:tc>
        <w:tc>
          <w:tcPr>
            <w:tcW w:w="2173" w:type="dxa"/>
          </w:tcPr>
          <w:p w14:paraId="7261A5F8"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/kTon</w:t>
            </w:r>
          </w:p>
        </w:tc>
      </w:tr>
      <w:tr w:rsidR="004568A8" w14:paraId="754F2533"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6DD85210" w14:textId="77777777" w:rsidR="004568A8" w:rsidRDefault="004568A8">
            <w:pPr>
              <w:pStyle w:val="BodyText"/>
              <w:jc w:val="center"/>
              <w:rPr>
                <w:rFonts w:asciiTheme="majorHAnsi" w:eastAsia="Arial" w:hAnsiTheme="majorHAnsi" w:cstheme="majorBidi"/>
                <w:color w:val="FFFFFF" w:themeColor="background1"/>
                <w:lang w:val="en-US"/>
              </w:rPr>
            </w:pPr>
            <w:r w:rsidRPr="7E7809C7">
              <w:rPr>
                <w:rFonts w:asciiTheme="majorHAnsi" w:eastAsia="Arial" w:hAnsiTheme="majorHAnsi" w:cstheme="majorBidi"/>
                <w:color w:val="FFFFFF" w:themeColor="background1"/>
                <w:lang w:val="en-US"/>
              </w:rPr>
              <w:t>Waste Management</w:t>
            </w:r>
          </w:p>
        </w:tc>
        <w:tc>
          <w:tcPr>
            <w:tcW w:w="1976" w:type="dxa"/>
            <w:vMerge w:val="restart"/>
            <w:vAlign w:val="center"/>
          </w:tcPr>
          <w:p w14:paraId="1ED11F0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Solid waste</w:t>
            </w:r>
          </w:p>
        </w:tc>
        <w:tc>
          <w:tcPr>
            <w:tcW w:w="2008" w:type="dxa"/>
          </w:tcPr>
          <w:p w14:paraId="579F587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Dumping</w:t>
            </w:r>
          </w:p>
        </w:tc>
        <w:tc>
          <w:tcPr>
            <w:tcW w:w="1413" w:type="dxa"/>
          </w:tcPr>
          <w:p w14:paraId="17124ED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14.7</w:t>
            </w:r>
          </w:p>
        </w:tc>
        <w:tc>
          <w:tcPr>
            <w:tcW w:w="2173" w:type="dxa"/>
          </w:tcPr>
          <w:p w14:paraId="34672DA7"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$m/MTon</w:t>
            </w:r>
          </w:p>
        </w:tc>
      </w:tr>
      <w:tr w:rsidR="004568A8" w14:paraId="36C903A8"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785304F1" w14:textId="77777777" w:rsidR="004568A8" w:rsidRPr="00A420BF" w:rsidRDefault="004568A8">
            <w:pPr>
              <w:jc w:val="center"/>
              <w:rPr>
                <w:color w:val="FFFFFF" w:themeColor="background1"/>
              </w:rPr>
            </w:pPr>
          </w:p>
        </w:tc>
        <w:tc>
          <w:tcPr>
            <w:tcW w:w="1976" w:type="dxa"/>
            <w:vMerge/>
          </w:tcPr>
          <w:p w14:paraId="23F195A7"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0606E42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Open burning</w:t>
            </w:r>
          </w:p>
        </w:tc>
        <w:tc>
          <w:tcPr>
            <w:tcW w:w="1413" w:type="dxa"/>
          </w:tcPr>
          <w:p w14:paraId="516ADC98"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22.1</w:t>
            </w:r>
          </w:p>
        </w:tc>
        <w:tc>
          <w:tcPr>
            <w:tcW w:w="2173" w:type="dxa"/>
          </w:tcPr>
          <w:p w14:paraId="0B9D90CF"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$m/MTon</w:t>
            </w:r>
          </w:p>
        </w:tc>
      </w:tr>
      <w:tr w:rsidR="004568A8" w14:paraId="03F426CC"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589E0F2F" w14:textId="77777777" w:rsidR="004568A8" w:rsidRPr="00A420BF" w:rsidRDefault="004568A8">
            <w:pPr>
              <w:jc w:val="center"/>
              <w:rPr>
                <w:color w:val="FFFFFF" w:themeColor="background1"/>
              </w:rPr>
            </w:pPr>
          </w:p>
        </w:tc>
        <w:tc>
          <w:tcPr>
            <w:tcW w:w="1976" w:type="dxa"/>
            <w:vMerge/>
          </w:tcPr>
          <w:p w14:paraId="42B95F08"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5C7F916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Unmanaged landfill</w:t>
            </w:r>
          </w:p>
        </w:tc>
        <w:tc>
          <w:tcPr>
            <w:tcW w:w="1413" w:type="dxa"/>
          </w:tcPr>
          <w:p w14:paraId="24F9A137"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8.8</w:t>
            </w:r>
          </w:p>
        </w:tc>
        <w:tc>
          <w:tcPr>
            <w:tcW w:w="2173" w:type="dxa"/>
          </w:tcPr>
          <w:p w14:paraId="17AA8670"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$m/MTon</w:t>
            </w:r>
          </w:p>
        </w:tc>
      </w:tr>
      <w:tr w:rsidR="004568A8" w14:paraId="2E197F66"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488104C0" w14:textId="77777777" w:rsidR="004568A8" w:rsidRPr="00A420BF" w:rsidRDefault="004568A8">
            <w:pPr>
              <w:jc w:val="center"/>
              <w:rPr>
                <w:color w:val="FFFFFF" w:themeColor="background1"/>
              </w:rPr>
            </w:pPr>
          </w:p>
        </w:tc>
        <w:tc>
          <w:tcPr>
            <w:tcW w:w="1976" w:type="dxa"/>
            <w:vMerge/>
          </w:tcPr>
          <w:p w14:paraId="18A00CC6"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4F16C54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Sanitary landfill</w:t>
            </w:r>
          </w:p>
        </w:tc>
        <w:tc>
          <w:tcPr>
            <w:tcW w:w="1413" w:type="dxa"/>
          </w:tcPr>
          <w:p w14:paraId="379BC56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5.2</w:t>
            </w:r>
          </w:p>
        </w:tc>
        <w:tc>
          <w:tcPr>
            <w:tcW w:w="2173" w:type="dxa"/>
          </w:tcPr>
          <w:p w14:paraId="6DF01318"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$m/MTon</w:t>
            </w:r>
          </w:p>
        </w:tc>
      </w:tr>
      <w:tr w:rsidR="004568A8" w14:paraId="0C4B0537"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23393350" w14:textId="77777777" w:rsidR="004568A8" w:rsidRPr="00A420BF" w:rsidRDefault="004568A8">
            <w:pPr>
              <w:jc w:val="center"/>
              <w:rPr>
                <w:color w:val="FFFFFF" w:themeColor="background1"/>
              </w:rPr>
            </w:pPr>
          </w:p>
        </w:tc>
        <w:tc>
          <w:tcPr>
            <w:tcW w:w="1976" w:type="dxa"/>
            <w:vMerge/>
          </w:tcPr>
          <w:p w14:paraId="647253EF"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110AE9C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Composting</w:t>
            </w:r>
          </w:p>
        </w:tc>
        <w:tc>
          <w:tcPr>
            <w:tcW w:w="1413" w:type="dxa"/>
          </w:tcPr>
          <w:p w14:paraId="6AB7CEC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2.2</w:t>
            </w:r>
          </w:p>
        </w:tc>
        <w:tc>
          <w:tcPr>
            <w:tcW w:w="2173" w:type="dxa"/>
          </w:tcPr>
          <w:p w14:paraId="2884DE2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$m/MTon</w:t>
            </w:r>
          </w:p>
        </w:tc>
      </w:tr>
      <w:tr w:rsidR="004568A8" w14:paraId="2328D5C5"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3513C54E" w14:textId="77777777" w:rsidR="004568A8" w:rsidRPr="00A420BF" w:rsidRDefault="004568A8">
            <w:pPr>
              <w:jc w:val="center"/>
              <w:rPr>
                <w:color w:val="FFFFFF" w:themeColor="background1"/>
              </w:rPr>
            </w:pPr>
          </w:p>
        </w:tc>
        <w:tc>
          <w:tcPr>
            <w:tcW w:w="1976" w:type="dxa"/>
            <w:vMerge/>
          </w:tcPr>
          <w:p w14:paraId="52850F43"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55A75395"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Digestors</w:t>
            </w:r>
          </w:p>
        </w:tc>
        <w:tc>
          <w:tcPr>
            <w:tcW w:w="1413" w:type="dxa"/>
          </w:tcPr>
          <w:p w14:paraId="0F3E5798"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2.2</w:t>
            </w:r>
          </w:p>
        </w:tc>
        <w:tc>
          <w:tcPr>
            <w:tcW w:w="2173" w:type="dxa"/>
          </w:tcPr>
          <w:p w14:paraId="65B31B3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$m/MTon</w:t>
            </w:r>
          </w:p>
        </w:tc>
      </w:tr>
      <w:tr w:rsidR="004568A8" w14:paraId="09737FBA"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709D9B8A" w14:textId="77777777" w:rsidR="004568A8" w:rsidRDefault="004568A8">
            <w:pPr>
              <w:pStyle w:val="BodyText"/>
              <w:jc w:val="center"/>
              <w:rPr>
                <w:rFonts w:asciiTheme="majorHAnsi" w:eastAsia="Arial" w:hAnsiTheme="majorHAnsi" w:cstheme="majorBidi"/>
                <w:color w:val="FFFFFF" w:themeColor="background1"/>
                <w:lang w:val="en-US"/>
              </w:rPr>
            </w:pPr>
            <w:r w:rsidRPr="7E7809C7">
              <w:rPr>
                <w:rFonts w:asciiTheme="majorHAnsi" w:eastAsia="Arial" w:hAnsiTheme="majorHAnsi" w:cstheme="majorBidi"/>
                <w:color w:val="FFFFFF" w:themeColor="background1"/>
                <w:lang w:val="en-US"/>
              </w:rPr>
              <w:t>Indoor Air Pollution</w:t>
            </w:r>
          </w:p>
        </w:tc>
        <w:tc>
          <w:tcPr>
            <w:tcW w:w="1976" w:type="dxa"/>
            <w:vMerge w:val="restart"/>
            <w:vAlign w:val="center"/>
          </w:tcPr>
          <w:p w14:paraId="6964E71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b/>
                <w:lang w:val="en-US"/>
              </w:rPr>
            </w:pPr>
            <w:r w:rsidRPr="00A420BF">
              <w:rPr>
                <w:rFonts w:asciiTheme="majorHAnsi" w:eastAsia="Arial" w:hAnsiTheme="majorHAnsi" w:cstheme="majorBidi"/>
                <w:b/>
                <w:lang w:val="en-US"/>
              </w:rPr>
              <w:t>Buildings</w:t>
            </w:r>
          </w:p>
        </w:tc>
        <w:tc>
          <w:tcPr>
            <w:tcW w:w="2008" w:type="dxa"/>
          </w:tcPr>
          <w:p w14:paraId="5F01E479"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Biomass</w:t>
            </w:r>
          </w:p>
        </w:tc>
        <w:tc>
          <w:tcPr>
            <w:tcW w:w="1413" w:type="dxa"/>
          </w:tcPr>
          <w:p w14:paraId="66A6D99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4.9</w:t>
            </w:r>
          </w:p>
        </w:tc>
        <w:tc>
          <w:tcPr>
            <w:tcW w:w="2173" w:type="dxa"/>
          </w:tcPr>
          <w:p w14:paraId="29F725D7"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PJ</w:t>
            </w:r>
          </w:p>
        </w:tc>
      </w:tr>
      <w:tr w:rsidR="004568A8" w14:paraId="1406750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2EF7B526" w14:textId="77777777" w:rsidR="004568A8" w:rsidRPr="00A420BF" w:rsidRDefault="004568A8">
            <w:pPr>
              <w:jc w:val="center"/>
              <w:rPr>
                <w:color w:val="FFFFFF" w:themeColor="background1"/>
              </w:rPr>
            </w:pPr>
          </w:p>
        </w:tc>
        <w:tc>
          <w:tcPr>
            <w:tcW w:w="1976" w:type="dxa"/>
            <w:vMerge/>
          </w:tcPr>
          <w:p w14:paraId="6FED3D95"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7B60619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Charcoal</w:t>
            </w:r>
          </w:p>
        </w:tc>
        <w:tc>
          <w:tcPr>
            <w:tcW w:w="1413" w:type="dxa"/>
          </w:tcPr>
          <w:p w14:paraId="3B8D677A"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3.2</w:t>
            </w:r>
          </w:p>
        </w:tc>
        <w:tc>
          <w:tcPr>
            <w:tcW w:w="2173" w:type="dxa"/>
          </w:tcPr>
          <w:p w14:paraId="3AC78A0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PJ</w:t>
            </w:r>
          </w:p>
        </w:tc>
      </w:tr>
      <w:tr w:rsidR="004568A8" w14:paraId="15CC0A0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56C347A8" w14:textId="77777777" w:rsidR="004568A8" w:rsidRPr="00A420BF" w:rsidRDefault="004568A8">
            <w:pPr>
              <w:jc w:val="center"/>
              <w:rPr>
                <w:color w:val="FFFFFF" w:themeColor="background1"/>
              </w:rPr>
            </w:pPr>
          </w:p>
        </w:tc>
        <w:tc>
          <w:tcPr>
            <w:tcW w:w="1976" w:type="dxa"/>
            <w:vMerge/>
          </w:tcPr>
          <w:p w14:paraId="1CA0DCE3"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6246B6A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Electricity</w:t>
            </w:r>
          </w:p>
        </w:tc>
        <w:tc>
          <w:tcPr>
            <w:tcW w:w="1413" w:type="dxa"/>
          </w:tcPr>
          <w:p w14:paraId="4DDAC5E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0.34</w:t>
            </w:r>
          </w:p>
        </w:tc>
        <w:tc>
          <w:tcPr>
            <w:tcW w:w="2173" w:type="dxa"/>
          </w:tcPr>
          <w:p w14:paraId="5CE69AC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PJ</w:t>
            </w:r>
          </w:p>
        </w:tc>
      </w:tr>
      <w:tr w:rsidR="004568A8" w14:paraId="49B42834"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4FA86FB3" w14:textId="77777777" w:rsidR="004568A8" w:rsidRPr="00A420BF" w:rsidRDefault="004568A8">
            <w:pPr>
              <w:jc w:val="center"/>
              <w:rPr>
                <w:color w:val="FFFFFF" w:themeColor="background1"/>
              </w:rPr>
            </w:pPr>
          </w:p>
        </w:tc>
        <w:tc>
          <w:tcPr>
            <w:tcW w:w="1976" w:type="dxa"/>
            <w:vMerge/>
          </w:tcPr>
          <w:p w14:paraId="0BD20DBB"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1465816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LPG</w:t>
            </w:r>
          </w:p>
        </w:tc>
        <w:tc>
          <w:tcPr>
            <w:tcW w:w="1413" w:type="dxa"/>
          </w:tcPr>
          <w:p w14:paraId="1521DDF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0.97</w:t>
            </w:r>
          </w:p>
        </w:tc>
        <w:tc>
          <w:tcPr>
            <w:tcW w:w="2173" w:type="dxa"/>
          </w:tcPr>
          <w:p w14:paraId="4F4CA07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$m / PJ</w:t>
            </w:r>
          </w:p>
        </w:tc>
      </w:tr>
      <w:tr w:rsidR="004568A8" w14:paraId="7D904919"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val="restart"/>
            <w:vAlign w:val="center"/>
          </w:tcPr>
          <w:p w14:paraId="1F773739" w14:textId="77777777" w:rsidR="004568A8" w:rsidRPr="00A420BF" w:rsidRDefault="004568A8">
            <w:pPr>
              <w:jc w:val="center"/>
              <w:rPr>
                <w:color w:val="FFFFFF" w:themeColor="background1"/>
                <w:sz w:val="20"/>
                <w:szCs w:val="20"/>
              </w:rPr>
            </w:pPr>
            <w:r w:rsidRPr="00A420BF">
              <w:rPr>
                <w:color w:val="FFFFFF" w:themeColor="background1"/>
                <w:sz w:val="20"/>
                <w:szCs w:val="20"/>
              </w:rPr>
              <w:t>Ecosystem Services</w:t>
            </w:r>
          </w:p>
        </w:tc>
        <w:tc>
          <w:tcPr>
            <w:tcW w:w="1976" w:type="dxa"/>
            <w:vMerge w:val="restart"/>
            <w:vAlign w:val="center"/>
          </w:tcPr>
          <w:p w14:paraId="3B8E4180" w14:textId="77777777" w:rsidR="004568A8" w:rsidRPr="002A6651" w:rsidRDefault="004568A8">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2A6651">
              <w:rPr>
                <w:b/>
                <w:bCs/>
                <w:sz w:val="20"/>
                <w:szCs w:val="20"/>
              </w:rPr>
              <w:t>LULUCF</w:t>
            </w:r>
          </w:p>
        </w:tc>
        <w:tc>
          <w:tcPr>
            <w:tcW w:w="2008" w:type="dxa"/>
          </w:tcPr>
          <w:p w14:paraId="5B73A364"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0C5897">
              <w:t>Peatlands</w:t>
            </w:r>
          </w:p>
        </w:tc>
        <w:tc>
          <w:tcPr>
            <w:tcW w:w="1413" w:type="dxa"/>
          </w:tcPr>
          <w:p w14:paraId="7E500FA3"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67</w:t>
            </w:r>
          </w:p>
        </w:tc>
        <w:tc>
          <w:tcPr>
            <w:tcW w:w="2173" w:type="dxa"/>
          </w:tcPr>
          <w:p w14:paraId="6074D80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vertAlign w:val="superscript"/>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/10</w:t>
            </w:r>
            <w:r w:rsidRPr="00A420BF">
              <w:rPr>
                <w:rFonts w:asciiTheme="majorHAnsi" w:eastAsia="Arial" w:hAnsiTheme="majorHAnsi" w:cstheme="majorBidi"/>
                <w:vertAlign w:val="superscript"/>
              </w:rPr>
              <w:t>3</w:t>
            </w:r>
            <w:r w:rsidRPr="00A420BF">
              <w:rPr>
                <w:rFonts w:asciiTheme="majorHAnsi" w:eastAsia="Arial" w:hAnsiTheme="majorHAnsi" w:cstheme="majorBidi"/>
              </w:rPr>
              <w:t xml:space="preserve"> km</w:t>
            </w:r>
            <w:r w:rsidRPr="00A420BF">
              <w:rPr>
                <w:rFonts w:asciiTheme="majorHAnsi" w:eastAsia="Arial" w:hAnsiTheme="majorHAnsi" w:cstheme="majorBidi"/>
                <w:vertAlign w:val="superscript"/>
              </w:rPr>
              <w:t>2</w:t>
            </w:r>
          </w:p>
        </w:tc>
      </w:tr>
      <w:tr w:rsidR="004568A8" w14:paraId="607A2EE6"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23514C01" w14:textId="77777777" w:rsidR="004568A8" w:rsidRPr="00A420BF" w:rsidRDefault="004568A8">
            <w:pPr>
              <w:rPr>
                <w:color w:val="auto"/>
                <w:sz w:val="20"/>
                <w:szCs w:val="20"/>
              </w:rPr>
            </w:pPr>
          </w:p>
        </w:tc>
        <w:tc>
          <w:tcPr>
            <w:tcW w:w="1976" w:type="dxa"/>
            <w:vMerge/>
          </w:tcPr>
          <w:p w14:paraId="00DD8906"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4DDE69A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0C5897">
              <w:t>Wetlands</w:t>
            </w:r>
          </w:p>
        </w:tc>
        <w:tc>
          <w:tcPr>
            <w:tcW w:w="1413" w:type="dxa"/>
          </w:tcPr>
          <w:p w14:paraId="6888B1B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67</w:t>
            </w:r>
          </w:p>
        </w:tc>
        <w:tc>
          <w:tcPr>
            <w:tcW w:w="2173" w:type="dxa"/>
          </w:tcPr>
          <w:p w14:paraId="5F15C02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/10</w:t>
            </w:r>
            <w:r w:rsidRPr="00A420BF">
              <w:rPr>
                <w:rFonts w:asciiTheme="majorHAnsi" w:eastAsia="Arial" w:hAnsiTheme="majorHAnsi" w:cstheme="majorBidi"/>
                <w:vertAlign w:val="superscript"/>
              </w:rPr>
              <w:t>3</w:t>
            </w:r>
            <w:r w:rsidRPr="00A420BF">
              <w:rPr>
                <w:rFonts w:asciiTheme="majorHAnsi" w:eastAsia="Arial" w:hAnsiTheme="majorHAnsi" w:cstheme="majorBidi"/>
              </w:rPr>
              <w:t xml:space="preserve"> km</w:t>
            </w:r>
            <w:r w:rsidRPr="00A420BF">
              <w:rPr>
                <w:rFonts w:asciiTheme="majorHAnsi" w:eastAsia="Arial" w:hAnsiTheme="majorHAnsi" w:cstheme="majorBidi"/>
                <w:vertAlign w:val="superscript"/>
              </w:rPr>
              <w:t>2</w:t>
            </w:r>
          </w:p>
        </w:tc>
      </w:tr>
      <w:tr w:rsidR="004568A8" w14:paraId="26B30FE7"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4A66225E" w14:textId="77777777" w:rsidR="004568A8" w:rsidRPr="00A420BF" w:rsidRDefault="004568A8">
            <w:pPr>
              <w:rPr>
                <w:color w:val="auto"/>
                <w:sz w:val="20"/>
                <w:szCs w:val="20"/>
              </w:rPr>
            </w:pPr>
          </w:p>
        </w:tc>
        <w:tc>
          <w:tcPr>
            <w:tcW w:w="1976" w:type="dxa"/>
            <w:vMerge/>
          </w:tcPr>
          <w:p w14:paraId="4B4150CE"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23C5D4D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0C5897">
              <w:t>Forest Land</w:t>
            </w:r>
          </w:p>
        </w:tc>
        <w:tc>
          <w:tcPr>
            <w:tcW w:w="1413" w:type="dxa"/>
          </w:tcPr>
          <w:p w14:paraId="7782119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90</w:t>
            </w:r>
          </w:p>
        </w:tc>
        <w:tc>
          <w:tcPr>
            <w:tcW w:w="2173" w:type="dxa"/>
          </w:tcPr>
          <w:p w14:paraId="53E8D7FE"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/10</w:t>
            </w:r>
            <w:r w:rsidRPr="00A420BF">
              <w:rPr>
                <w:rFonts w:asciiTheme="majorHAnsi" w:eastAsia="Arial" w:hAnsiTheme="majorHAnsi" w:cstheme="majorBidi"/>
                <w:vertAlign w:val="superscript"/>
              </w:rPr>
              <w:t>3</w:t>
            </w:r>
            <w:r w:rsidRPr="00A420BF">
              <w:rPr>
                <w:rFonts w:asciiTheme="majorHAnsi" w:eastAsia="Arial" w:hAnsiTheme="majorHAnsi" w:cstheme="majorBidi"/>
              </w:rPr>
              <w:t xml:space="preserve"> km</w:t>
            </w:r>
            <w:r w:rsidRPr="00A420BF">
              <w:rPr>
                <w:rFonts w:asciiTheme="majorHAnsi" w:eastAsia="Arial" w:hAnsiTheme="majorHAnsi" w:cstheme="majorBidi"/>
                <w:vertAlign w:val="superscript"/>
              </w:rPr>
              <w:t>2</w:t>
            </w:r>
          </w:p>
        </w:tc>
      </w:tr>
      <w:tr w:rsidR="004568A8" w14:paraId="67332E51"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3E75E896" w14:textId="77777777" w:rsidR="004568A8" w:rsidRPr="00A420BF" w:rsidRDefault="004568A8">
            <w:pPr>
              <w:rPr>
                <w:color w:val="auto"/>
                <w:sz w:val="20"/>
                <w:szCs w:val="20"/>
              </w:rPr>
            </w:pPr>
          </w:p>
        </w:tc>
        <w:tc>
          <w:tcPr>
            <w:tcW w:w="1976" w:type="dxa"/>
            <w:vMerge/>
          </w:tcPr>
          <w:p w14:paraId="4C6889E6"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617F1A5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0C5897">
              <w:t>Cropland</w:t>
            </w:r>
          </w:p>
        </w:tc>
        <w:tc>
          <w:tcPr>
            <w:tcW w:w="1413" w:type="dxa"/>
          </w:tcPr>
          <w:p w14:paraId="64234B82"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43</w:t>
            </w:r>
          </w:p>
        </w:tc>
        <w:tc>
          <w:tcPr>
            <w:tcW w:w="2173" w:type="dxa"/>
          </w:tcPr>
          <w:p w14:paraId="39149F61"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/10</w:t>
            </w:r>
            <w:r w:rsidRPr="00A420BF">
              <w:rPr>
                <w:rFonts w:asciiTheme="majorHAnsi" w:eastAsia="Arial" w:hAnsiTheme="majorHAnsi" w:cstheme="majorBidi"/>
                <w:vertAlign w:val="superscript"/>
              </w:rPr>
              <w:t>3</w:t>
            </w:r>
            <w:r w:rsidRPr="00A420BF">
              <w:rPr>
                <w:rFonts w:asciiTheme="majorHAnsi" w:eastAsia="Arial" w:hAnsiTheme="majorHAnsi" w:cstheme="majorBidi"/>
              </w:rPr>
              <w:t xml:space="preserve"> km</w:t>
            </w:r>
            <w:r w:rsidRPr="00A420BF">
              <w:rPr>
                <w:rFonts w:asciiTheme="majorHAnsi" w:eastAsia="Arial" w:hAnsiTheme="majorHAnsi" w:cstheme="majorBidi"/>
                <w:vertAlign w:val="superscript"/>
              </w:rPr>
              <w:t>2</w:t>
            </w:r>
          </w:p>
        </w:tc>
      </w:tr>
      <w:tr w:rsidR="004568A8" w14:paraId="6A109130"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3184D0B6" w14:textId="77777777" w:rsidR="004568A8" w:rsidRPr="00A420BF" w:rsidRDefault="004568A8">
            <w:pPr>
              <w:rPr>
                <w:color w:val="auto"/>
                <w:sz w:val="20"/>
                <w:szCs w:val="20"/>
              </w:rPr>
            </w:pPr>
          </w:p>
        </w:tc>
        <w:tc>
          <w:tcPr>
            <w:tcW w:w="1976" w:type="dxa"/>
            <w:vMerge/>
          </w:tcPr>
          <w:p w14:paraId="4F47B68D"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0D33104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0C5897">
              <w:t>Grassland</w:t>
            </w:r>
          </w:p>
        </w:tc>
        <w:tc>
          <w:tcPr>
            <w:tcW w:w="1413" w:type="dxa"/>
          </w:tcPr>
          <w:p w14:paraId="7B04FB9D"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21</w:t>
            </w:r>
          </w:p>
        </w:tc>
        <w:tc>
          <w:tcPr>
            <w:tcW w:w="2173" w:type="dxa"/>
          </w:tcPr>
          <w:p w14:paraId="0935A53B"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/10</w:t>
            </w:r>
            <w:r w:rsidRPr="00A420BF">
              <w:rPr>
                <w:rFonts w:asciiTheme="majorHAnsi" w:eastAsia="Arial" w:hAnsiTheme="majorHAnsi" w:cstheme="majorBidi"/>
                <w:vertAlign w:val="superscript"/>
              </w:rPr>
              <w:t>3</w:t>
            </w:r>
            <w:r w:rsidRPr="00A420BF">
              <w:rPr>
                <w:rFonts w:asciiTheme="majorHAnsi" w:eastAsia="Arial" w:hAnsiTheme="majorHAnsi" w:cstheme="majorBidi"/>
              </w:rPr>
              <w:t xml:space="preserve"> km</w:t>
            </w:r>
            <w:r w:rsidRPr="00A420BF">
              <w:rPr>
                <w:rFonts w:asciiTheme="majorHAnsi" w:eastAsia="Arial" w:hAnsiTheme="majorHAnsi" w:cstheme="majorBidi"/>
                <w:vertAlign w:val="superscript"/>
              </w:rPr>
              <w:t>2</w:t>
            </w:r>
          </w:p>
        </w:tc>
      </w:tr>
      <w:tr w:rsidR="004568A8" w14:paraId="03317DD1" w14:textId="77777777">
        <w:trPr>
          <w:trHeight w:val="300"/>
        </w:trPr>
        <w:tc>
          <w:tcPr>
            <w:cnfStyle w:val="001000000000" w:firstRow="0" w:lastRow="0" w:firstColumn="1" w:lastColumn="0" w:oddVBand="0" w:evenVBand="0" w:oddHBand="0" w:evenHBand="0" w:firstRowFirstColumn="0" w:firstRowLastColumn="0" w:lastRowFirstColumn="0" w:lastRowLastColumn="0"/>
            <w:tcW w:w="2064" w:type="dxa"/>
            <w:vMerge/>
          </w:tcPr>
          <w:p w14:paraId="189EC697" w14:textId="77777777" w:rsidR="004568A8" w:rsidRPr="00A420BF" w:rsidRDefault="004568A8">
            <w:pPr>
              <w:rPr>
                <w:color w:val="auto"/>
                <w:sz w:val="20"/>
                <w:szCs w:val="20"/>
              </w:rPr>
            </w:pPr>
          </w:p>
        </w:tc>
        <w:tc>
          <w:tcPr>
            <w:tcW w:w="1976" w:type="dxa"/>
            <w:vMerge/>
          </w:tcPr>
          <w:p w14:paraId="1E3554C4" w14:textId="77777777" w:rsidR="004568A8" w:rsidRDefault="004568A8">
            <w:pPr>
              <w:cnfStyle w:val="000000000000" w:firstRow="0" w:lastRow="0" w:firstColumn="0" w:lastColumn="0" w:oddVBand="0" w:evenVBand="0" w:oddHBand="0" w:evenHBand="0" w:firstRowFirstColumn="0" w:firstRowLastColumn="0" w:lastRowFirstColumn="0" w:lastRowLastColumn="0"/>
            </w:pPr>
          </w:p>
        </w:tc>
        <w:tc>
          <w:tcPr>
            <w:tcW w:w="2008" w:type="dxa"/>
          </w:tcPr>
          <w:p w14:paraId="7F01A8BC"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0C5897">
              <w:t>Shrubland</w:t>
            </w:r>
          </w:p>
        </w:tc>
        <w:tc>
          <w:tcPr>
            <w:tcW w:w="1413" w:type="dxa"/>
          </w:tcPr>
          <w:p w14:paraId="7DB323B6"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lang w:val="en-US"/>
              </w:rPr>
              <w:t>25.5</w:t>
            </w:r>
          </w:p>
        </w:tc>
        <w:tc>
          <w:tcPr>
            <w:tcW w:w="2173" w:type="dxa"/>
          </w:tcPr>
          <w:p w14:paraId="5C6E0137" w14:textId="77777777" w:rsidR="004568A8" w:rsidRPr="00A420BF" w:rsidRDefault="004568A8">
            <w:pPr>
              <w:pStyle w:val="BodyText"/>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Bidi"/>
                <w:lang w:val="en-US"/>
              </w:rPr>
            </w:pPr>
            <w:r w:rsidRPr="00A420BF">
              <w:rPr>
                <w:rFonts w:asciiTheme="majorHAnsi" w:eastAsia="Arial" w:hAnsiTheme="majorHAnsi" w:cstheme="majorBidi"/>
              </w:rPr>
              <w:t>10</w:t>
            </w:r>
            <w:r w:rsidRPr="00A420BF">
              <w:rPr>
                <w:rFonts w:asciiTheme="majorHAnsi" w:eastAsia="Arial" w:hAnsiTheme="majorHAnsi" w:cstheme="majorBidi"/>
                <w:vertAlign w:val="superscript"/>
              </w:rPr>
              <w:t>6</w:t>
            </w:r>
            <w:r w:rsidRPr="00A420BF">
              <w:rPr>
                <w:rFonts w:asciiTheme="majorHAnsi" w:eastAsia="Arial" w:hAnsiTheme="majorHAnsi" w:cstheme="majorBidi"/>
              </w:rPr>
              <w:t>/10</w:t>
            </w:r>
            <w:r w:rsidRPr="00A420BF">
              <w:rPr>
                <w:rFonts w:asciiTheme="majorHAnsi" w:eastAsia="Arial" w:hAnsiTheme="majorHAnsi" w:cstheme="majorBidi"/>
                <w:vertAlign w:val="superscript"/>
              </w:rPr>
              <w:t>3</w:t>
            </w:r>
            <w:r w:rsidRPr="00A420BF">
              <w:rPr>
                <w:rFonts w:asciiTheme="majorHAnsi" w:eastAsia="Arial" w:hAnsiTheme="majorHAnsi" w:cstheme="majorBidi"/>
              </w:rPr>
              <w:t xml:space="preserve"> km</w:t>
            </w:r>
            <w:r w:rsidRPr="00A420BF">
              <w:rPr>
                <w:rFonts w:asciiTheme="majorHAnsi" w:eastAsia="Arial" w:hAnsiTheme="majorHAnsi" w:cstheme="majorBidi"/>
                <w:vertAlign w:val="superscript"/>
              </w:rPr>
              <w:t>2</w:t>
            </w:r>
          </w:p>
        </w:tc>
      </w:tr>
    </w:tbl>
    <w:p w14:paraId="1CB45E72" w14:textId="77777777" w:rsidR="004568A8" w:rsidRDefault="004568A8" w:rsidP="004568A8">
      <w:pPr>
        <w:rPr>
          <w:rFonts w:asciiTheme="minorBidi" w:hAnsiTheme="minorBidi"/>
        </w:rPr>
        <w:sectPr w:rsidR="004568A8" w:rsidSect="000133D4">
          <w:headerReference w:type="even" r:id="rId77"/>
          <w:headerReference w:type="default" r:id="rId78"/>
          <w:footerReference w:type="even" r:id="rId79"/>
          <w:footerReference w:type="default" r:id="rId80"/>
          <w:headerReference w:type="first" r:id="rId81"/>
          <w:footerReference w:type="first" r:id="rId82"/>
          <w:pgSz w:w="11906" w:h="16838"/>
          <w:pgMar w:top="1440" w:right="1440" w:bottom="1440" w:left="1440" w:header="708" w:footer="708" w:gutter="0"/>
          <w:cols w:space="708"/>
          <w:titlePg/>
          <w:docGrid w:linePitch="360"/>
        </w:sectPr>
      </w:pPr>
    </w:p>
    <w:p w14:paraId="20EC04FE" w14:textId="6761C910" w:rsidR="5158DDF2" w:rsidRPr="00A420BF" w:rsidRDefault="5158DDF2" w:rsidP="00A420BF">
      <w:pPr>
        <w:pStyle w:val="Heading2"/>
      </w:pPr>
      <w:bookmarkStart w:id="341" w:name="_Ref229135912"/>
      <w:bookmarkStart w:id="342" w:name="_Ref229135994"/>
      <w:bookmarkStart w:id="343" w:name="_Ref229136039"/>
      <w:bookmarkStart w:id="344" w:name="_Ref229136093"/>
      <w:bookmarkStart w:id="345" w:name="_Ref229136119"/>
      <w:bookmarkStart w:id="346" w:name="_Toc229401389"/>
      <w:r w:rsidRPr="00A420BF">
        <w:rPr>
          <w:b/>
          <w:color w:val="auto"/>
          <w:sz w:val="22"/>
          <w:szCs w:val="22"/>
        </w:rPr>
        <w:t>Appendix 2.</w:t>
      </w:r>
      <w:r w:rsidRPr="00A420BF">
        <w:rPr>
          <w:color w:val="auto"/>
          <w:sz w:val="22"/>
          <w:szCs w:val="22"/>
        </w:rPr>
        <w:t xml:space="preserve"> Implementation of Mitigation Measures in the CLEWs Model</w:t>
      </w:r>
      <w:bookmarkEnd w:id="341"/>
      <w:bookmarkEnd w:id="342"/>
      <w:bookmarkEnd w:id="343"/>
      <w:bookmarkEnd w:id="344"/>
      <w:bookmarkEnd w:id="345"/>
      <w:bookmarkEnd w:id="346"/>
    </w:p>
    <w:p w14:paraId="08A15A31" w14:textId="77777777" w:rsidR="00F1421E" w:rsidRDefault="00F1421E" w:rsidP="004568A8">
      <w:pPr>
        <w:rPr>
          <w:rFonts w:asciiTheme="minorBidi" w:hAnsiTheme="minorBidi"/>
        </w:rPr>
      </w:pPr>
    </w:p>
    <w:tbl>
      <w:tblPr>
        <w:tblStyle w:val="GridTable5Dark-Accent1"/>
        <w:tblW w:w="10774" w:type="dxa"/>
        <w:tblInd w:w="-998" w:type="dxa"/>
        <w:tblLook w:val="04A0" w:firstRow="1" w:lastRow="0" w:firstColumn="1" w:lastColumn="0" w:noHBand="0" w:noVBand="1"/>
      </w:tblPr>
      <w:tblGrid>
        <w:gridCol w:w="1596"/>
        <w:gridCol w:w="1831"/>
        <w:gridCol w:w="1221"/>
        <w:gridCol w:w="2724"/>
        <w:gridCol w:w="3402"/>
      </w:tblGrid>
      <w:tr w:rsidR="004568A8" w:rsidRPr="00B31765" w14:paraId="622CCA66" w14:textId="77777777" w:rsidTr="009B16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44430A"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Sector</w:t>
            </w:r>
          </w:p>
        </w:tc>
        <w:tc>
          <w:tcPr>
            <w:tcW w:w="0" w:type="auto"/>
            <w:vAlign w:val="center"/>
            <w:hideMark/>
          </w:tcPr>
          <w:p w14:paraId="73CC98B7" w14:textId="77777777" w:rsidR="004568A8" w:rsidRPr="00B31765" w:rsidRDefault="004568A8" w:rsidP="009B16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Mitigation Measure</w:t>
            </w:r>
          </w:p>
        </w:tc>
        <w:tc>
          <w:tcPr>
            <w:tcW w:w="0" w:type="auto"/>
            <w:vAlign w:val="center"/>
            <w:hideMark/>
          </w:tcPr>
          <w:p w14:paraId="0B0BACA1" w14:textId="77777777" w:rsidR="004568A8" w:rsidRPr="00B31765" w:rsidRDefault="004568A8" w:rsidP="009B16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Scenario</w:t>
            </w:r>
          </w:p>
        </w:tc>
        <w:tc>
          <w:tcPr>
            <w:tcW w:w="2724" w:type="dxa"/>
            <w:vAlign w:val="center"/>
            <w:hideMark/>
          </w:tcPr>
          <w:p w14:paraId="59EA519C" w14:textId="77777777" w:rsidR="004568A8" w:rsidRPr="00B31765" w:rsidRDefault="004568A8" w:rsidP="009B16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Description</w:t>
            </w:r>
          </w:p>
        </w:tc>
        <w:tc>
          <w:tcPr>
            <w:tcW w:w="3402" w:type="dxa"/>
            <w:vAlign w:val="center"/>
            <w:hideMark/>
          </w:tcPr>
          <w:p w14:paraId="0D49C590" w14:textId="77777777" w:rsidR="004568A8" w:rsidRPr="00B31765" w:rsidRDefault="004568A8" w:rsidP="009B165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CLEWs Implementation</w:t>
            </w:r>
          </w:p>
        </w:tc>
      </w:tr>
      <w:tr w:rsidR="004568A8" w:rsidRPr="00B31765" w14:paraId="027BDEB1"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DA7E2"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w:t>
            </w:r>
          </w:p>
        </w:tc>
        <w:tc>
          <w:tcPr>
            <w:tcW w:w="0" w:type="auto"/>
            <w:vAlign w:val="center"/>
            <w:hideMark/>
          </w:tcPr>
          <w:p w14:paraId="02FE7A79"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Reduction in T&amp;D Losses</w:t>
            </w:r>
          </w:p>
        </w:tc>
        <w:tc>
          <w:tcPr>
            <w:tcW w:w="0" w:type="auto"/>
            <w:vAlign w:val="center"/>
            <w:hideMark/>
          </w:tcPr>
          <w:p w14:paraId="77AD20B0"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47CBEAA3"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Reduces transmission and distribution losses in line with national targets</w:t>
            </w:r>
          </w:p>
        </w:tc>
        <w:tc>
          <w:tcPr>
            <w:tcW w:w="3402" w:type="dxa"/>
            <w:hideMark/>
          </w:tcPr>
          <w:p w14:paraId="74F552F1"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Adjustment of output activity ratios (OAR) for transmission and distribution technologies over time</w:t>
            </w:r>
          </w:p>
        </w:tc>
      </w:tr>
      <w:tr w:rsidR="004568A8" w:rsidRPr="00B31765" w14:paraId="22005B78"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1AD895"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w:t>
            </w:r>
          </w:p>
        </w:tc>
        <w:tc>
          <w:tcPr>
            <w:tcW w:w="0" w:type="auto"/>
            <w:vAlign w:val="center"/>
            <w:hideMark/>
          </w:tcPr>
          <w:p w14:paraId="51F3B362"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Renewable Energy Generation</w:t>
            </w:r>
          </w:p>
        </w:tc>
        <w:tc>
          <w:tcPr>
            <w:tcW w:w="0" w:type="auto"/>
            <w:vAlign w:val="center"/>
            <w:hideMark/>
          </w:tcPr>
          <w:p w14:paraId="0D358C9F"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5A607751"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Introduces additional low-carbon generation sources (e.g. geothermal, landfill gas)</w:t>
            </w:r>
          </w:p>
        </w:tc>
        <w:tc>
          <w:tcPr>
            <w:tcW w:w="3402" w:type="dxa"/>
            <w:hideMark/>
          </w:tcPr>
          <w:p w14:paraId="41CE4A2C"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Introduction of new generation technologies with defined activity and capacity</w:t>
            </w:r>
          </w:p>
        </w:tc>
      </w:tr>
      <w:tr w:rsidR="004568A8" w:rsidRPr="00B31765" w14:paraId="3B4B340A"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C1CA23"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w:t>
            </w:r>
          </w:p>
        </w:tc>
        <w:tc>
          <w:tcPr>
            <w:tcW w:w="0" w:type="auto"/>
            <w:vAlign w:val="center"/>
            <w:hideMark/>
          </w:tcPr>
          <w:p w14:paraId="5F745563"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Power Sector Technology Targets</w:t>
            </w:r>
          </w:p>
        </w:tc>
        <w:tc>
          <w:tcPr>
            <w:tcW w:w="0" w:type="auto"/>
            <w:vAlign w:val="center"/>
            <w:hideMark/>
          </w:tcPr>
          <w:p w14:paraId="0CFCAB69"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3.0</w:t>
            </w:r>
          </w:p>
        </w:tc>
        <w:tc>
          <w:tcPr>
            <w:tcW w:w="2724" w:type="dxa"/>
            <w:hideMark/>
          </w:tcPr>
          <w:p w14:paraId="54488999"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Enforces minimum deployment of renewable technologies</w:t>
            </w:r>
          </w:p>
        </w:tc>
        <w:tc>
          <w:tcPr>
            <w:tcW w:w="3402" w:type="dxa"/>
            <w:hideMark/>
          </w:tcPr>
          <w:p w14:paraId="7DD3A418"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Application of upper-bound demand/capacity constraints (UDC) on generation technologies to enforce capacity targets</w:t>
            </w:r>
          </w:p>
        </w:tc>
      </w:tr>
      <w:tr w:rsidR="004568A8" w:rsidRPr="00B31765" w14:paraId="1D0C69AC"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183F45"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w:t>
            </w:r>
          </w:p>
        </w:tc>
        <w:tc>
          <w:tcPr>
            <w:tcW w:w="0" w:type="auto"/>
            <w:vAlign w:val="center"/>
            <w:hideMark/>
          </w:tcPr>
          <w:p w14:paraId="70401986"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Industrial Energy Efficiency</w:t>
            </w:r>
          </w:p>
        </w:tc>
        <w:tc>
          <w:tcPr>
            <w:tcW w:w="0" w:type="auto"/>
            <w:vAlign w:val="center"/>
            <w:hideMark/>
          </w:tcPr>
          <w:p w14:paraId="66201340"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778F7BE7" w14:textId="769A4ABE"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 xml:space="preserve">Achieves a 10% reduction in industrial energy use relative to </w:t>
            </w:r>
            <w:r w:rsidR="004847D7">
              <w:rPr>
                <w:rFonts w:asciiTheme="minorBidi" w:hAnsiTheme="minorBidi"/>
              </w:rPr>
              <w:t>reference</w:t>
            </w:r>
            <w:r w:rsidRPr="00B31765">
              <w:rPr>
                <w:rFonts w:asciiTheme="minorBidi" w:hAnsiTheme="minorBidi"/>
              </w:rPr>
              <w:t xml:space="preserve"> by 2025</w:t>
            </w:r>
          </w:p>
        </w:tc>
        <w:tc>
          <w:tcPr>
            <w:tcW w:w="3402" w:type="dxa"/>
            <w:hideMark/>
          </w:tcPr>
          <w:p w14:paraId="56913E35" w14:textId="50EEE2DD" w:rsidR="004568A8" w:rsidRPr="00B31765" w:rsidRDefault="47142910"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Introduce parallell technologies with lower</w:t>
            </w:r>
            <w:r w:rsidR="004568A8" w:rsidRPr="5FBC2CF9">
              <w:rPr>
                <w:rFonts w:asciiTheme="minorBidi" w:hAnsiTheme="minorBidi"/>
              </w:rPr>
              <w:t xml:space="preserve"> input activity ratios (IAR) </w:t>
            </w:r>
            <w:r w:rsidR="7A1329D5" w:rsidRPr="5FBC2CF9">
              <w:rPr>
                <w:rFonts w:asciiTheme="minorBidi" w:hAnsiTheme="minorBidi"/>
              </w:rPr>
              <w:t>and higher capital costs</w:t>
            </w:r>
            <w:r w:rsidR="17E171A4" w:rsidRPr="5FBC2CF9">
              <w:rPr>
                <w:rFonts w:asciiTheme="minorBidi" w:hAnsiTheme="minorBidi"/>
              </w:rPr>
              <w:t xml:space="preserve"> </w:t>
            </w:r>
          </w:p>
        </w:tc>
      </w:tr>
      <w:tr w:rsidR="004568A8" w:rsidRPr="00B31765" w14:paraId="2CC81143"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3EACFA"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w:t>
            </w:r>
          </w:p>
        </w:tc>
        <w:tc>
          <w:tcPr>
            <w:tcW w:w="0" w:type="auto"/>
            <w:vAlign w:val="center"/>
            <w:hideMark/>
          </w:tcPr>
          <w:p w14:paraId="7F7E9CDA"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Industrial Fuel Switching</w:t>
            </w:r>
          </w:p>
        </w:tc>
        <w:tc>
          <w:tcPr>
            <w:tcW w:w="0" w:type="auto"/>
            <w:vAlign w:val="center"/>
            <w:hideMark/>
          </w:tcPr>
          <w:p w14:paraId="37545394"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39172AB6"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Increases biomass share in industrial energy use</w:t>
            </w:r>
          </w:p>
        </w:tc>
        <w:tc>
          <w:tcPr>
            <w:tcW w:w="3402" w:type="dxa"/>
            <w:hideMark/>
          </w:tcPr>
          <w:p w14:paraId="48CE48B5"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Application of UDCMultiplierActivity constraints to shift fuel shares toward biomass technologies</w:t>
            </w:r>
          </w:p>
        </w:tc>
      </w:tr>
      <w:tr w:rsidR="004568A8" w:rsidRPr="00B31765" w14:paraId="6AF62E6A"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4AF216"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 (Buildings)</w:t>
            </w:r>
          </w:p>
        </w:tc>
        <w:tc>
          <w:tcPr>
            <w:tcW w:w="0" w:type="auto"/>
            <w:vAlign w:val="center"/>
            <w:hideMark/>
          </w:tcPr>
          <w:p w14:paraId="6035F90D"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Lighting Energy Efficiency</w:t>
            </w:r>
          </w:p>
        </w:tc>
        <w:tc>
          <w:tcPr>
            <w:tcW w:w="0" w:type="auto"/>
            <w:vAlign w:val="center"/>
            <w:hideMark/>
          </w:tcPr>
          <w:p w14:paraId="11A0575E"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4F447D5A" w14:textId="57A52D04"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Deployment of efficient lighting technologies (e.g. LEDs)</w:t>
            </w:r>
            <w:r>
              <w:rPr>
                <w:rFonts w:asciiTheme="minorBidi" w:hAnsiTheme="minorBidi"/>
              </w:rPr>
              <w:t xml:space="preserve">, </w:t>
            </w:r>
            <w:r w:rsidRPr="00B31765">
              <w:rPr>
                <w:rFonts w:asciiTheme="minorBidi" w:hAnsiTheme="minorBidi"/>
              </w:rPr>
              <w:t xml:space="preserve">targeting 75% reduction from </w:t>
            </w:r>
            <w:r w:rsidR="004847D7">
              <w:rPr>
                <w:rFonts w:asciiTheme="minorBidi" w:hAnsiTheme="minorBidi"/>
              </w:rPr>
              <w:t>reference</w:t>
            </w:r>
            <w:r w:rsidRPr="00B31765">
              <w:rPr>
                <w:rFonts w:asciiTheme="minorBidi" w:hAnsiTheme="minorBidi"/>
              </w:rPr>
              <w:t xml:space="preserve"> by 2030</w:t>
            </w:r>
          </w:p>
        </w:tc>
        <w:tc>
          <w:tcPr>
            <w:tcW w:w="3402" w:type="dxa"/>
            <w:hideMark/>
          </w:tcPr>
          <w:p w14:paraId="1189B51F"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Reduction in input activity ratios (IAR) of lighting technologies over time</w:t>
            </w:r>
          </w:p>
        </w:tc>
      </w:tr>
      <w:tr w:rsidR="004568A8" w:rsidRPr="00B31765" w14:paraId="35AC3E58"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5F95A4"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 (Buildings)</w:t>
            </w:r>
          </w:p>
        </w:tc>
        <w:tc>
          <w:tcPr>
            <w:tcW w:w="0" w:type="auto"/>
            <w:vAlign w:val="center"/>
            <w:hideMark/>
          </w:tcPr>
          <w:p w14:paraId="4AFC753E"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Residential Cooling Efficiency</w:t>
            </w:r>
          </w:p>
        </w:tc>
        <w:tc>
          <w:tcPr>
            <w:tcW w:w="0" w:type="auto"/>
            <w:vAlign w:val="center"/>
            <w:hideMark/>
          </w:tcPr>
          <w:p w14:paraId="522A9BFF"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47AF6E16"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Improves efficiency of residential cooling appliances</w:t>
            </w:r>
          </w:p>
        </w:tc>
        <w:tc>
          <w:tcPr>
            <w:tcW w:w="3402" w:type="dxa"/>
            <w:hideMark/>
          </w:tcPr>
          <w:p w14:paraId="301F23C6"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Reduction in input activity ratios (IAR) of cooling technologies over time</w:t>
            </w:r>
          </w:p>
        </w:tc>
      </w:tr>
      <w:tr w:rsidR="004568A8" w:rsidRPr="00B31765" w14:paraId="0211CABB"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E08086"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 (Buildings)</w:t>
            </w:r>
          </w:p>
        </w:tc>
        <w:tc>
          <w:tcPr>
            <w:tcW w:w="0" w:type="auto"/>
            <w:vAlign w:val="center"/>
            <w:hideMark/>
          </w:tcPr>
          <w:p w14:paraId="5EAF6441"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Clean Cooking (Residential)</w:t>
            </w:r>
          </w:p>
        </w:tc>
        <w:tc>
          <w:tcPr>
            <w:tcW w:w="0" w:type="auto"/>
            <w:vAlign w:val="center"/>
            <w:hideMark/>
          </w:tcPr>
          <w:p w14:paraId="09A5E7B6"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3CB6D947"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Reduces reliance on biomass through electrification and LPG adoption</w:t>
            </w:r>
          </w:p>
        </w:tc>
        <w:tc>
          <w:tcPr>
            <w:tcW w:w="3402" w:type="dxa"/>
            <w:hideMark/>
          </w:tcPr>
          <w:p w14:paraId="4DBA606B"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Application of UDCMultiplierActivity constraints to shift fuel shares across cooking technologies</w:t>
            </w:r>
          </w:p>
        </w:tc>
      </w:tr>
      <w:tr w:rsidR="004568A8" w:rsidRPr="00B31765" w14:paraId="561424E4"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9B23F3"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Energy (Buildings)</w:t>
            </w:r>
          </w:p>
        </w:tc>
        <w:tc>
          <w:tcPr>
            <w:tcW w:w="0" w:type="auto"/>
            <w:vAlign w:val="center"/>
            <w:hideMark/>
          </w:tcPr>
          <w:p w14:paraId="7DBF0E12"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Clean Cooking (Commercial)</w:t>
            </w:r>
          </w:p>
        </w:tc>
        <w:tc>
          <w:tcPr>
            <w:tcW w:w="0" w:type="auto"/>
            <w:vAlign w:val="center"/>
            <w:hideMark/>
          </w:tcPr>
          <w:p w14:paraId="258BD5EE"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009ADC03"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Promotes improved stoves, LPG, and electric cooking in institutions</w:t>
            </w:r>
          </w:p>
        </w:tc>
        <w:tc>
          <w:tcPr>
            <w:tcW w:w="3402" w:type="dxa"/>
            <w:hideMark/>
          </w:tcPr>
          <w:p w14:paraId="4FF71CAE"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Application of UDCMultiplierActivity constraints to shift fuel shares in commercial cooking technologies</w:t>
            </w:r>
          </w:p>
        </w:tc>
      </w:tr>
      <w:tr w:rsidR="004568A8" w:rsidRPr="00B31765" w14:paraId="03D75F6D"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D8106C"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44FAF805"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Vehicle Fuel Efficiency Improvements</w:t>
            </w:r>
          </w:p>
        </w:tc>
        <w:tc>
          <w:tcPr>
            <w:tcW w:w="0" w:type="auto"/>
            <w:vAlign w:val="center"/>
            <w:hideMark/>
          </w:tcPr>
          <w:p w14:paraId="6B09AA29"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6CD1D8A2"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Improves fuel economy over time</w:t>
            </w:r>
          </w:p>
        </w:tc>
        <w:tc>
          <w:tcPr>
            <w:tcW w:w="3402" w:type="dxa"/>
            <w:hideMark/>
          </w:tcPr>
          <w:p w14:paraId="4970B4DD" w14:textId="2A740AB5" w:rsidR="004568A8" w:rsidRPr="00B31765" w:rsidRDefault="004568A8"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Reduction in input activity ratios (IAR) of transport technologies</w:t>
            </w:r>
            <w:r w:rsidR="109FF55A" w:rsidRPr="5FBC2CF9">
              <w:rPr>
                <w:rFonts w:asciiTheme="minorBidi" w:hAnsiTheme="minorBidi"/>
              </w:rPr>
              <w:t xml:space="preserve"> and increase in capital costs</w:t>
            </w:r>
          </w:p>
        </w:tc>
      </w:tr>
      <w:tr w:rsidR="004568A8" w:rsidRPr="00B31765" w14:paraId="0E325E5F"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74839A"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28E9B531"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Alternative Fuels Deployment</w:t>
            </w:r>
          </w:p>
        </w:tc>
        <w:tc>
          <w:tcPr>
            <w:tcW w:w="0" w:type="auto"/>
            <w:vAlign w:val="center"/>
            <w:hideMark/>
          </w:tcPr>
          <w:p w14:paraId="28D8D139"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20DF48EE"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Introduces LNG, ethanol, and biodiesel</w:t>
            </w:r>
          </w:p>
        </w:tc>
        <w:tc>
          <w:tcPr>
            <w:tcW w:w="3402" w:type="dxa"/>
            <w:hideMark/>
          </w:tcPr>
          <w:p w14:paraId="30FDA868"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Application of fuel share constraints through UDCMultiplierActivity across fuel types</w:t>
            </w:r>
          </w:p>
        </w:tc>
      </w:tr>
      <w:tr w:rsidR="004568A8" w:rsidRPr="00B31765" w14:paraId="51825CC3"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5B2C04"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6DB4768F"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Electric Bus Deployment</w:t>
            </w:r>
          </w:p>
        </w:tc>
        <w:tc>
          <w:tcPr>
            <w:tcW w:w="0" w:type="auto"/>
            <w:vAlign w:val="center"/>
            <w:hideMark/>
          </w:tcPr>
          <w:p w14:paraId="3F353560"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774D6D3A"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Deploys electric buses in urban systems</w:t>
            </w:r>
          </w:p>
        </w:tc>
        <w:tc>
          <w:tcPr>
            <w:tcW w:w="3402" w:type="dxa"/>
            <w:hideMark/>
          </w:tcPr>
          <w:p w14:paraId="7064439A"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Introduction of electric bus technologies with defined activity levels</w:t>
            </w:r>
          </w:p>
        </w:tc>
      </w:tr>
      <w:tr w:rsidR="004568A8" w:rsidRPr="00B31765" w14:paraId="04328436"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2D7B63"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18E33093"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Non-Motorised Transport</w:t>
            </w:r>
          </w:p>
        </w:tc>
        <w:tc>
          <w:tcPr>
            <w:tcW w:w="0" w:type="auto"/>
            <w:vAlign w:val="center"/>
            <w:hideMark/>
          </w:tcPr>
          <w:p w14:paraId="5ECB464D"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3754DC14"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Reduces motorised transport demand through walking and cycling</w:t>
            </w:r>
          </w:p>
        </w:tc>
        <w:tc>
          <w:tcPr>
            <w:tcW w:w="3402" w:type="dxa"/>
            <w:hideMark/>
          </w:tcPr>
          <w:p w14:paraId="4D8BB884" w14:textId="5548B86C" w:rsidR="004568A8" w:rsidRPr="00B31765" w:rsidRDefault="665082E8"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 xml:space="preserve">Shift in transport activity from motorized to non-motorized </w:t>
            </w:r>
            <w:r w:rsidR="747D8E9A" w:rsidRPr="5FBC2CF9">
              <w:rPr>
                <w:rFonts w:asciiTheme="minorBidi" w:hAnsiTheme="minorBidi"/>
              </w:rPr>
              <w:t xml:space="preserve">transport through AnnualDemand parameter and </w:t>
            </w:r>
            <w:r w:rsidRPr="5FBC2CF9">
              <w:rPr>
                <w:rFonts w:asciiTheme="minorBidi" w:hAnsiTheme="minorBidi"/>
              </w:rPr>
              <w:t>forced inclusion of related capital expenditure</w:t>
            </w:r>
          </w:p>
        </w:tc>
      </w:tr>
      <w:tr w:rsidR="004568A8" w:rsidRPr="00B31765" w14:paraId="76713289"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06C072"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1B118B11"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Transit-Oriented Development</w:t>
            </w:r>
          </w:p>
        </w:tc>
        <w:tc>
          <w:tcPr>
            <w:tcW w:w="0" w:type="auto"/>
            <w:vAlign w:val="center"/>
            <w:hideMark/>
          </w:tcPr>
          <w:p w14:paraId="0B10C0C1"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1CBF5AB9"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Reduces travel demand through urban planning measures</w:t>
            </w:r>
          </w:p>
        </w:tc>
        <w:tc>
          <w:tcPr>
            <w:tcW w:w="3402" w:type="dxa"/>
            <w:hideMark/>
          </w:tcPr>
          <w:p w14:paraId="74081DEE" w14:textId="61D7F980" w:rsidR="004568A8" w:rsidRPr="00B31765" w:rsidRDefault="4540CCCB"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Lower</w:t>
            </w:r>
            <w:r w:rsidR="004568A8" w:rsidRPr="5FBC2CF9">
              <w:rPr>
                <w:rFonts w:asciiTheme="minorBidi" w:hAnsiTheme="minorBidi"/>
              </w:rPr>
              <w:t xml:space="preserve"> transport activity</w:t>
            </w:r>
            <w:r w:rsidR="0B4768E9" w:rsidRPr="5FBC2CF9">
              <w:rPr>
                <w:rFonts w:asciiTheme="minorBidi" w:hAnsiTheme="minorBidi"/>
              </w:rPr>
              <w:t xml:space="preserve"> </w:t>
            </w:r>
            <w:r w:rsidR="19E6E967" w:rsidRPr="5FBC2CF9">
              <w:rPr>
                <w:rFonts w:asciiTheme="minorBidi" w:hAnsiTheme="minorBidi"/>
              </w:rPr>
              <w:t xml:space="preserve">through AnnualDemand parameter </w:t>
            </w:r>
            <w:r w:rsidR="0B4768E9" w:rsidRPr="5FBC2CF9">
              <w:rPr>
                <w:rFonts w:asciiTheme="minorBidi" w:hAnsiTheme="minorBidi"/>
              </w:rPr>
              <w:t>and forced inclusion of related capital expenditure</w:t>
            </w:r>
          </w:p>
        </w:tc>
      </w:tr>
      <w:tr w:rsidR="004568A8" w:rsidRPr="00B31765" w14:paraId="59E8D8D8"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ACB45E"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4F906B11"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Freight Rail Rehabilitation</w:t>
            </w:r>
          </w:p>
        </w:tc>
        <w:tc>
          <w:tcPr>
            <w:tcW w:w="0" w:type="auto"/>
            <w:vAlign w:val="center"/>
            <w:hideMark/>
          </w:tcPr>
          <w:p w14:paraId="72683AD2"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23A58DB7"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Shifts freight transport from road to rail</w:t>
            </w:r>
          </w:p>
        </w:tc>
        <w:tc>
          <w:tcPr>
            <w:tcW w:w="3402" w:type="dxa"/>
            <w:hideMark/>
          </w:tcPr>
          <w:p w14:paraId="213A7009"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Reallocation of activity across freight transport technologies</w:t>
            </w:r>
          </w:p>
        </w:tc>
      </w:tr>
      <w:tr w:rsidR="004568A8" w:rsidRPr="00B31765" w14:paraId="1B8920D2"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D3AC8F"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578FDED6"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Public Transport Efficiency</w:t>
            </w:r>
          </w:p>
        </w:tc>
        <w:tc>
          <w:tcPr>
            <w:tcW w:w="0" w:type="auto"/>
            <w:vAlign w:val="center"/>
            <w:hideMark/>
          </w:tcPr>
          <w:p w14:paraId="45649F5E"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4042BB01"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Improves load factors and reduces vehicle-km</w:t>
            </w:r>
          </w:p>
        </w:tc>
        <w:tc>
          <w:tcPr>
            <w:tcW w:w="3402" w:type="dxa"/>
            <w:hideMark/>
          </w:tcPr>
          <w:p w14:paraId="5B0CF7BE"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Adjustment of activity efficiency parameters for transport technologies</w:t>
            </w:r>
          </w:p>
        </w:tc>
      </w:tr>
      <w:tr w:rsidR="004568A8" w:rsidRPr="00B31765" w14:paraId="316A3A0E"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BCE83C"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48263EBB"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Freight Load Factor Improvement</w:t>
            </w:r>
          </w:p>
        </w:tc>
        <w:tc>
          <w:tcPr>
            <w:tcW w:w="0" w:type="auto"/>
            <w:vAlign w:val="center"/>
            <w:hideMark/>
          </w:tcPr>
          <w:p w14:paraId="7E416C5D"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2EE72339"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Improves efficiency of freight operations</w:t>
            </w:r>
          </w:p>
        </w:tc>
        <w:tc>
          <w:tcPr>
            <w:tcW w:w="3402" w:type="dxa"/>
            <w:hideMark/>
          </w:tcPr>
          <w:p w14:paraId="743F09DC" w14:textId="05B39B65" w:rsidR="004568A8" w:rsidRPr="00B31765" w:rsidRDefault="004568A8"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Increase in transport efficiency through activity parameter adjustments</w:t>
            </w:r>
            <w:r w:rsidR="07B44730" w:rsidRPr="5FBC2CF9">
              <w:rPr>
                <w:rFonts w:asciiTheme="minorBidi" w:hAnsiTheme="minorBidi"/>
              </w:rPr>
              <w:t xml:space="preserve"> and forced inclusion of related capital expenditure</w:t>
            </w:r>
          </w:p>
        </w:tc>
      </w:tr>
      <w:tr w:rsidR="004568A8" w:rsidRPr="00B31765" w14:paraId="6CF6BFD9"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41EBC0"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22FDF53A"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Passenger Rail Expansion</w:t>
            </w:r>
          </w:p>
        </w:tc>
        <w:tc>
          <w:tcPr>
            <w:tcW w:w="0" w:type="auto"/>
            <w:vAlign w:val="center"/>
            <w:hideMark/>
          </w:tcPr>
          <w:p w14:paraId="03B568B2"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617E3819"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Expands passenger rail services</w:t>
            </w:r>
          </w:p>
        </w:tc>
        <w:tc>
          <w:tcPr>
            <w:tcW w:w="3402" w:type="dxa"/>
            <w:hideMark/>
          </w:tcPr>
          <w:p w14:paraId="423B0334"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Introduction of rail transport technologies with defined activity levels</w:t>
            </w:r>
          </w:p>
        </w:tc>
      </w:tr>
      <w:tr w:rsidR="004568A8" w:rsidRPr="00B31765" w14:paraId="4CB34D3E"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2ADF7E"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Transport</w:t>
            </w:r>
          </w:p>
        </w:tc>
        <w:tc>
          <w:tcPr>
            <w:tcW w:w="0" w:type="auto"/>
            <w:vAlign w:val="center"/>
            <w:hideMark/>
          </w:tcPr>
          <w:p w14:paraId="74CCC1C2"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Unconstrained EV Adoption</w:t>
            </w:r>
          </w:p>
        </w:tc>
        <w:tc>
          <w:tcPr>
            <w:tcW w:w="0" w:type="auto"/>
            <w:vAlign w:val="center"/>
            <w:hideMark/>
          </w:tcPr>
          <w:p w14:paraId="6E321946"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3.0</w:t>
            </w:r>
          </w:p>
        </w:tc>
        <w:tc>
          <w:tcPr>
            <w:tcW w:w="2724" w:type="dxa"/>
            <w:hideMark/>
          </w:tcPr>
          <w:p w14:paraId="13007E8E"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Allows EV uptake beyond policy limits</w:t>
            </w:r>
          </w:p>
        </w:tc>
        <w:tc>
          <w:tcPr>
            <w:tcW w:w="3402" w:type="dxa"/>
            <w:hideMark/>
          </w:tcPr>
          <w:p w14:paraId="1503C543"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Removal or relaxation of upper-bound constraints (UDC) on EV technologies</w:t>
            </w:r>
          </w:p>
        </w:tc>
      </w:tr>
      <w:tr w:rsidR="004568A8" w:rsidRPr="00B31765" w14:paraId="3F40C76A"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A71C51"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IPPU</w:t>
            </w:r>
          </w:p>
        </w:tc>
        <w:tc>
          <w:tcPr>
            <w:tcW w:w="0" w:type="auto"/>
            <w:vAlign w:val="center"/>
            <w:hideMark/>
          </w:tcPr>
          <w:p w14:paraId="46F60C44"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Hydrogen-based DRI in Steel Production</w:t>
            </w:r>
          </w:p>
        </w:tc>
        <w:tc>
          <w:tcPr>
            <w:tcW w:w="0" w:type="auto"/>
            <w:vAlign w:val="center"/>
            <w:hideMark/>
          </w:tcPr>
          <w:p w14:paraId="6841796C"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32DC1394"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Introduces hydrogen-based steel production for new capacity</w:t>
            </w:r>
          </w:p>
        </w:tc>
        <w:tc>
          <w:tcPr>
            <w:tcW w:w="3402" w:type="dxa"/>
            <w:hideMark/>
          </w:tcPr>
          <w:p w14:paraId="3FE7EB75" w14:textId="358B7D6A" w:rsidR="004568A8" w:rsidRPr="00B31765" w:rsidRDefault="29E86B83"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Introduction of constraint to stop investment in non-hydrogen based primary steel production after 2035</w:t>
            </w:r>
          </w:p>
        </w:tc>
      </w:tr>
      <w:tr w:rsidR="004568A8" w:rsidRPr="00B31765" w14:paraId="7A863659"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2EF42B" w14:textId="3ACA6CD5" w:rsidR="004568A8" w:rsidRPr="00B31765" w:rsidRDefault="004568A8" w:rsidP="009B165B">
            <w:pPr>
              <w:spacing w:after="160" w:line="278" w:lineRule="auto"/>
              <w:jc w:val="center"/>
              <w:rPr>
                <w:rFonts w:asciiTheme="minorBidi" w:hAnsiTheme="minorBidi"/>
              </w:rPr>
            </w:pPr>
            <w:r w:rsidRPr="5FBC2CF9">
              <w:rPr>
                <w:rFonts w:asciiTheme="minorBidi" w:hAnsiTheme="minorBidi"/>
              </w:rPr>
              <w:t>IPPU</w:t>
            </w:r>
          </w:p>
        </w:tc>
        <w:tc>
          <w:tcPr>
            <w:tcW w:w="0" w:type="auto"/>
            <w:vAlign w:val="center"/>
            <w:hideMark/>
          </w:tcPr>
          <w:p w14:paraId="2B59D41D"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Clinker Substitution</w:t>
            </w:r>
          </w:p>
        </w:tc>
        <w:tc>
          <w:tcPr>
            <w:tcW w:w="0" w:type="auto"/>
            <w:vAlign w:val="center"/>
            <w:hideMark/>
          </w:tcPr>
          <w:p w14:paraId="302B22BF"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01E0B46F"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Reduces clinker ratio in cement production</w:t>
            </w:r>
          </w:p>
        </w:tc>
        <w:tc>
          <w:tcPr>
            <w:tcW w:w="3402" w:type="dxa"/>
            <w:hideMark/>
          </w:tcPr>
          <w:p w14:paraId="2476BEE6" w14:textId="43572426" w:rsidR="004568A8" w:rsidRPr="00B31765" w:rsidRDefault="004568A8"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 xml:space="preserve">Reduction in </w:t>
            </w:r>
            <w:r w:rsidR="4B239835" w:rsidRPr="5FBC2CF9">
              <w:rPr>
                <w:rFonts w:asciiTheme="minorBidi" w:hAnsiTheme="minorBidi"/>
              </w:rPr>
              <w:t>InputActivityRatio of clinker for cement production</w:t>
            </w:r>
          </w:p>
        </w:tc>
      </w:tr>
      <w:tr w:rsidR="004568A8" w:rsidRPr="00B31765" w14:paraId="55DCC40E"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FFF67"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IPPU</w:t>
            </w:r>
          </w:p>
        </w:tc>
        <w:tc>
          <w:tcPr>
            <w:tcW w:w="0" w:type="auto"/>
            <w:vAlign w:val="center"/>
            <w:hideMark/>
          </w:tcPr>
          <w:p w14:paraId="7155CAB0"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Enhanced Clinker Substitution</w:t>
            </w:r>
          </w:p>
        </w:tc>
        <w:tc>
          <w:tcPr>
            <w:tcW w:w="0" w:type="auto"/>
            <w:vAlign w:val="center"/>
            <w:hideMark/>
          </w:tcPr>
          <w:p w14:paraId="034DAB97"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3.0</w:t>
            </w:r>
          </w:p>
        </w:tc>
        <w:tc>
          <w:tcPr>
            <w:tcW w:w="2724" w:type="dxa"/>
            <w:hideMark/>
          </w:tcPr>
          <w:p w14:paraId="55BC77D3"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Further reduces clinker ratio</w:t>
            </w:r>
          </w:p>
        </w:tc>
        <w:tc>
          <w:tcPr>
            <w:tcW w:w="3402" w:type="dxa"/>
            <w:hideMark/>
          </w:tcPr>
          <w:p w14:paraId="3A4DCDCB" w14:textId="01129B14" w:rsidR="004568A8" w:rsidRPr="00B31765" w:rsidRDefault="49FF5DBB"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Reduction in InputActivityRatio of clinker for cement production</w:t>
            </w:r>
          </w:p>
        </w:tc>
      </w:tr>
      <w:tr w:rsidR="004568A8" w:rsidRPr="00B31765" w14:paraId="0E14502C"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5A28BA"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AFOLU (Agriculture)</w:t>
            </w:r>
          </w:p>
        </w:tc>
        <w:tc>
          <w:tcPr>
            <w:tcW w:w="0" w:type="auto"/>
            <w:vAlign w:val="center"/>
            <w:hideMark/>
          </w:tcPr>
          <w:p w14:paraId="4AD920AA"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Improved Fertiliser Application</w:t>
            </w:r>
          </w:p>
        </w:tc>
        <w:tc>
          <w:tcPr>
            <w:tcW w:w="0" w:type="auto"/>
            <w:vAlign w:val="center"/>
            <w:hideMark/>
          </w:tcPr>
          <w:p w14:paraId="06C70356"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1BD7AB19"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Reduces N</w:t>
            </w:r>
            <w:r w:rsidRPr="00B31765">
              <w:rPr>
                <w:rFonts w:ascii="Cambria Math" w:hAnsi="Cambria Math" w:cs="Cambria Math"/>
              </w:rPr>
              <w:t>₂</w:t>
            </w:r>
            <w:r w:rsidRPr="00B31765">
              <w:rPr>
                <w:rFonts w:asciiTheme="minorBidi" w:hAnsiTheme="minorBidi"/>
              </w:rPr>
              <w:t>O emissions from soils</w:t>
            </w:r>
          </w:p>
        </w:tc>
        <w:tc>
          <w:tcPr>
            <w:tcW w:w="3402" w:type="dxa"/>
            <w:hideMark/>
          </w:tcPr>
          <w:p w14:paraId="3BCBA20B" w14:textId="41D3F681" w:rsidR="004568A8" w:rsidRPr="00B31765" w:rsidRDefault="4AE7BB94"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Reduced InputActivityRatio for fertilizer use on cropland</w:t>
            </w:r>
          </w:p>
        </w:tc>
      </w:tr>
      <w:tr w:rsidR="004568A8" w:rsidRPr="00B31765" w14:paraId="438C99F6"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46919" w14:textId="132E22D1" w:rsidR="004568A8" w:rsidRPr="00B31765" w:rsidRDefault="004568A8" w:rsidP="009B165B">
            <w:pPr>
              <w:spacing w:after="160" w:line="278" w:lineRule="auto"/>
              <w:jc w:val="center"/>
              <w:rPr>
                <w:rFonts w:asciiTheme="minorBidi" w:hAnsiTheme="minorBidi"/>
              </w:rPr>
            </w:pPr>
            <w:r w:rsidRPr="5FBC2CF9">
              <w:rPr>
                <w:rFonts w:asciiTheme="minorBidi" w:hAnsiTheme="minorBidi"/>
              </w:rPr>
              <w:t>AFOLU (Agriculture)</w:t>
            </w:r>
          </w:p>
        </w:tc>
        <w:tc>
          <w:tcPr>
            <w:tcW w:w="0" w:type="auto"/>
            <w:vAlign w:val="center"/>
            <w:hideMark/>
          </w:tcPr>
          <w:p w14:paraId="0D50B801"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Irrigation Expansion</w:t>
            </w:r>
          </w:p>
        </w:tc>
        <w:tc>
          <w:tcPr>
            <w:tcW w:w="0" w:type="auto"/>
            <w:vAlign w:val="center"/>
            <w:hideMark/>
          </w:tcPr>
          <w:p w14:paraId="6CAFC29F"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2DCA39CF"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Expands irrigation coverage</w:t>
            </w:r>
          </w:p>
        </w:tc>
        <w:tc>
          <w:tcPr>
            <w:tcW w:w="3402" w:type="dxa"/>
            <w:hideMark/>
          </w:tcPr>
          <w:p w14:paraId="42189157" w14:textId="7BA47B18" w:rsidR="004568A8" w:rsidRPr="00B31765" w:rsidRDefault="29F64A76"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R</w:t>
            </w:r>
            <w:r w:rsidR="1CA50C36" w:rsidRPr="5FBC2CF9">
              <w:rPr>
                <w:rFonts w:asciiTheme="minorBidi" w:hAnsiTheme="minorBidi"/>
              </w:rPr>
              <w:t xml:space="preserve">elaxation on growth bounds for irrigation and </w:t>
            </w:r>
            <w:r w:rsidR="07DD8A36" w:rsidRPr="5FBC2CF9">
              <w:rPr>
                <w:rFonts w:asciiTheme="minorBidi" w:hAnsiTheme="minorBidi"/>
              </w:rPr>
              <w:t>h</w:t>
            </w:r>
            <w:r w:rsidR="1CA50C36" w:rsidRPr="5FBC2CF9">
              <w:rPr>
                <w:rFonts w:asciiTheme="minorBidi" w:hAnsiTheme="minorBidi"/>
              </w:rPr>
              <w:t>igh input agricultural technologies</w:t>
            </w:r>
          </w:p>
        </w:tc>
      </w:tr>
      <w:tr w:rsidR="004568A8" w:rsidRPr="00B31765" w14:paraId="6C6F227E"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FB46AA" w14:textId="77777777" w:rsidR="004568A8" w:rsidRPr="00B31765" w:rsidRDefault="004568A8" w:rsidP="009B165B">
            <w:pPr>
              <w:spacing w:after="160" w:line="278" w:lineRule="auto"/>
              <w:jc w:val="center"/>
              <w:rPr>
                <w:rFonts w:asciiTheme="minorBidi" w:hAnsiTheme="minorBidi"/>
              </w:rPr>
            </w:pPr>
            <w:r w:rsidRPr="0080460F">
              <w:rPr>
                <w:rFonts w:asciiTheme="minorBidi" w:hAnsiTheme="minorBidi"/>
              </w:rPr>
              <w:t>AFOLU (Agriculture)</w:t>
            </w:r>
          </w:p>
        </w:tc>
        <w:tc>
          <w:tcPr>
            <w:tcW w:w="0" w:type="auto"/>
            <w:vAlign w:val="center"/>
            <w:hideMark/>
          </w:tcPr>
          <w:p w14:paraId="59D2A87F"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Greenhouse Cultivation</w:t>
            </w:r>
          </w:p>
        </w:tc>
        <w:tc>
          <w:tcPr>
            <w:tcW w:w="0" w:type="auto"/>
            <w:vAlign w:val="center"/>
            <w:hideMark/>
          </w:tcPr>
          <w:p w14:paraId="0196E795"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153EF1A2"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Promotes controlled agriculture systems</w:t>
            </w:r>
          </w:p>
        </w:tc>
        <w:tc>
          <w:tcPr>
            <w:tcW w:w="3402" w:type="dxa"/>
            <w:hideMark/>
          </w:tcPr>
          <w:p w14:paraId="2AC897AA"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Adjustment in production systems reducing land expansion pressure</w:t>
            </w:r>
          </w:p>
        </w:tc>
      </w:tr>
      <w:tr w:rsidR="004568A8" w:rsidRPr="00B31765" w14:paraId="21AE3F80"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8B3A23"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AFOLU (Livestock)</w:t>
            </w:r>
          </w:p>
        </w:tc>
        <w:tc>
          <w:tcPr>
            <w:tcW w:w="0" w:type="auto"/>
            <w:vAlign w:val="center"/>
            <w:hideMark/>
          </w:tcPr>
          <w:p w14:paraId="3E424AC6"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Livestock Management Improvements</w:t>
            </w:r>
          </w:p>
        </w:tc>
        <w:tc>
          <w:tcPr>
            <w:tcW w:w="0" w:type="auto"/>
            <w:vAlign w:val="center"/>
            <w:hideMark/>
          </w:tcPr>
          <w:p w14:paraId="103B63BA"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516D8939"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Improves breeds, feed, and productivity</w:t>
            </w:r>
          </w:p>
        </w:tc>
        <w:tc>
          <w:tcPr>
            <w:tcW w:w="3402" w:type="dxa"/>
            <w:hideMark/>
          </w:tcPr>
          <w:p w14:paraId="72362173" w14:textId="701330EA" w:rsidR="004568A8" w:rsidRPr="00B31765" w:rsidRDefault="004568A8"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 xml:space="preserve">Reduction in emission factors and </w:t>
            </w:r>
            <w:r w:rsidR="230572A5" w:rsidRPr="5FBC2CF9">
              <w:rPr>
                <w:rFonts w:asciiTheme="minorBidi" w:hAnsiTheme="minorBidi"/>
              </w:rPr>
              <w:t>per animal cost factors</w:t>
            </w:r>
          </w:p>
        </w:tc>
      </w:tr>
      <w:tr w:rsidR="004568A8" w:rsidRPr="00B31765" w14:paraId="07635C03"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C6DBC1" w14:textId="77777777" w:rsidR="004568A8" w:rsidRPr="00B31765" w:rsidRDefault="004568A8" w:rsidP="009B165B">
            <w:pPr>
              <w:spacing w:after="160" w:line="278" w:lineRule="auto"/>
              <w:jc w:val="center"/>
              <w:rPr>
                <w:rFonts w:asciiTheme="minorBidi" w:hAnsiTheme="minorBidi"/>
              </w:rPr>
            </w:pPr>
            <w:r w:rsidRPr="007A7F0A">
              <w:rPr>
                <w:rFonts w:asciiTheme="minorBidi" w:hAnsiTheme="minorBidi"/>
              </w:rPr>
              <w:t>AFOLU (Livestock)</w:t>
            </w:r>
          </w:p>
        </w:tc>
        <w:tc>
          <w:tcPr>
            <w:tcW w:w="0" w:type="auto"/>
            <w:vAlign w:val="center"/>
            <w:hideMark/>
          </w:tcPr>
          <w:p w14:paraId="4BE9552D"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Manure Management</w:t>
            </w:r>
          </w:p>
        </w:tc>
        <w:tc>
          <w:tcPr>
            <w:tcW w:w="0" w:type="auto"/>
            <w:vAlign w:val="center"/>
            <w:hideMark/>
          </w:tcPr>
          <w:p w14:paraId="517585EC"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249FA220"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Increases manure collection rates</w:t>
            </w:r>
          </w:p>
        </w:tc>
        <w:tc>
          <w:tcPr>
            <w:tcW w:w="3402" w:type="dxa"/>
            <w:hideMark/>
          </w:tcPr>
          <w:p w14:paraId="1B1B74FA"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Application of activity share constraints for manure management systems</w:t>
            </w:r>
          </w:p>
        </w:tc>
      </w:tr>
      <w:tr w:rsidR="004568A8" w:rsidRPr="00B31765" w14:paraId="4D74C9EF"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CD939E" w14:textId="77777777" w:rsidR="004568A8" w:rsidRPr="00B31765" w:rsidRDefault="004568A8" w:rsidP="009B165B">
            <w:pPr>
              <w:spacing w:after="160" w:line="278" w:lineRule="auto"/>
              <w:jc w:val="center"/>
              <w:rPr>
                <w:rFonts w:asciiTheme="minorBidi" w:hAnsiTheme="minorBidi"/>
              </w:rPr>
            </w:pPr>
            <w:r w:rsidRPr="007A7F0A">
              <w:rPr>
                <w:rFonts w:asciiTheme="minorBidi" w:hAnsiTheme="minorBidi"/>
              </w:rPr>
              <w:t>AFOLU (Livestock)</w:t>
            </w:r>
          </w:p>
        </w:tc>
        <w:tc>
          <w:tcPr>
            <w:tcW w:w="0" w:type="auto"/>
            <w:vAlign w:val="center"/>
            <w:hideMark/>
          </w:tcPr>
          <w:p w14:paraId="2EA4D48A"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Enhanced Livestock Technology Package</w:t>
            </w:r>
          </w:p>
        </w:tc>
        <w:tc>
          <w:tcPr>
            <w:tcW w:w="0" w:type="auto"/>
            <w:vAlign w:val="center"/>
            <w:hideMark/>
          </w:tcPr>
          <w:p w14:paraId="047A7832"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3.0</w:t>
            </w:r>
          </w:p>
        </w:tc>
        <w:tc>
          <w:tcPr>
            <w:tcW w:w="2724" w:type="dxa"/>
            <w:hideMark/>
          </w:tcPr>
          <w:p w14:paraId="6961C345"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Applies advanced livestock technologies</w:t>
            </w:r>
          </w:p>
        </w:tc>
        <w:tc>
          <w:tcPr>
            <w:tcW w:w="3402" w:type="dxa"/>
            <w:hideMark/>
          </w:tcPr>
          <w:p w14:paraId="668D153E" w14:textId="2B48821C" w:rsidR="004568A8" w:rsidRPr="00B31765" w:rsidRDefault="2C4515E3"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 xml:space="preserve"> Reduction in emission factors and per animal cost factors</w:t>
            </w:r>
          </w:p>
        </w:tc>
      </w:tr>
      <w:tr w:rsidR="004568A8" w:rsidRPr="00B31765" w14:paraId="15D8A7D4"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73AA92"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LULUCF</w:t>
            </w:r>
          </w:p>
        </w:tc>
        <w:tc>
          <w:tcPr>
            <w:tcW w:w="0" w:type="auto"/>
            <w:vAlign w:val="center"/>
            <w:hideMark/>
          </w:tcPr>
          <w:p w14:paraId="3463673A"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Bioenergy Woodlots</w:t>
            </w:r>
          </w:p>
        </w:tc>
        <w:tc>
          <w:tcPr>
            <w:tcW w:w="0" w:type="auto"/>
            <w:vAlign w:val="center"/>
            <w:hideMark/>
          </w:tcPr>
          <w:p w14:paraId="647BDAC9"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7E852C21"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Expands sustainable biomass supply</w:t>
            </w:r>
          </w:p>
        </w:tc>
        <w:tc>
          <w:tcPr>
            <w:tcW w:w="3402" w:type="dxa"/>
            <w:hideMark/>
          </w:tcPr>
          <w:p w14:paraId="55FAE965" w14:textId="17B444D1" w:rsidR="004568A8" w:rsidRPr="00B31765" w:rsidRDefault="3742FA52"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 xml:space="preserve">Higher output of biomass per unit of tree covered </w:t>
            </w:r>
            <w:r w:rsidR="0CAE4C2E" w:rsidRPr="5FBC2CF9">
              <w:rPr>
                <w:rFonts w:asciiTheme="minorBidi" w:hAnsiTheme="minorBidi"/>
              </w:rPr>
              <w:t>area</w:t>
            </w:r>
          </w:p>
        </w:tc>
      </w:tr>
      <w:tr w:rsidR="004568A8" w:rsidRPr="00B31765" w14:paraId="7FB05B80"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AB2537" w14:textId="1BAED42D" w:rsidR="004568A8" w:rsidRPr="00B31765" w:rsidRDefault="004568A8" w:rsidP="009B165B">
            <w:pPr>
              <w:spacing w:after="160" w:line="278" w:lineRule="auto"/>
              <w:jc w:val="center"/>
              <w:rPr>
                <w:rFonts w:asciiTheme="minorBidi" w:hAnsiTheme="minorBidi"/>
              </w:rPr>
            </w:pPr>
            <w:r w:rsidRPr="5FBC2CF9">
              <w:rPr>
                <w:rFonts w:asciiTheme="minorBidi" w:hAnsiTheme="minorBidi"/>
              </w:rPr>
              <w:t>LULUCF</w:t>
            </w:r>
          </w:p>
        </w:tc>
        <w:tc>
          <w:tcPr>
            <w:tcW w:w="0" w:type="auto"/>
            <w:vAlign w:val="center"/>
            <w:hideMark/>
          </w:tcPr>
          <w:p w14:paraId="47BF8778"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Improved Charcoal Kilns</w:t>
            </w:r>
          </w:p>
        </w:tc>
        <w:tc>
          <w:tcPr>
            <w:tcW w:w="0" w:type="auto"/>
            <w:vAlign w:val="center"/>
            <w:hideMark/>
          </w:tcPr>
          <w:p w14:paraId="19BCF44B"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00F491BB"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Improves charcoal production efficiency</w:t>
            </w:r>
          </w:p>
        </w:tc>
        <w:tc>
          <w:tcPr>
            <w:tcW w:w="3402" w:type="dxa"/>
            <w:hideMark/>
          </w:tcPr>
          <w:p w14:paraId="4187540D" w14:textId="79C0B4D4" w:rsidR="004568A8" w:rsidRPr="00B31765" w:rsidRDefault="593DFEEE"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Forced transition to improved earthen mounds and brick beehives</w:t>
            </w:r>
          </w:p>
        </w:tc>
      </w:tr>
      <w:tr w:rsidR="004568A8" w:rsidRPr="00B31765" w14:paraId="7DE450E9"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32E92" w14:textId="165A153B" w:rsidR="004568A8" w:rsidRPr="00B31765" w:rsidRDefault="004568A8" w:rsidP="009B165B">
            <w:pPr>
              <w:spacing w:after="160" w:line="278" w:lineRule="auto"/>
              <w:jc w:val="center"/>
              <w:rPr>
                <w:rFonts w:asciiTheme="minorBidi" w:hAnsiTheme="minorBidi"/>
              </w:rPr>
            </w:pPr>
            <w:r w:rsidRPr="5FBC2CF9">
              <w:rPr>
                <w:rFonts w:asciiTheme="minorBidi" w:hAnsiTheme="minorBidi"/>
              </w:rPr>
              <w:t>LULUCF</w:t>
            </w:r>
          </w:p>
        </w:tc>
        <w:tc>
          <w:tcPr>
            <w:tcW w:w="0" w:type="auto"/>
            <w:vAlign w:val="center"/>
            <w:hideMark/>
          </w:tcPr>
          <w:p w14:paraId="140E4E44"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Commercial Timber Plantations</w:t>
            </w:r>
          </w:p>
        </w:tc>
        <w:tc>
          <w:tcPr>
            <w:tcW w:w="0" w:type="auto"/>
            <w:vAlign w:val="center"/>
            <w:hideMark/>
          </w:tcPr>
          <w:p w14:paraId="03DD352A"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584D310C"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Reduces pressure on natural forests</w:t>
            </w:r>
          </w:p>
        </w:tc>
        <w:tc>
          <w:tcPr>
            <w:tcW w:w="3402" w:type="dxa"/>
            <w:hideMark/>
          </w:tcPr>
          <w:p w14:paraId="245F7A52" w14:textId="70E61DFA" w:rsidR="004568A8" w:rsidRPr="00B31765" w:rsidRDefault="19111DAC"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 xml:space="preserve"> Higher output of biomass per unit of tree covered area</w:t>
            </w:r>
          </w:p>
        </w:tc>
      </w:tr>
      <w:tr w:rsidR="004568A8" w:rsidRPr="00B31765" w14:paraId="69A56927"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0F288"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LULUCF</w:t>
            </w:r>
          </w:p>
        </w:tc>
        <w:tc>
          <w:tcPr>
            <w:tcW w:w="0" w:type="auto"/>
            <w:vAlign w:val="center"/>
            <w:hideMark/>
          </w:tcPr>
          <w:p w14:paraId="2E6516DC"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Forest Restoration</w:t>
            </w:r>
          </w:p>
        </w:tc>
        <w:tc>
          <w:tcPr>
            <w:tcW w:w="0" w:type="auto"/>
            <w:vAlign w:val="center"/>
            <w:hideMark/>
          </w:tcPr>
          <w:p w14:paraId="772ACC63"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3FEFE355"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Restores degraded forests</w:t>
            </w:r>
          </w:p>
        </w:tc>
        <w:tc>
          <w:tcPr>
            <w:tcW w:w="3402" w:type="dxa"/>
            <w:hideMark/>
          </w:tcPr>
          <w:p w14:paraId="70F106F9"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Increase in carbon sequestration parameters</w:t>
            </w:r>
          </w:p>
        </w:tc>
      </w:tr>
      <w:tr w:rsidR="004568A8" w:rsidRPr="00B31765" w14:paraId="716F4A6B"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BFF030"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LULUCF</w:t>
            </w:r>
          </w:p>
        </w:tc>
        <w:tc>
          <w:tcPr>
            <w:tcW w:w="0" w:type="auto"/>
            <w:vAlign w:val="center"/>
            <w:hideMark/>
          </w:tcPr>
          <w:p w14:paraId="236E0DF2"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Wetland and Peatland Restoration</w:t>
            </w:r>
          </w:p>
        </w:tc>
        <w:tc>
          <w:tcPr>
            <w:tcW w:w="0" w:type="auto"/>
            <w:vAlign w:val="center"/>
            <w:hideMark/>
          </w:tcPr>
          <w:p w14:paraId="5019D2B5"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09B542C6"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Restores wetlands and peatlands</w:t>
            </w:r>
          </w:p>
        </w:tc>
        <w:tc>
          <w:tcPr>
            <w:tcW w:w="3402" w:type="dxa"/>
            <w:hideMark/>
          </w:tcPr>
          <w:p w14:paraId="09CF5151" w14:textId="739A150A" w:rsidR="004568A8" w:rsidRPr="00B31765" w:rsidRDefault="004568A8" w:rsidP="5FBC2CF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5FBC2CF9">
              <w:rPr>
                <w:rFonts w:asciiTheme="minorBidi" w:hAnsiTheme="minorBidi"/>
              </w:rPr>
              <w:t>Increase</w:t>
            </w:r>
            <w:r w:rsidR="20C36290" w:rsidRPr="5FBC2CF9">
              <w:rPr>
                <w:rFonts w:asciiTheme="minorBidi" w:hAnsiTheme="minorBidi"/>
              </w:rPr>
              <w:t xml:space="preserve"> annual targtes for wetland and peatland landcover </w:t>
            </w:r>
          </w:p>
        </w:tc>
      </w:tr>
      <w:tr w:rsidR="004568A8" w:rsidRPr="00B31765" w14:paraId="5C8D7E9C"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86DB56"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Waste (Solid)</w:t>
            </w:r>
          </w:p>
        </w:tc>
        <w:tc>
          <w:tcPr>
            <w:tcW w:w="0" w:type="auto"/>
            <w:vAlign w:val="center"/>
            <w:hideMark/>
          </w:tcPr>
          <w:p w14:paraId="319964CF"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Solid Waste Collection Expansion</w:t>
            </w:r>
          </w:p>
        </w:tc>
        <w:tc>
          <w:tcPr>
            <w:tcW w:w="0" w:type="auto"/>
            <w:vAlign w:val="center"/>
            <w:hideMark/>
          </w:tcPr>
          <w:p w14:paraId="64BD289F"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47CC4A48"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Increases collection coverage</w:t>
            </w:r>
          </w:p>
        </w:tc>
        <w:tc>
          <w:tcPr>
            <w:tcW w:w="3402" w:type="dxa"/>
            <w:hideMark/>
          </w:tcPr>
          <w:p w14:paraId="034A82ED"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Application of UDCMultiplierActivity constraints on WSTGEN (COLWST) controlling collection shares</w:t>
            </w:r>
          </w:p>
        </w:tc>
      </w:tr>
      <w:tr w:rsidR="004568A8" w:rsidRPr="00B31765" w14:paraId="508CDAA6"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3F0F93" w14:textId="77777777" w:rsidR="004568A8" w:rsidRPr="00B31765" w:rsidRDefault="004568A8" w:rsidP="009B165B">
            <w:pPr>
              <w:spacing w:after="160" w:line="278" w:lineRule="auto"/>
              <w:jc w:val="center"/>
              <w:rPr>
                <w:rFonts w:asciiTheme="minorBidi" w:hAnsiTheme="minorBidi"/>
              </w:rPr>
            </w:pPr>
            <w:r w:rsidRPr="00475F12">
              <w:rPr>
                <w:rFonts w:asciiTheme="minorBidi" w:hAnsiTheme="minorBidi"/>
              </w:rPr>
              <w:t>Waste (Solid)</w:t>
            </w:r>
          </w:p>
        </w:tc>
        <w:tc>
          <w:tcPr>
            <w:tcW w:w="0" w:type="auto"/>
            <w:vAlign w:val="center"/>
            <w:hideMark/>
          </w:tcPr>
          <w:p w14:paraId="7D455044"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Enhanced Waste Collection</w:t>
            </w:r>
          </w:p>
        </w:tc>
        <w:tc>
          <w:tcPr>
            <w:tcW w:w="0" w:type="auto"/>
            <w:vAlign w:val="center"/>
            <w:hideMark/>
          </w:tcPr>
          <w:p w14:paraId="6725470C"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3.0</w:t>
            </w:r>
          </w:p>
        </w:tc>
        <w:tc>
          <w:tcPr>
            <w:tcW w:w="2724" w:type="dxa"/>
            <w:hideMark/>
          </w:tcPr>
          <w:p w14:paraId="1C238B6D"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Further increases collection rates</w:t>
            </w:r>
          </w:p>
        </w:tc>
        <w:tc>
          <w:tcPr>
            <w:tcW w:w="3402" w:type="dxa"/>
            <w:hideMark/>
          </w:tcPr>
          <w:p w14:paraId="1AA895F0"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Higher UDCMultiplierActivity constraints relative to NDC 2.0</w:t>
            </w:r>
          </w:p>
        </w:tc>
      </w:tr>
      <w:tr w:rsidR="004568A8" w:rsidRPr="00B31765" w14:paraId="5E952AE3"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CF090" w14:textId="77777777" w:rsidR="004568A8" w:rsidRPr="00B31765" w:rsidRDefault="004568A8" w:rsidP="009B165B">
            <w:pPr>
              <w:spacing w:after="160" w:line="278" w:lineRule="auto"/>
              <w:jc w:val="center"/>
              <w:rPr>
                <w:rFonts w:asciiTheme="minorBidi" w:hAnsiTheme="minorBidi"/>
              </w:rPr>
            </w:pPr>
            <w:r w:rsidRPr="00475F12">
              <w:rPr>
                <w:rFonts w:asciiTheme="minorBidi" w:hAnsiTheme="minorBidi"/>
              </w:rPr>
              <w:t>Waste (Solid)</w:t>
            </w:r>
          </w:p>
        </w:tc>
        <w:tc>
          <w:tcPr>
            <w:tcW w:w="0" w:type="auto"/>
            <w:vAlign w:val="center"/>
            <w:hideMark/>
          </w:tcPr>
          <w:p w14:paraId="7395B17B"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Sanitary Landfill Deployment</w:t>
            </w:r>
          </w:p>
        </w:tc>
        <w:tc>
          <w:tcPr>
            <w:tcW w:w="0" w:type="auto"/>
            <w:vAlign w:val="center"/>
            <w:hideMark/>
          </w:tcPr>
          <w:p w14:paraId="50C6AE79"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71203C49" w14:textId="5E33423F" w:rsidR="004568A8" w:rsidRPr="00B31765" w:rsidRDefault="009B165B"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increased</w:t>
            </w:r>
            <w:r w:rsidR="0391B337" w:rsidRPr="5FBC2CF9">
              <w:rPr>
                <w:rFonts w:asciiTheme="minorBidi" w:hAnsiTheme="minorBidi"/>
              </w:rPr>
              <w:t xml:space="preserve"> collection and formal disposal</w:t>
            </w:r>
          </w:p>
        </w:tc>
        <w:tc>
          <w:tcPr>
            <w:tcW w:w="3402" w:type="dxa"/>
            <w:hideMark/>
          </w:tcPr>
          <w:p w14:paraId="7CB59EAC" w14:textId="7ABF331B" w:rsidR="004568A8" w:rsidRPr="00B31765" w:rsidRDefault="004568A8" w:rsidP="5FBC2CF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5FBC2CF9">
              <w:rPr>
                <w:rFonts w:asciiTheme="minorBidi" w:hAnsiTheme="minorBidi"/>
              </w:rPr>
              <w:t>Reallocation of waste flows across disposal technologies</w:t>
            </w:r>
          </w:p>
        </w:tc>
      </w:tr>
      <w:tr w:rsidR="004568A8" w:rsidRPr="00B31765" w14:paraId="5297A4A2" w14:textId="77777777" w:rsidTr="009B16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9B30CA" w14:textId="77777777" w:rsidR="004568A8" w:rsidRPr="00B31765" w:rsidRDefault="004568A8" w:rsidP="009B165B">
            <w:pPr>
              <w:spacing w:after="160" w:line="278" w:lineRule="auto"/>
              <w:jc w:val="center"/>
              <w:rPr>
                <w:rFonts w:asciiTheme="minorBidi" w:hAnsiTheme="minorBidi"/>
              </w:rPr>
            </w:pPr>
            <w:r w:rsidRPr="00475F12">
              <w:rPr>
                <w:rFonts w:asciiTheme="minorBidi" w:hAnsiTheme="minorBidi"/>
              </w:rPr>
              <w:t>Waste (Solid)</w:t>
            </w:r>
          </w:p>
        </w:tc>
        <w:tc>
          <w:tcPr>
            <w:tcW w:w="0" w:type="auto"/>
            <w:vAlign w:val="center"/>
            <w:hideMark/>
          </w:tcPr>
          <w:p w14:paraId="2BAB858F"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Methane Capture</w:t>
            </w:r>
          </w:p>
        </w:tc>
        <w:tc>
          <w:tcPr>
            <w:tcW w:w="0" w:type="auto"/>
            <w:vAlign w:val="center"/>
            <w:hideMark/>
          </w:tcPr>
          <w:p w14:paraId="6E2F800F" w14:textId="77777777" w:rsidR="004568A8" w:rsidRPr="00B31765" w:rsidRDefault="004568A8" w:rsidP="009B165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2F50B9BC"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Captures landfill gas emissions</w:t>
            </w:r>
          </w:p>
        </w:tc>
        <w:tc>
          <w:tcPr>
            <w:tcW w:w="3402" w:type="dxa"/>
            <w:hideMark/>
          </w:tcPr>
          <w:p w14:paraId="46F2258E" w14:textId="77777777" w:rsidR="004568A8" w:rsidRPr="00B31765" w:rsidRDefault="004568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1765">
              <w:rPr>
                <w:rFonts w:asciiTheme="minorBidi" w:hAnsiTheme="minorBidi"/>
              </w:rPr>
              <w:t>Introduction of methane recovery technologies with emission offsets</w:t>
            </w:r>
          </w:p>
        </w:tc>
      </w:tr>
      <w:tr w:rsidR="004568A8" w:rsidRPr="00B31765" w14:paraId="26EC4A6D" w14:textId="77777777" w:rsidTr="009B165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3B1D8" w14:textId="77777777" w:rsidR="004568A8" w:rsidRPr="00B31765" w:rsidRDefault="004568A8" w:rsidP="009B165B">
            <w:pPr>
              <w:spacing w:after="160" w:line="278" w:lineRule="auto"/>
              <w:jc w:val="center"/>
              <w:rPr>
                <w:rFonts w:asciiTheme="minorBidi" w:hAnsiTheme="minorBidi"/>
              </w:rPr>
            </w:pPr>
            <w:r w:rsidRPr="00B31765">
              <w:rPr>
                <w:rFonts w:asciiTheme="minorBidi" w:hAnsiTheme="minorBidi"/>
              </w:rPr>
              <w:t>Waste (Liquid)</w:t>
            </w:r>
          </w:p>
        </w:tc>
        <w:tc>
          <w:tcPr>
            <w:tcW w:w="0" w:type="auto"/>
            <w:vAlign w:val="center"/>
            <w:hideMark/>
          </w:tcPr>
          <w:p w14:paraId="231A80E4"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Wastewater Treatment Expansion</w:t>
            </w:r>
          </w:p>
        </w:tc>
        <w:tc>
          <w:tcPr>
            <w:tcW w:w="0" w:type="auto"/>
            <w:vAlign w:val="center"/>
            <w:hideMark/>
          </w:tcPr>
          <w:p w14:paraId="4ACF6100" w14:textId="77777777" w:rsidR="004568A8" w:rsidRPr="00B31765" w:rsidRDefault="004568A8" w:rsidP="009B165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NDC 2.0 &amp; NDC 3.0</w:t>
            </w:r>
          </w:p>
        </w:tc>
        <w:tc>
          <w:tcPr>
            <w:tcW w:w="2724" w:type="dxa"/>
            <w:hideMark/>
          </w:tcPr>
          <w:p w14:paraId="10C9235B"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Expands treatment coverage to 90%</w:t>
            </w:r>
          </w:p>
        </w:tc>
        <w:tc>
          <w:tcPr>
            <w:tcW w:w="3402" w:type="dxa"/>
            <w:hideMark/>
          </w:tcPr>
          <w:p w14:paraId="0F5E122F" w14:textId="77777777" w:rsidR="004568A8" w:rsidRPr="00B31765" w:rsidRDefault="004568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1765">
              <w:rPr>
                <w:rFonts w:asciiTheme="minorBidi" w:hAnsiTheme="minorBidi"/>
              </w:rPr>
              <w:t>Application of UDC constraints increasing share of treated wastewater over time</w:t>
            </w:r>
          </w:p>
        </w:tc>
      </w:tr>
    </w:tbl>
    <w:p w14:paraId="69C2A429" w14:textId="4708CCCA" w:rsidR="704E4081" w:rsidRPr="00A420BF" w:rsidRDefault="704E4081" w:rsidP="00332B9F"/>
    <w:p w14:paraId="216698A2" w14:textId="32503ABD" w:rsidR="00D008D3" w:rsidRDefault="00D008D3" w:rsidP="00332B9F"/>
    <w:p w14:paraId="54557318" w14:textId="01E7ABDB" w:rsidR="00D008D3" w:rsidRDefault="00D008D3" w:rsidP="00332B9F"/>
    <w:p w14:paraId="798A85B0" w14:textId="2880BD21" w:rsidR="00D008D3" w:rsidRDefault="00D008D3" w:rsidP="00332B9F"/>
    <w:p w14:paraId="3E907872" w14:textId="1B2E9439" w:rsidR="00D008D3" w:rsidRDefault="00D008D3" w:rsidP="00332B9F"/>
    <w:p w14:paraId="34D5CD0A" w14:textId="268BA5F6" w:rsidR="00D008D3" w:rsidRDefault="00D008D3" w:rsidP="00332B9F"/>
    <w:p w14:paraId="6606B39C" w14:textId="06BBF8D7" w:rsidR="00D008D3" w:rsidRDefault="00D008D3" w:rsidP="00332B9F"/>
    <w:p w14:paraId="53B4568E" w14:textId="4973122E" w:rsidR="00D008D3" w:rsidRDefault="00D008D3" w:rsidP="00332B9F"/>
    <w:p w14:paraId="0D9B68FB" w14:textId="17FE8823" w:rsidR="00D008D3" w:rsidRDefault="00D008D3" w:rsidP="00332B9F"/>
    <w:p w14:paraId="7D8C74EF" w14:textId="77777777" w:rsidR="00332B9F" w:rsidRDefault="00332B9F" w:rsidP="00332B9F"/>
    <w:p w14:paraId="0C86F630" w14:textId="77777777" w:rsidR="00332B9F" w:rsidRDefault="00332B9F" w:rsidP="00332B9F"/>
    <w:p w14:paraId="67418EEA" w14:textId="77777777" w:rsidR="00332B9F" w:rsidRDefault="00332B9F" w:rsidP="00332B9F"/>
    <w:p w14:paraId="03662D96" w14:textId="77777777" w:rsidR="00332B9F" w:rsidRDefault="00332B9F" w:rsidP="00332B9F"/>
    <w:p w14:paraId="5AA9E5D4" w14:textId="77777777" w:rsidR="00332B9F" w:rsidRDefault="00332B9F" w:rsidP="00332B9F"/>
    <w:p w14:paraId="1404B973" w14:textId="77777777" w:rsidR="00332B9F" w:rsidRDefault="00332B9F" w:rsidP="00332B9F"/>
    <w:p w14:paraId="238C4E56" w14:textId="77777777" w:rsidR="00332B9F" w:rsidRDefault="00332B9F" w:rsidP="00332B9F"/>
    <w:p w14:paraId="73D579B7" w14:textId="77777777" w:rsidR="00332B9F" w:rsidRDefault="00332B9F" w:rsidP="00332B9F"/>
    <w:p w14:paraId="4B709819" w14:textId="77777777" w:rsidR="00332B9F" w:rsidRDefault="00332B9F" w:rsidP="00332B9F"/>
    <w:p w14:paraId="2BFC0D2C" w14:textId="77777777" w:rsidR="00332B9F" w:rsidRDefault="00332B9F" w:rsidP="00332B9F"/>
    <w:p w14:paraId="2498DCCD" w14:textId="77777777" w:rsidR="00332B9F" w:rsidRDefault="00332B9F" w:rsidP="00332B9F"/>
    <w:p w14:paraId="2A43692B" w14:textId="77777777" w:rsidR="00332B9F" w:rsidRDefault="00332B9F" w:rsidP="00332B9F"/>
    <w:p w14:paraId="187BB321" w14:textId="77777777" w:rsidR="00332B9F" w:rsidRDefault="00332B9F" w:rsidP="00332B9F"/>
    <w:p w14:paraId="291B1998" w14:textId="77777777" w:rsidR="00332B9F" w:rsidRDefault="00332B9F" w:rsidP="00332B9F"/>
    <w:p w14:paraId="2B582086" w14:textId="77777777" w:rsidR="00332B9F" w:rsidRDefault="00332B9F" w:rsidP="00332B9F"/>
    <w:p w14:paraId="515ED470" w14:textId="77777777" w:rsidR="00332B9F" w:rsidRDefault="00332B9F" w:rsidP="00332B9F"/>
    <w:p w14:paraId="6B346E5F" w14:textId="77777777" w:rsidR="00332B9F" w:rsidRDefault="00332B9F" w:rsidP="00332B9F"/>
    <w:p w14:paraId="6E67557D" w14:textId="77777777" w:rsidR="00332B9F" w:rsidRDefault="00332B9F" w:rsidP="00332B9F"/>
    <w:p w14:paraId="0DF9F41A" w14:textId="77777777" w:rsidR="00332B9F" w:rsidRDefault="00332B9F" w:rsidP="00332B9F"/>
    <w:p w14:paraId="73DBAA89" w14:textId="77777777" w:rsidR="00332B9F" w:rsidRDefault="00332B9F" w:rsidP="00332B9F"/>
    <w:p w14:paraId="67D8247C" w14:textId="77777777" w:rsidR="00332B9F" w:rsidRDefault="00332B9F" w:rsidP="00332B9F"/>
    <w:p w14:paraId="195B1770" w14:textId="77777777" w:rsidR="00332B9F" w:rsidRDefault="00332B9F" w:rsidP="00332B9F"/>
    <w:p w14:paraId="3EBFF337" w14:textId="77777777" w:rsidR="009B165B" w:rsidRDefault="009B165B" w:rsidP="00332B9F">
      <w:pPr>
        <w:sectPr w:rsidR="009B165B" w:rsidSect="00332B9F">
          <w:headerReference w:type="even" r:id="rId83"/>
          <w:headerReference w:type="default" r:id="rId84"/>
          <w:footerReference w:type="even" r:id="rId85"/>
          <w:footerReference w:type="default" r:id="rId86"/>
          <w:headerReference w:type="first" r:id="rId87"/>
          <w:footerReference w:type="first" r:id="rId88"/>
          <w:pgSz w:w="11906" w:h="16838"/>
          <w:pgMar w:top="1440" w:right="1440" w:bottom="1440" w:left="1440" w:header="708" w:footer="708" w:gutter="0"/>
          <w:cols w:space="720"/>
          <w:titlePg/>
          <w:docGrid w:linePitch="360"/>
        </w:sectPr>
      </w:pPr>
    </w:p>
    <w:p w14:paraId="6210DBE7" w14:textId="1535EE99" w:rsidR="1E32DCB1" w:rsidRDefault="1E32DCB1"/>
    <w:p w14:paraId="3FB393B9" w14:textId="490459FC" w:rsidR="1E32DCB1" w:rsidRPr="00D008D3" w:rsidRDefault="2495DE15" w:rsidP="00D008D3">
      <w:pPr>
        <w:pStyle w:val="Heading2"/>
        <w:rPr>
          <w:color w:val="000000" w:themeColor="text1"/>
          <w:sz w:val="22"/>
          <w:szCs w:val="22"/>
        </w:rPr>
      </w:pPr>
      <w:bookmarkStart w:id="347" w:name="_Toc229401390"/>
      <w:r w:rsidRPr="00D008D3">
        <w:rPr>
          <w:b/>
          <w:color w:val="000000" w:themeColor="text1"/>
          <w:sz w:val="22"/>
          <w:szCs w:val="22"/>
        </w:rPr>
        <w:t xml:space="preserve">Appendix </w:t>
      </w:r>
      <w:r w:rsidRPr="00D008D3">
        <w:rPr>
          <w:b/>
          <w:bCs/>
          <w:color w:val="000000" w:themeColor="text1"/>
          <w:sz w:val="22"/>
          <w:szCs w:val="22"/>
        </w:rPr>
        <w:t>3</w:t>
      </w:r>
      <w:r w:rsidRPr="00D008D3">
        <w:rPr>
          <w:b/>
          <w:color w:val="000000" w:themeColor="text1"/>
          <w:sz w:val="22"/>
          <w:szCs w:val="22"/>
        </w:rPr>
        <w:t>:</w:t>
      </w:r>
      <w:r w:rsidRPr="00D008D3">
        <w:rPr>
          <w:color w:val="000000" w:themeColor="text1"/>
          <w:sz w:val="22"/>
          <w:szCs w:val="22"/>
        </w:rPr>
        <w:t xml:space="preserve"> SISEPUEDE Mitigation Measures and Implementation Levels, </w:t>
      </w:r>
      <w:r w:rsidR="0C008DD7" w:rsidRPr="0C008DD7">
        <w:rPr>
          <w:color w:val="000000" w:themeColor="text1"/>
          <w:sz w:val="22"/>
          <w:szCs w:val="22"/>
        </w:rPr>
        <w:t>NDC 2</w:t>
      </w:r>
      <w:r w:rsidRPr="00D008D3">
        <w:rPr>
          <w:color w:val="000000" w:themeColor="text1"/>
          <w:sz w:val="22"/>
          <w:szCs w:val="22"/>
        </w:rPr>
        <w:t xml:space="preserve"> and </w:t>
      </w:r>
      <w:bookmarkEnd w:id="347"/>
      <w:r w:rsidR="0C008DD7" w:rsidRPr="0C008DD7">
        <w:rPr>
          <w:color w:val="000000" w:themeColor="text1"/>
          <w:sz w:val="22"/>
          <w:szCs w:val="22"/>
        </w:rPr>
        <w:t>NDC 3</w:t>
      </w:r>
    </w:p>
    <w:p w14:paraId="79577621" w14:textId="122F3BF6" w:rsidR="1E32DCB1" w:rsidRDefault="1E32DCB1" w:rsidP="2495DE15">
      <w:pPr>
        <w:spacing w:line="276" w:lineRule="auto"/>
      </w:pPr>
    </w:p>
    <w:tbl>
      <w:tblPr>
        <w:tblStyle w:val="GridTable5Dark-Accent1"/>
        <w:tblW w:w="16302" w:type="dxa"/>
        <w:tblInd w:w="-1281" w:type="dxa"/>
        <w:tblLayout w:type="fixed"/>
        <w:tblLook w:val="06A0" w:firstRow="1" w:lastRow="0" w:firstColumn="1" w:lastColumn="0" w:noHBand="1" w:noVBand="1"/>
      </w:tblPr>
      <w:tblGrid>
        <w:gridCol w:w="1843"/>
        <w:gridCol w:w="2127"/>
        <w:gridCol w:w="2126"/>
        <w:gridCol w:w="2410"/>
        <w:gridCol w:w="1275"/>
        <w:gridCol w:w="1560"/>
        <w:gridCol w:w="1417"/>
        <w:gridCol w:w="1276"/>
        <w:gridCol w:w="1134"/>
        <w:gridCol w:w="1134"/>
      </w:tblGrid>
      <w:tr w:rsidR="2495DE15" w:rsidRPr="009B165B" w14:paraId="1B3893F7" w14:textId="77777777" w:rsidTr="009B165B">
        <w:trPr>
          <w:cnfStyle w:val="100000000000" w:firstRow="1" w:lastRow="0" w:firstColumn="0" w:lastColumn="0" w:oddVBand="0" w:evenVBand="0" w:oddHBand="0" w:evenHBand="0" w:firstRowFirstColumn="0" w:firstRowLastColumn="0" w:lastRowFirstColumn="0" w:lastRowLastColumn="0"/>
          <w:trHeight w:val="13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1E6350F" w14:textId="322DDCDC"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Display Sector</w:t>
            </w:r>
          </w:p>
        </w:tc>
        <w:tc>
          <w:tcPr>
            <w:tcW w:w="2127" w:type="dxa"/>
            <w:vAlign w:val="center"/>
          </w:tcPr>
          <w:p w14:paraId="53AE0DA8" w14:textId="1E2BD132" w:rsidR="2495DE15" w:rsidRPr="009B165B" w:rsidRDefault="2495DE15" w:rsidP="009B165B">
            <w:pPr>
              <w:jc w:val="center"/>
              <w:cnfStyle w:val="100000000000" w:firstRow="1"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rPr>
              <w:t>Name</w:t>
            </w:r>
          </w:p>
        </w:tc>
        <w:tc>
          <w:tcPr>
            <w:tcW w:w="2126" w:type="dxa"/>
            <w:vAlign w:val="center"/>
          </w:tcPr>
          <w:p w14:paraId="753ED751" w14:textId="22DF22FE" w:rsidR="2495DE15" w:rsidRPr="009B165B" w:rsidRDefault="2495DE15" w:rsidP="009B165B">
            <w:pPr>
              <w:jc w:val="center"/>
              <w:cnfStyle w:val="100000000000" w:firstRow="1"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rPr>
              <w:t>Description</w:t>
            </w:r>
          </w:p>
        </w:tc>
        <w:tc>
          <w:tcPr>
            <w:tcW w:w="2410" w:type="dxa"/>
            <w:vAlign w:val="center"/>
          </w:tcPr>
          <w:p w14:paraId="4A2192A3" w14:textId="1EE5FFAF" w:rsidR="2495DE15" w:rsidRPr="009B165B" w:rsidRDefault="2495DE15" w:rsidP="009B165B">
            <w:pPr>
              <w:jc w:val="center"/>
              <w:cnfStyle w:val="100000000000" w:firstRow="1"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rPr>
              <w:t>Implementation Units Description</w:t>
            </w:r>
          </w:p>
        </w:tc>
        <w:tc>
          <w:tcPr>
            <w:tcW w:w="4252" w:type="dxa"/>
            <w:gridSpan w:val="3"/>
            <w:vAlign w:val="center"/>
          </w:tcPr>
          <w:p w14:paraId="298267A8" w14:textId="2F2743E8" w:rsidR="2495DE15" w:rsidRPr="009B165B" w:rsidRDefault="32AEA789" w:rsidP="009B165B">
            <w:pPr>
              <w:jc w:val="center"/>
              <w:cnfStyle w:val="100000000000" w:firstRow="1"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rPr>
              <w:t>NDC 2</w:t>
            </w:r>
          </w:p>
        </w:tc>
        <w:tc>
          <w:tcPr>
            <w:tcW w:w="3544" w:type="dxa"/>
            <w:gridSpan w:val="3"/>
            <w:vAlign w:val="center"/>
          </w:tcPr>
          <w:p w14:paraId="67596241" w14:textId="383E5F06" w:rsidR="2495DE15" w:rsidRPr="009B165B" w:rsidRDefault="32AEA789" w:rsidP="009B165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9B165B">
              <w:rPr>
                <w:rFonts w:asciiTheme="minorBidi" w:eastAsia="Aptos Narrow" w:hAnsiTheme="minorBidi" w:cstheme="minorBidi"/>
              </w:rPr>
              <w:t>NDC 3</w:t>
            </w:r>
          </w:p>
        </w:tc>
      </w:tr>
      <w:tr w:rsidR="009B165B" w:rsidRPr="009B165B" w14:paraId="659E416D" w14:textId="77777777" w:rsidTr="009B165B">
        <w:trPr>
          <w:trHeight w:val="315"/>
        </w:trPr>
        <w:tc>
          <w:tcPr>
            <w:cnfStyle w:val="001000000000" w:firstRow="0" w:lastRow="0" w:firstColumn="1" w:lastColumn="0" w:oddVBand="0" w:evenVBand="0" w:oddHBand="0" w:evenHBand="0" w:firstRowFirstColumn="0" w:firstRowLastColumn="0" w:lastRowFirstColumn="0" w:lastRowLastColumn="0"/>
            <w:tcW w:w="8506" w:type="dxa"/>
            <w:gridSpan w:val="4"/>
          </w:tcPr>
          <w:p w14:paraId="0A7F48C8" w14:textId="77777777" w:rsidR="009B165B" w:rsidRPr="009B165B" w:rsidRDefault="009B165B">
            <w:pPr>
              <w:rPr>
                <w:rFonts w:asciiTheme="minorBidi" w:hAnsiTheme="minorBidi" w:cstheme="minorBidi"/>
              </w:rPr>
            </w:pPr>
          </w:p>
        </w:tc>
        <w:tc>
          <w:tcPr>
            <w:tcW w:w="1275" w:type="dxa"/>
          </w:tcPr>
          <w:p w14:paraId="417C7287" w14:textId="0EC5A990" w:rsidR="009B165B" w:rsidRPr="009B165B" w:rsidRDefault="009B165B" w:rsidP="2495DE15">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b/>
              </w:rPr>
              <w:t>2035</w:t>
            </w:r>
          </w:p>
        </w:tc>
        <w:tc>
          <w:tcPr>
            <w:tcW w:w="1560" w:type="dxa"/>
          </w:tcPr>
          <w:p w14:paraId="3A439B38" w14:textId="02DF3747" w:rsidR="009B165B" w:rsidRPr="009B165B" w:rsidRDefault="009B165B" w:rsidP="2495DE15">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b/>
              </w:rPr>
              <w:t>2050</w:t>
            </w:r>
          </w:p>
        </w:tc>
        <w:tc>
          <w:tcPr>
            <w:tcW w:w="1417" w:type="dxa"/>
          </w:tcPr>
          <w:p w14:paraId="5A46C45A" w14:textId="5000B75F" w:rsidR="009B165B" w:rsidRPr="009B165B" w:rsidRDefault="009B165B" w:rsidP="2495DE15">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b/>
              </w:rPr>
              <w:t>2070</w:t>
            </w:r>
          </w:p>
        </w:tc>
        <w:tc>
          <w:tcPr>
            <w:tcW w:w="1276" w:type="dxa"/>
          </w:tcPr>
          <w:p w14:paraId="63714BB9" w14:textId="129454AB" w:rsidR="009B165B" w:rsidRPr="009B165B" w:rsidRDefault="009B165B" w:rsidP="2495DE15">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b/>
              </w:rPr>
              <w:t>2035</w:t>
            </w:r>
          </w:p>
        </w:tc>
        <w:tc>
          <w:tcPr>
            <w:tcW w:w="1134" w:type="dxa"/>
          </w:tcPr>
          <w:p w14:paraId="3ED77508" w14:textId="6C312FFC" w:rsidR="009B165B" w:rsidRPr="009B165B" w:rsidRDefault="009B165B" w:rsidP="2495DE15">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b/>
              </w:rPr>
              <w:t>2050</w:t>
            </w:r>
          </w:p>
        </w:tc>
        <w:tc>
          <w:tcPr>
            <w:tcW w:w="1134" w:type="dxa"/>
          </w:tcPr>
          <w:p w14:paraId="369E33B9" w14:textId="1D017A12" w:rsidR="009B165B" w:rsidRPr="009B165B" w:rsidRDefault="009B165B" w:rsidP="2495DE15">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rPr>
            </w:pPr>
            <w:r w:rsidRPr="009B165B">
              <w:rPr>
                <w:rFonts w:asciiTheme="minorBidi" w:eastAsia="Aptos Narrow" w:hAnsiTheme="minorBidi" w:cstheme="minorBidi"/>
                <w:b/>
              </w:rPr>
              <w:t>2070</w:t>
            </w:r>
          </w:p>
        </w:tc>
      </w:tr>
      <w:tr w:rsidR="2495DE15" w:rsidRPr="009B165B" w14:paraId="61B73BC0" w14:textId="77777777" w:rsidTr="009B165B">
        <w:trPr>
          <w:trHeight w:val="13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B7F51CC" w14:textId="67E07406"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Agriculture</w:t>
            </w:r>
          </w:p>
        </w:tc>
        <w:tc>
          <w:tcPr>
            <w:tcW w:w="2127" w:type="dxa"/>
            <w:vAlign w:val="center"/>
          </w:tcPr>
          <w:p w14:paraId="55F89E27" w14:textId="49FBA4C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supply chain losses</w:t>
            </w:r>
          </w:p>
        </w:tc>
        <w:tc>
          <w:tcPr>
            <w:tcW w:w="2126" w:type="dxa"/>
            <w:vAlign w:val="center"/>
          </w:tcPr>
          <w:p w14:paraId="78A211B5" w14:textId="084972F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waste food waste in the agricultural (crop) supply chain (pre-consumer).</w:t>
            </w:r>
          </w:p>
        </w:tc>
        <w:tc>
          <w:tcPr>
            <w:tcW w:w="2410" w:type="dxa"/>
            <w:vAlign w:val="center"/>
          </w:tcPr>
          <w:p w14:paraId="2163CACE" w14:textId="782A760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food waste in supply chain</w:t>
            </w:r>
          </w:p>
        </w:tc>
        <w:tc>
          <w:tcPr>
            <w:tcW w:w="1275" w:type="dxa"/>
            <w:vAlign w:val="center"/>
          </w:tcPr>
          <w:p w14:paraId="742E515F" w14:textId="5973B93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6384D14E" w14:textId="60D4151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1FF5C7F8" w14:textId="4EA783B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0635B249" w14:textId="4359F07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0.083</w:t>
            </w:r>
          </w:p>
        </w:tc>
        <w:tc>
          <w:tcPr>
            <w:tcW w:w="1134" w:type="dxa"/>
            <w:vAlign w:val="center"/>
          </w:tcPr>
          <w:p w14:paraId="4D2F66C3" w14:textId="056F767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0.262</w:t>
            </w:r>
          </w:p>
        </w:tc>
        <w:tc>
          <w:tcPr>
            <w:tcW w:w="1134" w:type="dxa"/>
            <w:vAlign w:val="center"/>
          </w:tcPr>
          <w:p w14:paraId="1719F431" w14:textId="2BC0526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0.500</w:t>
            </w:r>
          </w:p>
        </w:tc>
      </w:tr>
      <w:tr w:rsidR="2495DE15" w:rsidRPr="009B165B" w14:paraId="476544EF"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1CC8FBF" w14:textId="48115104"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Agriculture</w:t>
            </w:r>
          </w:p>
        </w:tc>
        <w:tc>
          <w:tcPr>
            <w:tcW w:w="2127" w:type="dxa"/>
            <w:vAlign w:val="center"/>
          </w:tcPr>
          <w:p w14:paraId="2A613E4A" w14:textId="4F9CDEB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Expand conservation agriculture</w:t>
            </w:r>
          </w:p>
        </w:tc>
        <w:tc>
          <w:tcPr>
            <w:tcW w:w="2126" w:type="dxa"/>
            <w:vAlign w:val="center"/>
          </w:tcPr>
          <w:p w14:paraId="30F8F3C2" w14:textId="4ABE1C0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soil organic carbon loss in croplands and leave crop residues (reduce fraction removed and burned)</w:t>
            </w:r>
          </w:p>
        </w:tc>
        <w:tc>
          <w:tcPr>
            <w:tcW w:w="2410" w:type="dxa"/>
            <w:vAlign w:val="center"/>
          </w:tcPr>
          <w:p w14:paraId="44B1D81C" w14:textId="4E85C71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crop classes that adopt conservation agriculture (per crop specified)</w:t>
            </w:r>
          </w:p>
        </w:tc>
        <w:tc>
          <w:tcPr>
            <w:tcW w:w="1275" w:type="dxa"/>
            <w:vAlign w:val="center"/>
          </w:tcPr>
          <w:p w14:paraId="79367E7F" w14:textId="07B06A8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0.133</w:t>
            </w:r>
          </w:p>
        </w:tc>
        <w:tc>
          <w:tcPr>
            <w:tcW w:w="1560" w:type="dxa"/>
            <w:vAlign w:val="center"/>
          </w:tcPr>
          <w:p w14:paraId="03FB0ACA" w14:textId="182496B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0.355</w:t>
            </w:r>
          </w:p>
        </w:tc>
        <w:tc>
          <w:tcPr>
            <w:tcW w:w="1417" w:type="dxa"/>
            <w:vAlign w:val="center"/>
          </w:tcPr>
          <w:p w14:paraId="070FDE1A" w14:textId="1041D6D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0.650</w:t>
            </w:r>
          </w:p>
        </w:tc>
        <w:tc>
          <w:tcPr>
            <w:tcW w:w="1276" w:type="dxa"/>
            <w:vAlign w:val="center"/>
          </w:tcPr>
          <w:p w14:paraId="23536070" w14:textId="649A83D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0.152</w:t>
            </w:r>
          </w:p>
        </w:tc>
        <w:tc>
          <w:tcPr>
            <w:tcW w:w="1134" w:type="dxa"/>
            <w:vAlign w:val="center"/>
          </w:tcPr>
          <w:p w14:paraId="0D5BCF57" w14:textId="4AE56EF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0.477</w:t>
            </w:r>
          </w:p>
        </w:tc>
        <w:tc>
          <w:tcPr>
            <w:tcW w:w="1134" w:type="dxa"/>
            <w:vAlign w:val="center"/>
          </w:tcPr>
          <w:p w14:paraId="65C53FF3" w14:textId="4D5BF48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0.650</w:t>
            </w:r>
          </w:p>
        </w:tc>
      </w:tr>
      <w:tr w:rsidR="2495DE15" w:rsidRPr="009B165B" w14:paraId="6FE8AFCD" w14:textId="77777777" w:rsidTr="009B165B">
        <w:trPr>
          <w:trHeight w:val="13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F19B0F7" w14:textId="46589A33"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Agriculture</w:t>
            </w:r>
          </w:p>
        </w:tc>
        <w:tc>
          <w:tcPr>
            <w:tcW w:w="2127" w:type="dxa"/>
            <w:vAlign w:val="center"/>
          </w:tcPr>
          <w:p w14:paraId="7E05ADA4" w14:textId="3CBCB2D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 crop productivity</w:t>
            </w:r>
          </w:p>
        </w:tc>
        <w:tc>
          <w:tcPr>
            <w:tcW w:w="2126" w:type="dxa"/>
            <w:vAlign w:val="center"/>
          </w:tcPr>
          <w:p w14:paraId="2D5DAC98" w14:textId="3E368F2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crop yield, primarily through irrigation and management practices.</w:t>
            </w:r>
          </w:p>
        </w:tc>
        <w:tc>
          <w:tcPr>
            <w:tcW w:w="2410" w:type="dxa"/>
            <w:vAlign w:val="center"/>
          </w:tcPr>
          <w:p w14:paraId="542007B4" w14:textId="535E190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crop productivity (mass/area)</w:t>
            </w:r>
          </w:p>
        </w:tc>
        <w:tc>
          <w:tcPr>
            <w:tcW w:w="1275" w:type="dxa"/>
            <w:vAlign w:val="center"/>
          </w:tcPr>
          <w:p w14:paraId="50B6CC6C" w14:textId="7CB48BE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7CD4936" w:rsidRPr="009B165B">
              <w:rPr>
                <w:rFonts w:asciiTheme="minorBidi" w:eastAsia="Aptos Narrow" w:hAnsiTheme="minorBidi" w:cstheme="minorBidi"/>
                <w:color w:val="000000" w:themeColor="text1"/>
              </w:rPr>
              <w:t>061</w:t>
            </w:r>
          </w:p>
        </w:tc>
        <w:tc>
          <w:tcPr>
            <w:tcW w:w="1560" w:type="dxa"/>
            <w:vAlign w:val="center"/>
          </w:tcPr>
          <w:p w14:paraId="7FA0483C" w14:textId="179A585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7CD4936" w:rsidRPr="009B165B">
              <w:rPr>
                <w:rFonts w:asciiTheme="minorBidi" w:eastAsia="Aptos Narrow" w:hAnsiTheme="minorBidi" w:cstheme="minorBidi"/>
                <w:color w:val="000000" w:themeColor="text1"/>
              </w:rPr>
              <w:t>164</w:t>
            </w:r>
          </w:p>
        </w:tc>
        <w:tc>
          <w:tcPr>
            <w:tcW w:w="1417" w:type="dxa"/>
            <w:vAlign w:val="center"/>
          </w:tcPr>
          <w:p w14:paraId="297B3330" w14:textId="329CA35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52D28D48" w:rsidRPr="009B165B">
              <w:rPr>
                <w:rFonts w:asciiTheme="minorBidi" w:eastAsia="Aptos Narrow" w:hAnsiTheme="minorBidi" w:cstheme="minorBidi"/>
                <w:color w:val="000000" w:themeColor="text1"/>
              </w:rPr>
              <w:t>300</w:t>
            </w:r>
          </w:p>
        </w:tc>
        <w:tc>
          <w:tcPr>
            <w:tcW w:w="1276" w:type="dxa"/>
            <w:vAlign w:val="center"/>
          </w:tcPr>
          <w:p w14:paraId="024C4B9B" w14:textId="3114ADF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7CD4936" w:rsidRPr="009B165B">
              <w:rPr>
                <w:rFonts w:asciiTheme="minorBidi" w:eastAsia="Aptos Narrow" w:hAnsiTheme="minorBidi" w:cstheme="minorBidi"/>
                <w:color w:val="000000" w:themeColor="text1"/>
              </w:rPr>
              <w:t>143</w:t>
            </w:r>
          </w:p>
        </w:tc>
        <w:tc>
          <w:tcPr>
            <w:tcW w:w="1134" w:type="dxa"/>
            <w:vAlign w:val="center"/>
          </w:tcPr>
          <w:p w14:paraId="1CB33454" w14:textId="1FF889D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52D28D48" w:rsidRPr="009B165B">
              <w:rPr>
                <w:rFonts w:asciiTheme="minorBidi" w:eastAsia="Aptos Narrow" w:hAnsiTheme="minorBidi" w:cstheme="minorBidi"/>
                <w:color w:val="000000" w:themeColor="text1"/>
              </w:rPr>
              <w:t>381</w:t>
            </w:r>
          </w:p>
        </w:tc>
        <w:tc>
          <w:tcPr>
            <w:tcW w:w="1134" w:type="dxa"/>
            <w:vAlign w:val="center"/>
          </w:tcPr>
          <w:p w14:paraId="5FD89C23" w14:textId="1A582F1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52D28D48" w:rsidRPr="009B165B">
              <w:rPr>
                <w:rFonts w:asciiTheme="minorBidi" w:eastAsia="Aptos Narrow" w:hAnsiTheme="minorBidi" w:cstheme="minorBidi"/>
                <w:color w:val="000000" w:themeColor="text1"/>
              </w:rPr>
              <w:t>700</w:t>
            </w:r>
          </w:p>
        </w:tc>
      </w:tr>
      <w:tr w:rsidR="2495DE15" w:rsidRPr="009B165B" w14:paraId="40EBE683"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4B4E3D4" w14:textId="4C475F95"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Agriculture</w:t>
            </w:r>
          </w:p>
        </w:tc>
        <w:tc>
          <w:tcPr>
            <w:tcW w:w="2127" w:type="dxa"/>
            <w:vAlign w:val="center"/>
          </w:tcPr>
          <w:p w14:paraId="5A7229FC" w14:textId="41EA796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 rice management</w:t>
            </w:r>
          </w:p>
        </w:tc>
        <w:tc>
          <w:tcPr>
            <w:tcW w:w="2126" w:type="dxa"/>
            <w:vAlign w:val="center"/>
          </w:tcPr>
          <w:p w14:paraId="4B1391D3" w14:textId="5AE5F32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CH4 emissions from rice production by 45% due to improved management and reduced flooding.</w:t>
            </w:r>
          </w:p>
        </w:tc>
        <w:tc>
          <w:tcPr>
            <w:tcW w:w="2410" w:type="dxa"/>
            <w:vAlign w:val="center"/>
          </w:tcPr>
          <w:p w14:paraId="7F474EFE" w14:textId="042B575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methane emitted from rice production</w:t>
            </w:r>
          </w:p>
        </w:tc>
        <w:tc>
          <w:tcPr>
            <w:tcW w:w="1275" w:type="dxa"/>
            <w:vAlign w:val="center"/>
          </w:tcPr>
          <w:p w14:paraId="51E01699" w14:textId="7086A0A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A2B3C2B" w14:textId="6226AE2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0505693F" w14:textId="6B6CB2B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61D60FCA" w14:textId="0DC4758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52D28D48" w:rsidRPr="009B165B">
              <w:rPr>
                <w:rFonts w:asciiTheme="minorBidi" w:eastAsia="Aptos Narrow" w:hAnsiTheme="minorBidi" w:cstheme="minorBidi"/>
                <w:color w:val="000000" w:themeColor="text1"/>
              </w:rPr>
              <w:t>092</w:t>
            </w:r>
          </w:p>
        </w:tc>
        <w:tc>
          <w:tcPr>
            <w:tcW w:w="1134" w:type="dxa"/>
            <w:vAlign w:val="center"/>
          </w:tcPr>
          <w:p w14:paraId="05EB6545" w14:textId="584B505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49E1861" w:rsidRPr="009B165B">
              <w:rPr>
                <w:rFonts w:asciiTheme="minorBidi" w:eastAsia="Aptos Narrow" w:hAnsiTheme="minorBidi" w:cstheme="minorBidi"/>
                <w:color w:val="000000" w:themeColor="text1"/>
              </w:rPr>
              <w:t>245</w:t>
            </w:r>
          </w:p>
        </w:tc>
        <w:tc>
          <w:tcPr>
            <w:tcW w:w="1134" w:type="dxa"/>
            <w:vAlign w:val="center"/>
          </w:tcPr>
          <w:p w14:paraId="5C11E20A" w14:textId="7AC6BF9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0.450</w:t>
            </w:r>
          </w:p>
        </w:tc>
      </w:tr>
      <w:tr w:rsidR="2495DE15" w:rsidRPr="009B165B" w14:paraId="61AECFEA" w14:textId="77777777" w:rsidTr="009B165B">
        <w:trPr>
          <w:trHeight w:val="33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89DFC38" w14:textId="2E798B35"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Forestry</w:t>
            </w:r>
          </w:p>
        </w:tc>
        <w:tc>
          <w:tcPr>
            <w:tcW w:w="2127" w:type="dxa"/>
            <w:vAlign w:val="center"/>
          </w:tcPr>
          <w:p w14:paraId="1A4FFDBA" w14:textId="6DB5251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Reforestation</w:t>
            </w:r>
          </w:p>
        </w:tc>
        <w:tc>
          <w:tcPr>
            <w:tcW w:w="2126" w:type="dxa"/>
            <w:vAlign w:val="center"/>
          </w:tcPr>
          <w:p w14:paraId="2B6C0530" w14:textId="5B48622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Increases probability of input land use classes being converted to secondary forests.</w:t>
            </w:r>
          </w:p>
        </w:tc>
        <w:tc>
          <w:tcPr>
            <w:tcW w:w="2410" w:type="dxa"/>
            <w:vAlign w:val="center"/>
          </w:tcPr>
          <w:p w14:paraId="1B207448" w14:textId="24ECFB4A" w:rsidR="2495DE15" w:rsidRPr="009B165B" w:rsidRDefault="35219E3F"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Increases transition probabilities into secondary forests</w:t>
            </w:r>
            <w:r w:rsidR="4C9EFF0B" w:rsidRPr="009B165B">
              <w:rPr>
                <w:rFonts w:asciiTheme="minorBidi" w:eastAsia="Aptos Narrow" w:hAnsiTheme="minorBidi" w:cstheme="minorBidi"/>
                <w:color w:val="000000" w:themeColor="text1"/>
              </w:rPr>
              <w:t xml:space="preserve"> </w:t>
            </w:r>
            <w:r w:rsidR="02D464F9" w:rsidRPr="009B165B">
              <w:rPr>
                <w:rFonts w:asciiTheme="minorBidi" w:eastAsia="Aptos Narrow" w:hAnsiTheme="minorBidi" w:cstheme="minorBidi"/>
                <w:color w:val="000000" w:themeColor="text1"/>
              </w:rPr>
              <w:t>and sets minimum area for secondary forests</w:t>
            </w:r>
            <w:r w:rsidR="4C9EFF0B" w:rsidRPr="009B165B">
              <w:rPr>
                <w:rFonts w:asciiTheme="minorBidi" w:eastAsia="Aptos Narrow" w:hAnsiTheme="minorBidi" w:cstheme="minorBidi"/>
                <w:color w:val="000000" w:themeColor="text1"/>
              </w:rPr>
              <w:t xml:space="preserve"> (ha)</w:t>
            </w:r>
          </w:p>
        </w:tc>
        <w:tc>
          <w:tcPr>
            <w:tcW w:w="1275" w:type="dxa"/>
            <w:vAlign w:val="center"/>
          </w:tcPr>
          <w:p w14:paraId="624D2C86" w14:textId="76A6554B" w:rsidR="2495DE15" w:rsidRPr="009B165B" w:rsidRDefault="501FDE3A"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3,778,419</w:t>
            </w:r>
          </w:p>
        </w:tc>
        <w:tc>
          <w:tcPr>
            <w:tcW w:w="1560" w:type="dxa"/>
            <w:vAlign w:val="center"/>
          </w:tcPr>
          <w:p w14:paraId="10263CCF" w14:textId="18BA085D" w:rsidR="2495DE15" w:rsidRPr="009B165B" w:rsidRDefault="501FDE3A"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3,778,419</w:t>
            </w:r>
          </w:p>
        </w:tc>
        <w:tc>
          <w:tcPr>
            <w:tcW w:w="1417" w:type="dxa"/>
            <w:vAlign w:val="center"/>
          </w:tcPr>
          <w:p w14:paraId="11B3209C" w14:textId="7B23E4F8" w:rsidR="2495DE15" w:rsidRPr="009B165B" w:rsidRDefault="501FDE3A"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3,778,419</w:t>
            </w:r>
          </w:p>
        </w:tc>
        <w:tc>
          <w:tcPr>
            <w:tcW w:w="1276" w:type="dxa"/>
            <w:vAlign w:val="center"/>
          </w:tcPr>
          <w:p w14:paraId="42741EA2" w14:textId="4CBA6BE0" w:rsidR="2495DE15" w:rsidRPr="009B165B" w:rsidRDefault="6F75761D"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4,858,419</w:t>
            </w:r>
          </w:p>
        </w:tc>
        <w:tc>
          <w:tcPr>
            <w:tcW w:w="1134" w:type="dxa"/>
            <w:vAlign w:val="center"/>
          </w:tcPr>
          <w:p w14:paraId="2973DB05" w14:textId="314FF092" w:rsidR="2495DE15" w:rsidRPr="009B165B" w:rsidRDefault="6F75761D"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4,858,419</w:t>
            </w:r>
          </w:p>
        </w:tc>
        <w:tc>
          <w:tcPr>
            <w:tcW w:w="1134" w:type="dxa"/>
            <w:vAlign w:val="center"/>
          </w:tcPr>
          <w:p w14:paraId="52A1420F" w14:textId="32D09E24" w:rsidR="2495DE15" w:rsidRPr="009B165B" w:rsidRDefault="6F75761D"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4,858,419</w:t>
            </w:r>
          </w:p>
        </w:tc>
      </w:tr>
      <w:tr w:rsidR="2495DE15" w:rsidRPr="009B165B" w14:paraId="5DEF3AD7"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FEE8447" w14:textId="66A0BDFA"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Forestry</w:t>
            </w:r>
          </w:p>
        </w:tc>
        <w:tc>
          <w:tcPr>
            <w:tcW w:w="2127" w:type="dxa"/>
            <w:vAlign w:val="center"/>
          </w:tcPr>
          <w:p w14:paraId="21E1BC1C" w14:textId="2628B29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Sequestration</w:t>
            </w:r>
          </w:p>
        </w:tc>
        <w:tc>
          <w:tcPr>
            <w:tcW w:w="2126" w:type="dxa"/>
            <w:vAlign w:val="center"/>
          </w:tcPr>
          <w:p w14:paraId="6C03D1AC" w14:textId="55C4FB7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annual sequestration in forests with better forest management, removal of litter, etc.</w:t>
            </w:r>
          </w:p>
        </w:tc>
        <w:tc>
          <w:tcPr>
            <w:tcW w:w="2410" w:type="dxa"/>
            <w:vAlign w:val="center"/>
          </w:tcPr>
          <w:p w14:paraId="311B7C78" w14:textId="4FAB060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sequestration. Negative numbers can be used to reduce it.</w:t>
            </w:r>
          </w:p>
        </w:tc>
        <w:tc>
          <w:tcPr>
            <w:tcW w:w="1275" w:type="dxa"/>
            <w:vAlign w:val="center"/>
          </w:tcPr>
          <w:p w14:paraId="3A9DA881" w14:textId="0FAC404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2344C66" w:rsidRPr="009B165B">
              <w:rPr>
                <w:rFonts w:asciiTheme="minorBidi" w:eastAsia="Aptos Narrow" w:hAnsiTheme="minorBidi" w:cstheme="minorBidi"/>
                <w:color w:val="000000" w:themeColor="text1"/>
              </w:rPr>
              <w:t>72</w:t>
            </w:r>
          </w:p>
        </w:tc>
        <w:tc>
          <w:tcPr>
            <w:tcW w:w="1560" w:type="dxa"/>
            <w:vAlign w:val="center"/>
          </w:tcPr>
          <w:p w14:paraId="5C983752" w14:textId="5A26C07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0BDC7E8E" w:rsidRPr="009B165B">
              <w:rPr>
                <w:rFonts w:asciiTheme="minorBidi" w:eastAsia="Aptos Narrow" w:hAnsiTheme="minorBidi" w:cstheme="minorBidi"/>
                <w:color w:val="000000" w:themeColor="text1"/>
              </w:rPr>
              <w:t>85</w:t>
            </w:r>
          </w:p>
        </w:tc>
        <w:tc>
          <w:tcPr>
            <w:tcW w:w="1417" w:type="dxa"/>
            <w:vAlign w:val="center"/>
          </w:tcPr>
          <w:p w14:paraId="33527847" w14:textId="4493107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2344C66" w:rsidRPr="009B165B">
              <w:rPr>
                <w:rFonts w:asciiTheme="minorBidi" w:eastAsia="Aptos Narrow" w:hAnsiTheme="minorBidi" w:cstheme="minorBidi"/>
                <w:color w:val="000000" w:themeColor="text1"/>
              </w:rPr>
              <w:t>85</w:t>
            </w:r>
          </w:p>
        </w:tc>
        <w:tc>
          <w:tcPr>
            <w:tcW w:w="1276" w:type="dxa"/>
            <w:vAlign w:val="center"/>
          </w:tcPr>
          <w:p w14:paraId="7DC50143" w14:textId="12F9405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2344C66" w:rsidRPr="009B165B">
              <w:rPr>
                <w:rFonts w:asciiTheme="minorBidi" w:eastAsia="Aptos Narrow" w:hAnsiTheme="minorBidi" w:cstheme="minorBidi"/>
                <w:color w:val="000000" w:themeColor="text1"/>
              </w:rPr>
              <w:t>765</w:t>
            </w:r>
          </w:p>
        </w:tc>
        <w:tc>
          <w:tcPr>
            <w:tcW w:w="1134" w:type="dxa"/>
            <w:vAlign w:val="center"/>
          </w:tcPr>
          <w:p w14:paraId="47357251" w14:textId="10C7373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2344C66" w:rsidRPr="009B165B">
              <w:rPr>
                <w:rFonts w:asciiTheme="minorBidi" w:eastAsia="Aptos Narrow" w:hAnsiTheme="minorBidi" w:cstheme="minorBidi"/>
                <w:color w:val="000000" w:themeColor="text1"/>
              </w:rPr>
              <w:t>85</w:t>
            </w:r>
          </w:p>
        </w:tc>
        <w:tc>
          <w:tcPr>
            <w:tcW w:w="1134" w:type="dxa"/>
            <w:vAlign w:val="center"/>
          </w:tcPr>
          <w:p w14:paraId="3227A3B7" w14:textId="79753E5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2344C66" w:rsidRPr="009B165B">
              <w:rPr>
                <w:rFonts w:asciiTheme="minorBidi" w:eastAsia="Aptos Narrow" w:hAnsiTheme="minorBidi" w:cstheme="minorBidi"/>
                <w:color w:val="000000" w:themeColor="text1"/>
              </w:rPr>
              <w:t>85</w:t>
            </w:r>
          </w:p>
        </w:tc>
      </w:tr>
      <w:tr w:rsidR="2495DE15" w:rsidRPr="009B165B" w14:paraId="44286E33" w14:textId="77777777" w:rsidTr="009B165B">
        <w:trPr>
          <w:trHeight w:val="307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95B2A8E" w14:textId="03F69CFD"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Forestry</w:t>
            </w:r>
          </w:p>
        </w:tc>
        <w:tc>
          <w:tcPr>
            <w:tcW w:w="2127" w:type="dxa"/>
            <w:vAlign w:val="center"/>
          </w:tcPr>
          <w:p w14:paraId="525727B7" w14:textId="26F8C32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Stop deforestation</w:t>
            </w:r>
          </w:p>
        </w:tc>
        <w:tc>
          <w:tcPr>
            <w:tcW w:w="2126" w:type="dxa"/>
            <w:vAlign w:val="center"/>
          </w:tcPr>
          <w:p w14:paraId="3E54E0ED" w14:textId="065DABB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Halt deforestation of primary and secondary forests</w:t>
            </w:r>
          </w:p>
        </w:tc>
        <w:tc>
          <w:tcPr>
            <w:tcW w:w="2410" w:type="dxa"/>
            <w:vAlign w:val="center"/>
          </w:tcPr>
          <w:p w14:paraId="05447CDF" w14:textId="7D2856F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w:t>
            </w:r>
            <w:r w:rsidR="7C7E4697" w:rsidRPr="009B165B">
              <w:rPr>
                <w:rFonts w:asciiTheme="minorBidi" w:eastAsia="Aptos Narrow" w:hAnsiTheme="minorBidi" w:cstheme="minorBidi"/>
                <w:color w:val="000000" w:themeColor="text1"/>
              </w:rPr>
              <w:t xml:space="preserve"> minimum</w:t>
            </w:r>
            <w:r w:rsidRPr="009B165B">
              <w:rPr>
                <w:rFonts w:asciiTheme="minorBidi" w:eastAsia="Aptos Narrow" w:hAnsiTheme="minorBidi" w:cstheme="minorBidi"/>
                <w:color w:val="000000" w:themeColor="text1"/>
              </w:rPr>
              <w:t xml:space="preserve"> transition probability for forest classes remaining that class (closer to 1 means less loss). Note that this cannot reduce the transition probability, only increase it.</w:t>
            </w:r>
          </w:p>
        </w:tc>
        <w:tc>
          <w:tcPr>
            <w:tcW w:w="1275" w:type="dxa"/>
            <w:vAlign w:val="center"/>
          </w:tcPr>
          <w:p w14:paraId="1B867023" w14:textId="7CDBA8AB" w:rsidR="2495DE15" w:rsidRPr="009B165B" w:rsidRDefault="5A7ED174"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0.35999</w:t>
            </w:r>
          </w:p>
        </w:tc>
        <w:tc>
          <w:tcPr>
            <w:tcW w:w="1560" w:type="dxa"/>
            <w:vAlign w:val="center"/>
          </w:tcPr>
          <w:p w14:paraId="109CEC2F" w14:textId="47BF0A7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5A7ED174" w:rsidRPr="009B165B">
              <w:rPr>
                <w:rFonts w:asciiTheme="minorBidi" w:eastAsia="Aptos Narrow" w:hAnsiTheme="minorBidi" w:cstheme="minorBidi"/>
                <w:color w:val="000000" w:themeColor="text1"/>
              </w:rPr>
              <w:t>95999</w:t>
            </w:r>
          </w:p>
        </w:tc>
        <w:tc>
          <w:tcPr>
            <w:tcW w:w="1417" w:type="dxa"/>
            <w:vAlign w:val="center"/>
          </w:tcPr>
          <w:p w14:paraId="66F66029" w14:textId="6D9A7CBB" w:rsidR="2495DE15" w:rsidRPr="009B165B" w:rsidRDefault="5A7ED174"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0.99999</w:t>
            </w:r>
          </w:p>
        </w:tc>
        <w:tc>
          <w:tcPr>
            <w:tcW w:w="1276" w:type="dxa"/>
            <w:vAlign w:val="center"/>
          </w:tcPr>
          <w:p w14:paraId="71E42019" w14:textId="60F31E9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00F1796A" w:rsidRPr="009B165B">
              <w:rPr>
                <w:rFonts w:asciiTheme="minorBidi" w:eastAsia="Aptos Narrow" w:hAnsiTheme="minorBidi" w:cstheme="minorBidi"/>
                <w:color w:val="000000" w:themeColor="text1"/>
              </w:rPr>
              <w:t>89999</w:t>
            </w:r>
          </w:p>
        </w:tc>
        <w:tc>
          <w:tcPr>
            <w:tcW w:w="1134" w:type="dxa"/>
            <w:vAlign w:val="center"/>
          </w:tcPr>
          <w:p w14:paraId="49703467" w14:textId="7D629C4B" w:rsidR="2495DE15" w:rsidRPr="009B165B" w:rsidRDefault="00F1796A"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0.99999</w:t>
            </w:r>
          </w:p>
        </w:tc>
        <w:tc>
          <w:tcPr>
            <w:tcW w:w="1134" w:type="dxa"/>
            <w:vAlign w:val="center"/>
          </w:tcPr>
          <w:p w14:paraId="4EF806F5" w14:textId="6E511818" w:rsidR="2495DE15" w:rsidRPr="009B165B" w:rsidRDefault="00F1796A"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0.99999</w:t>
            </w:r>
          </w:p>
        </w:tc>
      </w:tr>
      <w:tr w:rsidR="2495DE15" w:rsidRPr="009B165B" w14:paraId="352BCE86"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4CAE65C" w14:textId="68AFF3AF"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Land Use</w:t>
            </w:r>
          </w:p>
        </w:tc>
        <w:tc>
          <w:tcPr>
            <w:tcW w:w="2127" w:type="dxa"/>
            <w:vAlign w:val="center"/>
          </w:tcPr>
          <w:p w14:paraId="77BF2DF4" w14:textId="59B9A2D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loss of land use classes (applied to wetlands)</w:t>
            </w:r>
          </w:p>
        </w:tc>
        <w:tc>
          <w:tcPr>
            <w:tcW w:w="2126" w:type="dxa"/>
            <w:vAlign w:val="center"/>
          </w:tcPr>
          <w:p w14:paraId="72EA296F" w14:textId="5C13FE3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Halt loss of a specified land use class; similarly to Decrease Deforestation, it increases the probability of a class transitioning into itself.</w:t>
            </w:r>
          </w:p>
        </w:tc>
        <w:tc>
          <w:tcPr>
            <w:tcW w:w="2410" w:type="dxa"/>
            <w:vAlign w:val="center"/>
          </w:tcPr>
          <w:p w14:paraId="4229B8F3" w14:textId="3B4DAC0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 xml:space="preserve">Target </w:t>
            </w:r>
            <w:r w:rsidR="36987B6E" w:rsidRPr="009B165B">
              <w:rPr>
                <w:rFonts w:asciiTheme="minorBidi" w:eastAsia="Aptos Narrow" w:hAnsiTheme="minorBidi" w:cstheme="minorBidi"/>
                <w:color w:val="000000" w:themeColor="text1"/>
              </w:rPr>
              <w:t>minimum transition</w:t>
            </w:r>
            <w:r w:rsidRPr="009B165B">
              <w:rPr>
                <w:rFonts w:asciiTheme="minorBidi" w:eastAsia="Aptos Narrow" w:hAnsiTheme="minorBidi" w:cstheme="minorBidi"/>
                <w:color w:val="000000" w:themeColor="text1"/>
              </w:rPr>
              <w:t xml:space="preserve"> probability for land use class remaining that class (closer to 1 means less loss). Is not set to allow decreases in probability.</w:t>
            </w:r>
          </w:p>
        </w:tc>
        <w:tc>
          <w:tcPr>
            <w:tcW w:w="1275" w:type="dxa"/>
            <w:vAlign w:val="center"/>
          </w:tcPr>
          <w:p w14:paraId="2F1605C3" w14:textId="32304663" w:rsidR="2495DE15" w:rsidRPr="009B165B" w:rsidRDefault="00F1796A"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0.9999</w:t>
            </w:r>
          </w:p>
        </w:tc>
        <w:tc>
          <w:tcPr>
            <w:tcW w:w="1560" w:type="dxa"/>
            <w:vAlign w:val="center"/>
          </w:tcPr>
          <w:p w14:paraId="211A3B40" w14:textId="6009460C" w:rsidR="2495DE15" w:rsidRPr="009B165B" w:rsidRDefault="36987B6E"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0.9999</w:t>
            </w:r>
          </w:p>
        </w:tc>
        <w:tc>
          <w:tcPr>
            <w:tcW w:w="1417" w:type="dxa"/>
            <w:vAlign w:val="center"/>
          </w:tcPr>
          <w:p w14:paraId="7F1DB4AA" w14:textId="664C2D10" w:rsidR="2495DE15" w:rsidRPr="009B165B" w:rsidRDefault="36987B6E"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0.9999</w:t>
            </w:r>
          </w:p>
        </w:tc>
        <w:tc>
          <w:tcPr>
            <w:tcW w:w="1276" w:type="dxa"/>
            <w:vAlign w:val="center"/>
          </w:tcPr>
          <w:p w14:paraId="17A64CDC" w14:textId="779EB8B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0.</w:t>
            </w:r>
            <w:r w:rsidR="36987B6E" w:rsidRPr="009B165B">
              <w:rPr>
                <w:rFonts w:asciiTheme="minorBidi" w:eastAsia="Aptos Narrow" w:hAnsiTheme="minorBidi" w:cstheme="minorBidi"/>
                <w:color w:val="000000" w:themeColor="text1"/>
              </w:rPr>
              <w:t>9999</w:t>
            </w:r>
          </w:p>
        </w:tc>
        <w:tc>
          <w:tcPr>
            <w:tcW w:w="1134" w:type="dxa"/>
            <w:vAlign w:val="center"/>
          </w:tcPr>
          <w:p w14:paraId="51A5CD22" w14:textId="47CCBBEB" w:rsidR="2495DE15" w:rsidRPr="009B165B" w:rsidRDefault="36987B6E" w:rsidP="009B165B">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rPr>
            </w:pPr>
            <w:r w:rsidRPr="009B165B">
              <w:rPr>
                <w:rFonts w:asciiTheme="minorBidi" w:eastAsia="Aptos Narrow" w:hAnsiTheme="minorBidi" w:cstheme="minorBidi"/>
                <w:color w:val="000000" w:themeColor="text1"/>
              </w:rPr>
              <w:t>0.9999</w:t>
            </w:r>
          </w:p>
        </w:tc>
        <w:tc>
          <w:tcPr>
            <w:tcW w:w="1134" w:type="dxa"/>
            <w:vAlign w:val="center"/>
          </w:tcPr>
          <w:p w14:paraId="21EBA18E" w14:textId="16C31A56" w:rsidR="2495DE15" w:rsidRPr="009B165B" w:rsidRDefault="36987B6E"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0.9999</w:t>
            </w:r>
          </w:p>
        </w:tc>
      </w:tr>
      <w:tr w:rsidR="2495DE15" w:rsidRPr="009B165B" w14:paraId="6F3450FD" w14:textId="77777777" w:rsidTr="009B165B">
        <w:trPr>
          <w:trHeight w:val="55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2515A79" w14:textId="289B665C"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Land Use</w:t>
            </w:r>
          </w:p>
        </w:tc>
        <w:tc>
          <w:tcPr>
            <w:tcW w:w="2127" w:type="dxa"/>
            <w:vAlign w:val="center"/>
          </w:tcPr>
          <w:p w14:paraId="332A863B" w14:textId="08F4855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Expand silvopasture</w:t>
            </w:r>
          </w:p>
        </w:tc>
        <w:tc>
          <w:tcPr>
            <w:tcW w:w="2126" w:type="dxa"/>
            <w:vAlign w:val="center"/>
          </w:tcPr>
          <w:p w14:paraId="0B35ADBE" w14:textId="00728C1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use of silvopasture by increaasing the average sequestration factor associated with pastures. This transformer models silvopasture as a fraction of pastures with planted forests. Since the magnitude is a fraction of area, the average sequestration factor is estimated as m*f, where m is the magnitude (prevalence) and f is the secondary forest sequestration factor.</w:t>
            </w:r>
          </w:p>
        </w:tc>
        <w:tc>
          <w:tcPr>
            <w:tcW w:w="2410" w:type="dxa"/>
            <w:vAlign w:val="center"/>
          </w:tcPr>
          <w:p w14:paraId="3BD86BC7" w14:textId="14C5945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pasture under silvopasture. Applies secondary forest carbon sequestration factors to silvopasture area.</w:t>
            </w:r>
          </w:p>
        </w:tc>
        <w:tc>
          <w:tcPr>
            <w:tcW w:w="1275" w:type="dxa"/>
            <w:vAlign w:val="center"/>
          </w:tcPr>
          <w:p w14:paraId="57A84B4F" w14:textId="3FBDB91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6987B6E" w:rsidRPr="009B165B">
              <w:rPr>
                <w:rFonts w:asciiTheme="minorBidi" w:eastAsia="Aptos Narrow" w:hAnsiTheme="minorBidi" w:cstheme="minorBidi"/>
                <w:color w:val="000000" w:themeColor="text1"/>
              </w:rPr>
              <w:t>09</w:t>
            </w:r>
          </w:p>
        </w:tc>
        <w:tc>
          <w:tcPr>
            <w:tcW w:w="1560" w:type="dxa"/>
            <w:vAlign w:val="center"/>
          </w:tcPr>
          <w:p w14:paraId="5BEE57A7" w14:textId="0BA1D08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6987B6E" w:rsidRPr="009B165B">
              <w:rPr>
                <w:rFonts w:asciiTheme="minorBidi" w:eastAsia="Aptos Narrow" w:hAnsiTheme="minorBidi" w:cstheme="minorBidi"/>
                <w:color w:val="000000" w:themeColor="text1"/>
              </w:rPr>
              <w:t>100</w:t>
            </w:r>
          </w:p>
        </w:tc>
        <w:tc>
          <w:tcPr>
            <w:tcW w:w="1417" w:type="dxa"/>
            <w:vAlign w:val="center"/>
          </w:tcPr>
          <w:p w14:paraId="32391B1F" w14:textId="7C1EEDD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6987B6E" w:rsidRPr="009B165B">
              <w:rPr>
                <w:rFonts w:asciiTheme="minorBidi" w:eastAsia="Aptos Narrow" w:hAnsiTheme="minorBidi" w:cstheme="minorBidi"/>
                <w:color w:val="000000" w:themeColor="text1"/>
              </w:rPr>
              <w:t>100</w:t>
            </w:r>
          </w:p>
        </w:tc>
        <w:tc>
          <w:tcPr>
            <w:tcW w:w="1276" w:type="dxa"/>
            <w:vAlign w:val="center"/>
          </w:tcPr>
          <w:p w14:paraId="498E0024" w14:textId="73BE22B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CE9E64D" w:rsidRPr="009B165B">
              <w:rPr>
                <w:rFonts w:asciiTheme="minorBidi" w:eastAsia="Aptos Narrow" w:hAnsiTheme="minorBidi" w:cstheme="minorBidi"/>
                <w:color w:val="000000" w:themeColor="text1"/>
              </w:rPr>
              <w:t>09</w:t>
            </w:r>
          </w:p>
        </w:tc>
        <w:tc>
          <w:tcPr>
            <w:tcW w:w="1134" w:type="dxa"/>
            <w:vAlign w:val="center"/>
          </w:tcPr>
          <w:p w14:paraId="52A01C03" w14:textId="527C8C5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CE9E64D" w:rsidRPr="009B165B">
              <w:rPr>
                <w:rFonts w:asciiTheme="minorBidi" w:eastAsia="Aptos Narrow" w:hAnsiTheme="minorBidi" w:cstheme="minorBidi"/>
                <w:color w:val="000000" w:themeColor="text1"/>
              </w:rPr>
              <w:t>24</w:t>
            </w:r>
          </w:p>
        </w:tc>
        <w:tc>
          <w:tcPr>
            <w:tcW w:w="1134" w:type="dxa"/>
            <w:vAlign w:val="center"/>
          </w:tcPr>
          <w:p w14:paraId="0D9697C0" w14:textId="4159D93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CE9E64D" w:rsidRPr="009B165B">
              <w:rPr>
                <w:rFonts w:asciiTheme="minorBidi" w:eastAsia="Aptos Narrow" w:hAnsiTheme="minorBidi" w:cstheme="minorBidi"/>
                <w:color w:val="000000" w:themeColor="text1"/>
              </w:rPr>
              <w:t>25</w:t>
            </w:r>
          </w:p>
        </w:tc>
      </w:tr>
      <w:tr w:rsidR="2495DE15" w:rsidRPr="009B165B" w14:paraId="7CF45791" w14:textId="77777777" w:rsidTr="009B165B">
        <w:trPr>
          <w:trHeight w:val="504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CD5CCBF" w14:textId="66B8C60D"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Livestock</w:t>
            </w:r>
          </w:p>
        </w:tc>
        <w:tc>
          <w:tcPr>
            <w:tcW w:w="2127" w:type="dxa"/>
            <w:vAlign w:val="center"/>
          </w:tcPr>
          <w:p w14:paraId="0FE63FD1" w14:textId="37046AB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 manure management for cattle and pigs</w:t>
            </w:r>
          </w:p>
        </w:tc>
        <w:tc>
          <w:tcPr>
            <w:tcW w:w="2126" w:type="dxa"/>
            <w:vAlign w:val="center"/>
          </w:tcPr>
          <w:p w14:paraId="2D139E9A" w14:textId="6A4A209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95% of manure from cattle (dairy and non-dairy) and pigs is treated. Under default conditions, the manure treated is sent to the following pathways:</w:t>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37.5% to Anaerobic Digestion</w:t>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12.5% to Composting</w:t>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25.0% to Daily Spread</w:t>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12.5% to Deep Bedding</w:t>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12.5% to Solid Storage</w:t>
            </w:r>
          </w:p>
        </w:tc>
        <w:tc>
          <w:tcPr>
            <w:tcW w:w="2410" w:type="dxa"/>
            <w:vAlign w:val="center"/>
          </w:tcPr>
          <w:p w14:paraId="681E9681" w14:textId="1034827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Fractions of cattle and pig manure managed by each LSMM management pathway. Can specify any target pathway. Note that a 0 only indicates no change from baseline.</w:t>
            </w:r>
          </w:p>
        </w:tc>
        <w:tc>
          <w:tcPr>
            <w:tcW w:w="1275" w:type="dxa"/>
            <w:vAlign w:val="center"/>
          </w:tcPr>
          <w:p w14:paraId="1DB65911" w14:textId="63F5F62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0B1BB51" w14:textId="05D8AD5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19606A3D" w14:textId="021B880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2FA77293" w14:textId="3BD8522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CE9E64D" w:rsidRPr="009B165B">
              <w:rPr>
                <w:rFonts w:asciiTheme="minorBidi" w:eastAsia="Aptos Narrow" w:hAnsiTheme="minorBidi" w:cstheme="minorBidi"/>
                <w:color w:val="000000" w:themeColor="text1"/>
              </w:rPr>
              <w:t>205</w:t>
            </w:r>
          </w:p>
        </w:tc>
        <w:tc>
          <w:tcPr>
            <w:tcW w:w="1134" w:type="dxa"/>
            <w:vAlign w:val="center"/>
          </w:tcPr>
          <w:p w14:paraId="0141B0DB" w14:textId="5FA199C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08513B5" w:rsidRPr="009B165B">
              <w:rPr>
                <w:rFonts w:asciiTheme="minorBidi" w:eastAsia="Aptos Narrow" w:hAnsiTheme="minorBidi" w:cstheme="minorBidi"/>
                <w:color w:val="000000" w:themeColor="text1"/>
              </w:rPr>
              <w:t>545</w:t>
            </w:r>
          </w:p>
        </w:tc>
        <w:tc>
          <w:tcPr>
            <w:tcW w:w="1134" w:type="dxa"/>
            <w:vAlign w:val="center"/>
          </w:tcPr>
          <w:p w14:paraId="447600DB" w14:textId="58D52A3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0F8A6F4F" w14:textId="77777777" w:rsidTr="009B165B">
        <w:trPr>
          <w:trHeight w:val="33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C9D2EF4" w14:textId="2F8C11FA"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Livestock</w:t>
            </w:r>
          </w:p>
        </w:tc>
        <w:tc>
          <w:tcPr>
            <w:tcW w:w="2127" w:type="dxa"/>
            <w:vAlign w:val="center"/>
          </w:tcPr>
          <w:p w14:paraId="5D7EB577" w14:textId="1F6147B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 manure management for other animals</w:t>
            </w:r>
          </w:p>
        </w:tc>
        <w:tc>
          <w:tcPr>
            <w:tcW w:w="2126" w:type="dxa"/>
            <w:vAlign w:val="center"/>
          </w:tcPr>
          <w:p w14:paraId="6339345D" w14:textId="59EDA1B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95% of manure from all other animals is treated. The manure treated is sent to the following pathways:</w:t>
            </w:r>
            <w:r w:rsidRPr="009B165B">
              <w:rPr>
                <w:rFonts w:asciiTheme="minorBidi" w:hAnsiTheme="minorBidi" w:cstheme="minorBidi"/>
                <w:color w:val="000000" w:themeColor="text1"/>
              </w:rPr>
              <w:br/>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37.5.% to Composting</w:t>
            </w:r>
            <w:r w:rsidRPr="009B165B">
              <w:rPr>
                <w:rFonts w:asciiTheme="minorBidi" w:hAnsiTheme="minorBidi" w:cstheme="minorBidi"/>
                <w:color w:val="000000" w:themeColor="text1"/>
              </w:rPr>
              <w:br/>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12.5% to Dry Lot</w:t>
            </w:r>
            <w:r w:rsidRPr="009B165B">
              <w:rPr>
                <w:rFonts w:asciiTheme="minorBidi" w:hAnsiTheme="minorBidi" w:cstheme="minorBidi"/>
                <w:color w:val="000000" w:themeColor="text1"/>
              </w:rPr>
              <w:br/>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25.0% to Daily Spread</w:t>
            </w:r>
            <w:r w:rsidRPr="009B165B">
              <w:rPr>
                <w:rFonts w:asciiTheme="minorBidi" w:hAnsiTheme="minorBidi" w:cstheme="minorBidi"/>
                <w:color w:val="000000" w:themeColor="text1"/>
              </w:rPr>
              <w:br/>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25.0% to Solid Storage</w:t>
            </w:r>
          </w:p>
        </w:tc>
        <w:tc>
          <w:tcPr>
            <w:tcW w:w="2410" w:type="dxa"/>
            <w:vAlign w:val="center"/>
          </w:tcPr>
          <w:p w14:paraId="42856764" w14:textId="02EB92A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Fractions of non cattle, pig, or poultry manure managed by each LSMM management pathway. Can specify any target pathway.</w:t>
            </w:r>
          </w:p>
        </w:tc>
        <w:tc>
          <w:tcPr>
            <w:tcW w:w="1275" w:type="dxa"/>
            <w:vAlign w:val="center"/>
          </w:tcPr>
          <w:p w14:paraId="0BA6FE2F" w14:textId="64222CF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5AE9A1DB" w14:textId="6C3AD8F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054C2A75" w14:textId="48AFF95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78828C44" w14:textId="53923619" w:rsidR="408513B5" w:rsidRPr="009B165B" w:rsidRDefault="408513B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lang w:val="en-US"/>
              </w:rPr>
            </w:pPr>
            <w:r w:rsidRPr="009B165B">
              <w:rPr>
                <w:rFonts w:asciiTheme="minorBidi" w:eastAsia="Aptos Narrow" w:hAnsiTheme="minorBidi" w:cstheme="minorBidi"/>
                <w:color w:val="000000" w:themeColor="text1"/>
              </w:rPr>
              <w:t>0.205</w:t>
            </w:r>
          </w:p>
        </w:tc>
        <w:tc>
          <w:tcPr>
            <w:tcW w:w="1134" w:type="dxa"/>
            <w:vAlign w:val="center"/>
          </w:tcPr>
          <w:p w14:paraId="74A49A00" w14:textId="17134589" w:rsidR="408513B5" w:rsidRPr="009B165B" w:rsidRDefault="408513B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lang w:val="en-US"/>
              </w:rPr>
            </w:pPr>
            <w:r w:rsidRPr="009B165B">
              <w:rPr>
                <w:rFonts w:asciiTheme="minorBidi" w:eastAsia="Aptos Narrow" w:hAnsiTheme="minorBidi" w:cstheme="minorBidi"/>
                <w:color w:val="000000" w:themeColor="text1"/>
              </w:rPr>
              <w:t>0.545</w:t>
            </w:r>
          </w:p>
        </w:tc>
        <w:tc>
          <w:tcPr>
            <w:tcW w:w="1134" w:type="dxa"/>
            <w:vAlign w:val="center"/>
          </w:tcPr>
          <w:p w14:paraId="4E2CB678" w14:textId="7041BAA8" w:rsidR="408513B5" w:rsidRPr="009B165B" w:rsidRDefault="408513B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lang w:val="en-US"/>
              </w:rPr>
            </w:pPr>
            <w:r w:rsidRPr="009B165B">
              <w:rPr>
                <w:rFonts w:asciiTheme="minorBidi" w:eastAsia="Aptos Narrow" w:hAnsiTheme="minorBidi" w:cstheme="minorBidi"/>
                <w:color w:val="000000" w:themeColor="text1"/>
              </w:rPr>
              <w:t>1.000</w:t>
            </w:r>
          </w:p>
        </w:tc>
      </w:tr>
      <w:tr w:rsidR="2495DE15" w:rsidRPr="009B165B" w14:paraId="39E43EB8" w14:textId="77777777" w:rsidTr="009B165B">
        <w:trPr>
          <w:trHeight w:val="223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0062A6B" w14:textId="59532D8A"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Livestock</w:t>
            </w:r>
          </w:p>
        </w:tc>
        <w:tc>
          <w:tcPr>
            <w:tcW w:w="2127" w:type="dxa"/>
            <w:vAlign w:val="center"/>
          </w:tcPr>
          <w:p w14:paraId="5B19F275" w14:textId="034C13B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 manure management for poultry</w:t>
            </w:r>
          </w:p>
        </w:tc>
        <w:tc>
          <w:tcPr>
            <w:tcW w:w="2126" w:type="dxa"/>
            <w:vAlign w:val="center"/>
          </w:tcPr>
          <w:p w14:paraId="4B4DCE3E" w14:textId="3775018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95% of manure from poultry (chickens) and pigs is treated. The manure treated is sent to the following pathways:</w:t>
            </w:r>
            <w:r w:rsidRPr="009B165B">
              <w:rPr>
                <w:rFonts w:asciiTheme="minorBidi" w:hAnsiTheme="minorBidi" w:cstheme="minorBidi"/>
                <w:color w:val="000000" w:themeColor="text1"/>
              </w:rPr>
              <w:br/>
            </w:r>
            <w:r w:rsidRPr="009B165B">
              <w:rPr>
                <w:rFonts w:asciiTheme="minorBidi" w:hAnsiTheme="minorBidi" w:cstheme="minorBidi"/>
                <w:color w:val="000000" w:themeColor="text1"/>
              </w:rPr>
              <w:br/>
            </w:r>
            <w:r w:rsidRPr="009B165B">
              <w:rPr>
                <w:rFonts w:asciiTheme="minorBidi" w:eastAsia="Aptos Narrow" w:hAnsiTheme="minorBidi" w:cstheme="minorBidi"/>
                <w:color w:val="000000" w:themeColor="text1"/>
              </w:rPr>
              <w:t xml:space="preserve">   100% to Poultry Management</w:t>
            </w:r>
          </w:p>
        </w:tc>
        <w:tc>
          <w:tcPr>
            <w:tcW w:w="2410" w:type="dxa"/>
            <w:vAlign w:val="center"/>
          </w:tcPr>
          <w:p w14:paraId="7152C0C3" w14:textId="2264A6A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Fractions of poultry manure managed by each LSMM management pathway. Can specify any target pathway.</w:t>
            </w:r>
          </w:p>
        </w:tc>
        <w:tc>
          <w:tcPr>
            <w:tcW w:w="1275" w:type="dxa"/>
            <w:vAlign w:val="center"/>
          </w:tcPr>
          <w:p w14:paraId="630B9508" w14:textId="3382660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06665007" w14:textId="12F0E5D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129CBA6C" w14:textId="2961C15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5BB7A0C8" w14:textId="6C12537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08513B5" w:rsidRPr="009B165B">
              <w:rPr>
                <w:rFonts w:asciiTheme="minorBidi" w:eastAsia="Aptos Narrow" w:hAnsiTheme="minorBidi" w:cstheme="minorBidi"/>
                <w:color w:val="000000" w:themeColor="text1"/>
              </w:rPr>
              <w:t>184</w:t>
            </w:r>
          </w:p>
        </w:tc>
        <w:tc>
          <w:tcPr>
            <w:tcW w:w="1134" w:type="dxa"/>
            <w:vAlign w:val="center"/>
          </w:tcPr>
          <w:p w14:paraId="0EC7312D" w14:textId="4B5EAD8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0D2E709" w:rsidRPr="009B165B">
              <w:rPr>
                <w:rFonts w:asciiTheme="minorBidi" w:eastAsia="Aptos Narrow" w:hAnsiTheme="minorBidi" w:cstheme="minorBidi"/>
                <w:color w:val="000000" w:themeColor="text1"/>
              </w:rPr>
              <w:t>491</w:t>
            </w:r>
          </w:p>
        </w:tc>
        <w:tc>
          <w:tcPr>
            <w:tcW w:w="1134" w:type="dxa"/>
            <w:vAlign w:val="center"/>
          </w:tcPr>
          <w:p w14:paraId="0729570E" w14:textId="0643D20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0.900</w:t>
            </w:r>
          </w:p>
        </w:tc>
      </w:tr>
      <w:tr w:rsidR="2495DE15" w:rsidRPr="009B165B" w14:paraId="5164C2BA" w14:textId="77777777" w:rsidTr="009B165B">
        <w:trPr>
          <w:trHeight w:val="279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D6F9701" w14:textId="29137BCD"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Livestock</w:t>
            </w:r>
          </w:p>
        </w:tc>
        <w:tc>
          <w:tcPr>
            <w:tcW w:w="2127" w:type="dxa"/>
            <w:vAlign w:val="center"/>
          </w:tcPr>
          <w:p w14:paraId="0E538AD1" w14:textId="020516C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biogas capture at anaerobic decomposition facilities</w:t>
            </w:r>
          </w:p>
        </w:tc>
        <w:tc>
          <w:tcPr>
            <w:tcW w:w="2126" w:type="dxa"/>
            <w:vAlign w:val="center"/>
          </w:tcPr>
          <w:p w14:paraId="675B8FED" w14:textId="6FCEDB5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fraction of biogas that is captured at manure treated at anaerobic livestock manure treatment facilities</w:t>
            </w:r>
          </w:p>
        </w:tc>
        <w:tc>
          <w:tcPr>
            <w:tcW w:w="2410" w:type="dxa"/>
            <w:vAlign w:val="center"/>
          </w:tcPr>
          <w:p w14:paraId="3BCA657F" w14:textId="22F28E9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minimum fraction of biogas that is captured from manure management facilities with anaerobic decomposition (including lagoons)</w:t>
            </w:r>
          </w:p>
        </w:tc>
        <w:tc>
          <w:tcPr>
            <w:tcW w:w="1275" w:type="dxa"/>
            <w:vAlign w:val="center"/>
          </w:tcPr>
          <w:p w14:paraId="1BF2AAC5" w14:textId="3AB237C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8E4213D" w14:textId="7E6C316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5A1B5855" w14:textId="25E4508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3A51FDB8" w14:textId="5A1F325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0D2E709" w:rsidRPr="009B165B">
              <w:rPr>
                <w:rFonts w:asciiTheme="minorBidi" w:eastAsia="Aptos Narrow" w:hAnsiTheme="minorBidi" w:cstheme="minorBidi"/>
                <w:color w:val="000000" w:themeColor="text1"/>
              </w:rPr>
              <w:t>193</w:t>
            </w:r>
          </w:p>
        </w:tc>
        <w:tc>
          <w:tcPr>
            <w:tcW w:w="1134" w:type="dxa"/>
            <w:vAlign w:val="center"/>
          </w:tcPr>
          <w:p w14:paraId="56A07AB6" w14:textId="155A69A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70D2E709" w:rsidRPr="009B165B">
              <w:rPr>
                <w:rFonts w:asciiTheme="minorBidi" w:eastAsia="Aptos Narrow" w:hAnsiTheme="minorBidi" w:cstheme="minorBidi"/>
                <w:color w:val="000000" w:themeColor="text1"/>
              </w:rPr>
              <w:t>515</w:t>
            </w:r>
          </w:p>
        </w:tc>
        <w:tc>
          <w:tcPr>
            <w:tcW w:w="1134" w:type="dxa"/>
            <w:vAlign w:val="center"/>
          </w:tcPr>
          <w:p w14:paraId="543D9FE3" w14:textId="017622F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0.945</w:t>
            </w:r>
          </w:p>
        </w:tc>
      </w:tr>
      <w:tr w:rsidR="2495DE15" w:rsidRPr="009B165B" w14:paraId="3C1C5F2A" w14:textId="77777777" w:rsidTr="009B165B">
        <w:trPr>
          <w:trHeight w:val="112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47A7CF8" w14:textId="1B5D85C4"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Livestock</w:t>
            </w:r>
          </w:p>
        </w:tc>
        <w:tc>
          <w:tcPr>
            <w:tcW w:w="2127" w:type="dxa"/>
            <w:vAlign w:val="center"/>
          </w:tcPr>
          <w:p w14:paraId="72EC0CFD" w14:textId="7CDBB2D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livestock productivity</w:t>
            </w:r>
          </w:p>
        </w:tc>
        <w:tc>
          <w:tcPr>
            <w:tcW w:w="2126" w:type="dxa"/>
            <w:vAlign w:val="center"/>
          </w:tcPr>
          <w:p w14:paraId="20BDA924" w14:textId="4CDABF5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inferred livestock carrying capacity by 20%</w:t>
            </w:r>
          </w:p>
        </w:tc>
        <w:tc>
          <w:tcPr>
            <w:tcW w:w="2410" w:type="dxa"/>
            <w:vAlign w:val="center"/>
          </w:tcPr>
          <w:p w14:paraId="4BB385A0" w14:textId="11D0E88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livestock productivity</w:t>
            </w:r>
          </w:p>
        </w:tc>
        <w:tc>
          <w:tcPr>
            <w:tcW w:w="1275" w:type="dxa"/>
            <w:vAlign w:val="center"/>
          </w:tcPr>
          <w:p w14:paraId="7186F874" w14:textId="04447B8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40C7762" w:rsidRPr="009B165B">
              <w:rPr>
                <w:rFonts w:asciiTheme="minorBidi" w:eastAsia="Aptos Narrow" w:hAnsiTheme="minorBidi" w:cstheme="minorBidi"/>
                <w:color w:val="000000" w:themeColor="text1"/>
              </w:rPr>
              <w:t>031</w:t>
            </w:r>
          </w:p>
        </w:tc>
        <w:tc>
          <w:tcPr>
            <w:tcW w:w="1560" w:type="dxa"/>
            <w:vAlign w:val="center"/>
          </w:tcPr>
          <w:p w14:paraId="023CA34A" w14:textId="7A0A587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40C7762" w:rsidRPr="009B165B">
              <w:rPr>
                <w:rFonts w:asciiTheme="minorBidi" w:eastAsia="Aptos Narrow" w:hAnsiTheme="minorBidi" w:cstheme="minorBidi"/>
                <w:color w:val="000000" w:themeColor="text1"/>
              </w:rPr>
              <w:t>082</w:t>
            </w:r>
          </w:p>
        </w:tc>
        <w:tc>
          <w:tcPr>
            <w:tcW w:w="1417" w:type="dxa"/>
            <w:vAlign w:val="center"/>
          </w:tcPr>
          <w:p w14:paraId="06A1FBA5" w14:textId="0FF6D3E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40C7762" w:rsidRPr="009B165B">
              <w:rPr>
                <w:rFonts w:asciiTheme="minorBidi" w:eastAsia="Aptos Narrow" w:hAnsiTheme="minorBidi" w:cstheme="minorBidi"/>
                <w:color w:val="000000" w:themeColor="text1"/>
              </w:rPr>
              <w:t>150</w:t>
            </w:r>
          </w:p>
        </w:tc>
        <w:tc>
          <w:tcPr>
            <w:tcW w:w="1276" w:type="dxa"/>
            <w:vAlign w:val="center"/>
          </w:tcPr>
          <w:p w14:paraId="601BE244" w14:textId="3A4D183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40C7762" w:rsidRPr="009B165B">
              <w:rPr>
                <w:rFonts w:asciiTheme="minorBidi" w:eastAsia="Aptos Narrow" w:hAnsiTheme="minorBidi" w:cstheme="minorBidi"/>
                <w:color w:val="000000" w:themeColor="text1"/>
              </w:rPr>
              <w:t>102</w:t>
            </w:r>
          </w:p>
        </w:tc>
        <w:tc>
          <w:tcPr>
            <w:tcW w:w="1134" w:type="dxa"/>
            <w:vAlign w:val="center"/>
          </w:tcPr>
          <w:p w14:paraId="777A1C42" w14:textId="25DC5B4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40C7762" w:rsidRPr="009B165B">
              <w:rPr>
                <w:rFonts w:asciiTheme="minorBidi" w:eastAsia="Aptos Narrow" w:hAnsiTheme="minorBidi" w:cstheme="minorBidi"/>
                <w:color w:val="000000" w:themeColor="text1"/>
              </w:rPr>
              <w:t>273</w:t>
            </w:r>
          </w:p>
        </w:tc>
        <w:tc>
          <w:tcPr>
            <w:tcW w:w="1134" w:type="dxa"/>
            <w:vAlign w:val="center"/>
          </w:tcPr>
          <w:p w14:paraId="03E03BEF" w14:textId="704D2DE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0.500</w:t>
            </w:r>
          </w:p>
        </w:tc>
      </w:tr>
      <w:tr w:rsidR="2495DE15" w:rsidRPr="009B165B" w14:paraId="3EF9FF30"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32DC8C8" w14:textId="4266D125"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Livestock</w:t>
            </w:r>
          </w:p>
        </w:tc>
        <w:tc>
          <w:tcPr>
            <w:tcW w:w="2127" w:type="dxa"/>
            <w:vAlign w:val="center"/>
          </w:tcPr>
          <w:p w14:paraId="249F98A8" w14:textId="448BFA3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enteric fermentation</w:t>
            </w:r>
          </w:p>
        </w:tc>
        <w:tc>
          <w:tcPr>
            <w:tcW w:w="2126" w:type="dxa"/>
            <w:vAlign w:val="center"/>
          </w:tcPr>
          <w:p w14:paraId="18DC708B" w14:textId="20E2497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enteric fermentation through feed switching, methanogenic vaccines, and other processes.</w:t>
            </w:r>
          </w:p>
        </w:tc>
        <w:tc>
          <w:tcPr>
            <w:tcW w:w="2410" w:type="dxa"/>
            <w:vAlign w:val="center"/>
          </w:tcPr>
          <w:p w14:paraId="507CE74F" w14:textId="755C06E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enteric fermentation across all classes</w:t>
            </w:r>
          </w:p>
        </w:tc>
        <w:tc>
          <w:tcPr>
            <w:tcW w:w="1275" w:type="dxa"/>
            <w:vAlign w:val="center"/>
          </w:tcPr>
          <w:p w14:paraId="49BA78C0" w14:textId="2ACADA3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0.135</w:t>
            </w:r>
          </w:p>
        </w:tc>
        <w:tc>
          <w:tcPr>
            <w:tcW w:w="1560" w:type="dxa"/>
            <w:vAlign w:val="center"/>
          </w:tcPr>
          <w:p w14:paraId="10262E9F" w14:textId="42AE9CD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0.150</w:t>
            </w:r>
          </w:p>
        </w:tc>
        <w:tc>
          <w:tcPr>
            <w:tcW w:w="1417" w:type="dxa"/>
            <w:vAlign w:val="center"/>
          </w:tcPr>
          <w:p w14:paraId="7771B5D8" w14:textId="15775BF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0.150</w:t>
            </w:r>
          </w:p>
        </w:tc>
        <w:tc>
          <w:tcPr>
            <w:tcW w:w="1276" w:type="dxa"/>
            <w:vAlign w:val="center"/>
          </w:tcPr>
          <w:p w14:paraId="5EAE061D" w14:textId="1D8A4D0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40C7762" w:rsidRPr="009B165B">
              <w:rPr>
                <w:rFonts w:asciiTheme="minorBidi" w:eastAsia="Aptos Narrow" w:hAnsiTheme="minorBidi" w:cstheme="minorBidi"/>
                <w:color w:val="000000" w:themeColor="text1"/>
              </w:rPr>
              <w:t>114</w:t>
            </w:r>
          </w:p>
        </w:tc>
        <w:tc>
          <w:tcPr>
            <w:tcW w:w="1134" w:type="dxa"/>
            <w:vAlign w:val="center"/>
          </w:tcPr>
          <w:p w14:paraId="4270AC86" w14:textId="6BE2C0F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24DC8B2" w:rsidRPr="009B165B">
              <w:rPr>
                <w:rFonts w:asciiTheme="minorBidi" w:eastAsia="Aptos Narrow" w:hAnsiTheme="minorBidi" w:cstheme="minorBidi"/>
                <w:color w:val="000000" w:themeColor="text1"/>
              </w:rPr>
              <w:t>399</w:t>
            </w:r>
          </w:p>
        </w:tc>
        <w:tc>
          <w:tcPr>
            <w:tcW w:w="1134" w:type="dxa"/>
            <w:vAlign w:val="center"/>
          </w:tcPr>
          <w:p w14:paraId="1CB48EC5" w14:textId="6EE3D02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0.530</w:t>
            </w:r>
          </w:p>
        </w:tc>
      </w:tr>
      <w:tr w:rsidR="2495DE15" w:rsidRPr="009B165B" w14:paraId="2F47B1D4"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4DD3C59" w14:textId="4DF4E232"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Cross-sectoral</w:t>
            </w:r>
          </w:p>
        </w:tc>
        <w:tc>
          <w:tcPr>
            <w:tcW w:w="2127" w:type="dxa"/>
            <w:vAlign w:val="center"/>
          </w:tcPr>
          <w:p w14:paraId="700BD79E" w14:textId="4C66DD3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Change diets</w:t>
            </w:r>
          </w:p>
        </w:tc>
        <w:tc>
          <w:tcPr>
            <w:tcW w:w="2126" w:type="dxa"/>
            <w:vAlign w:val="center"/>
          </w:tcPr>
          <w:p w14:paraId="7D0D4892" w14:textId="7A80569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Includes a reduction in the demand for red meat and allows for changes to different crop demands.</w:t>
            </w:r>
          </w:p>
        </w:tc>
        <w:tc>
          <w:tcPr>
            <w:tcW w:w="2410" w:type="dxa"/>
            <w:vAlign w:val="center"/>
          </w:tcPr>
          <w:p w14:paraId="5CBA14F5" w14:textId="09DEB43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target minimum fractional reduction in average per-capita consumption.</w:t>
            </w:r>
          </w:p>
        </w:tc>
        <w:tc>
          <w:tcPr>
            <w:tcW w:w="1275" w:type="dxa"/>
            <w:vAlign w:val="center"/>
          </w:tcPr>
          <w:p w14:paraId="4B48A7E9" w14:textId="6513EDA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62DCD532" w14:textId="1429475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3643D6DB" w14:textId="3ACADD2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6610FF24" w14:textId="34C1EAD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BEB4DB5" w:rsidRPr="009B165B">
              <w:rPr>
                <w:rFonts w:asciiTheme="minorBidi" w:eastAsia="Aptos Narrow" w:hAnsiTheme="minorBidi" w:cstheme="minorBidi"/>
                <w:color w:val="000000" w:themeColor="text1"/>
              </w:rPr>
              <w:t>006</w:t>
            </w:r>
          </w:p>
        </w:tc>
        <w:tc>
          <w:tcPr>
            <w:tcW w:w="1134" w:type="dxa"/>
            <w:vAlign w:val="center"/>
          </w:tcPr>
          <w:p w14:paraId="01A14CFF" w14:textId="2123D1B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BEB4DB5" w:rsidRPr="009B165B">
              <w:rPr>
                <w:rFonts w:asciiTheme="minorBidi" w:eastAsia="Aptos Narrow" w:hAnsiTheme="minorBidi" w:cstheme="minorBidi"/>
                <w:color w:val="000000" w:themeColor="text1"/>
              </w:rPr>
              <w:t>189</w:t>
            </w:r>
          </w:p>
        </w:tc>
        <w:tc>
          <w:tcPr>
            <w:tcW w:w="1134" w:type="dxa"/>
            <w:vAlign w:val="center"/>
          </w:tcPr>
          <w:p w14:paraId="4D35F5AE" w14:textId="2B475BD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6BEB4DB5" w:rsidRPr="009B165B">
              <w:rPr>
                <w:rFonts w:asciiTheme="minorBidi" w:eastAsia="Aptos Narrow" w:hAnsiTheme="minorBidi" w:cstheme="minorBidi"/>
                <w:color w:val="000000" w:themeColor="text1"/>
              </w:rPr>
              <w:t>300</w:t>
            </w:r>
          </w:p>
        </w:tc>
      </w:tr>
      <w:tr w:rsidR="2495DE15" w:rsidRPr="009B165B" w14:paraId="66AF5CEC" w14:textId="77777777" w:rsidTr="009B165B">
        <w:trPr>
          <w:trHeight w:val="36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FFD79EB" w14:textId="1032A622"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Cross-sectoral</w:t>
            </w:r>
          </w:p>
        </w:tc>
        <w:tc>
          <w:tcPr>
            <w:tcW w:w="2127" w:type="dxa"/>
            <w:vAlign w:val="center"/>
          </w:tcPr>
          <w:p w14:paraId="5DEF4BB8" w14:textId="493DBD2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Industrial carbon capture and sequestration</w:t>
            </w:r>
          </w:p>
        </w:tc>
        <w:tc>
          <w:tcPr>
            <w:tcW w:w="2126" w:type="dxa"/>
            <w:vAlign w:val="center"/>
          </w:tcPr>
          <w:p w14:paraId="116236E1" w14:textId="2DC14C8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Implements carbon capture at industrial facilities, affecting both INEN and IPPU emissions. Specify a minimum target fraction of industrial facilities using carbon capture (prevalence) and target effectiveness of carbon capture at those faciltiies.</w:t>
            </w:r>
          </w:p>
        </w:tc>
        <w:tc>
          <w:tcPr>
            <w:tcW w:w="2410" w:type="dxa"/>
            <w:vAlign w:val="center"/>
          </w:tcPr>
          <w:p w14:paraId="76A809B2" w14:textId="2DB37B4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industrial facilities using carbon capture (prevalence) and target effectiveness of carbon capture at those faciltiies.</w:t>
            </w:r>
          </w:p>
        </w:tc>
        <w:tc>
          <w:tcPr>
            <w:tcW w:w="1275" w:type="dxa"/>
            <w:vAlign w:val="center"/>
          </w:tcPr>
          <w:p w14:paraId="0A3F8716" w14:textId="437A745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0A022229" w14:textId="1FB8FDC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0E0697AB" w14:textId="5BD56F9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1915218B" w14:textId="1F7AE25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0.120</w:t>
            </w:r>
          </w:p>
        </w:tc>
        <w:tc>
          <w:tcPr>
            <w:tcW w:w="1134" w:type="dxa"/>
            <w:vAlign w:val="center"/>
          </w:tcPr>
          <w:p w14:paraId="66406396" w14:textId="7C5552A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0.377</w:t>
            </w:r>
          </w:p>
        </w:tc>
        <w:tc>
          <w:tcPr>
            <w:tcW w:w="1134" w:type="dxa"/>
            <w:vAlign w:val="center"/>
          </w:tcPr>
          <w:p w14:paraId="59A1DB97" w14:textId="00D66BE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0.720</w:t>
            </w:r>
          </w:p>
        </w:tc>
      </w:tr>
      <w:tr w:rsidR="2495DE15" w:rsidRPr="009B165B" w14:paraId="3873732F" w14:textId="77777777" w:rsidTr="009B165B">
        <w:trPr>
          <w:trHeight w:val="82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E1C5DC3" w14:textId="44ABCA19"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Electricity and Fuel Production</w:t>
            </w:r>
          </w:p>
        </w:tc>
        <w:tc>
          <w:tcPr>
            <w:tcW w:w="2127" w:type="dxa"/>
            <w:vAlign w:val="center"/>
          </w:tcPr>
          <w:p w14:paraId="739DF461" w14:textId="1E04609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Clean hydrogen</w:t>
            </w:r>
          </w:p>
        </w:tc>
        <w:tc>
          <w:tcPr>
            <w:tcW w:w="2126" w:type="dxa"/>
            <w:vAlign w:val="center"/>
          </w:tcPr>
          <w:p w14:paraId="4F282C08" w14:textId="0A5ABDD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Set a target for clean hydrogen production.</w:t>
            </w:r>
          </w:p>
        </w:tc>
        <w:tc>
          <w:tcPr>
            <w:tcW w:w="2410" w:type="dxa"/>
            <w:vAlign w:val="center"/>
          </w:tcPr>
          <w:p w14:paraId="47B8F821" w14:textId="3EC39A4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hydrogen coming from electrolysis.</w:t>
            </w:r>
          </w:p>
        </w:tc>
        <w:tc>
          <w:tcPr>
            <w:tcW w:w="1275" w:type="dxa"/>
            <w:vAlign w:val="center"/>
          </w:tcPr>
          <w:p w14:paraId="7A9A3883" w14:textId="32BC7CD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027FF963" w14:textId="565C173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0B179AB3" w14:textId="37C2B4E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4C1659CE" w14:textId="5C007D6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0.158</w:t>
            </w:r>
          </w:p>
        </w:tc>
        <w:tc>
          <w:tcPr>
            <w:tcW w:w="1134" w:type="dxa"/>
            <w:vAlign w:val="center"/>
          </w:tcPr>
          <w:p w14:paraId="3ADCA9C0" w14:textId="5347811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0.498</w:t>
            </w:r>
          </w:p>
        </w:tc>
        <w:tc>
          <w:tcPr>
            <w:tcW w:w="1134" w:type="dxa"/>
            <w:vAlign w:val="center"/>
          </w:tcPr>
          <w:p w14:paraId="1F78176C" w14:textId="105171A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r>
      <w:tr w:rsidR="2495DE15" w:rsidRPr="009B165B" w14:paraId="64C6E245" w14:textId="77777777" w:rsidTr="009B165B">
        <w:trPr>
          <w:trHeight w:val="33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164B160" w14:textId="2F36C62F"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Electricity and Fuel Production</w:t>
            </w:r>
          </w:p>
        </w:tc>
        <w:tc>
          <w:tcPr>
            <w:tcW w:w="2127" w:type="dxa"/>
            <w:vAlign w:val="center"/>
          </w:tcPr>
          <w:p w14:paraId="11644259" w14:textId="0D7C293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ENTC: 95% of electricity is generated by renewables in final time period</w:t>
            </w:r>
          </w:p>
        </w:tc>
        <w:tc>
          <w:tcPr>
            <w:tcW w:w="2126" w:type="dxa"/>
            <w:vAlign w:val="center"/>
          </w:tcPr>
          <w:p w14:paraId="1B388068" w14:textId="5632028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Set a target for renewable electricity. Includes minimum targets for specific renewable energy technologies.</w:t>
            </w:r>
          </w:p>
        </w:tc>
        <w:tc>
          <w:tcPr>
            <w:tcW w:w="2410" w:type="dxa"/>
            <w:vAlign w:val="center"/>
          </w:tcPr>
          <w:p w14:paraId="785A125D" w14:textId="73F72E2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Implement a target production share from renewables (renewable technologies are specified in input file). Additinoally, can implement minimum shares from specific technology.</w:t>
            </w:r>
          </w:p>
        </w:tc>
        <w:tc>
          <w:tcPr>
            <w:tcW w:w="1275" w:type="dxa"/>
            <w:vAlign w:val="center"/>
          </w:tcPr>
          <w:p w14:paraId="57D0B61C" w14:textId="3CE6339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0.194</w:t>
            </w:r>
          </w:p>
        </w:tc>
        <w:tc>
          <w:tcPr>
            <w:tcW w:w="1560" w:type="dxa"/>
            <w:vAlign w:val="center"/>
          </w:tcPr>
          <w:p w14:paraId="262EA783" w14:textId="2EF4984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0.518</w:t>
            </w:r>
          </w:p>
        </w:tc>
        <w:tc>
          <w:tcPr>
            <w:tcW w:w="1417" w:type="dxa"/>
            <w:vAlign w:val="center"/>
          </w:tcPr>
          <w:p w14:paraId="0DB8D0CE" w14:textId="0048908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c>
          <w:tcPr>
            <w:tcW w:w="1276" w:type="dxa"/>
            <w:vAlign w:val="center"/>
          </w:tcPr>
          <w:p w14:paraId="745F15EE" w14:textId="36A3536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0.158</w:t>
            </w:r>
          </w:p>
        </w:tc>
        <w:tc>
          <w:tcPr>
            <w:tcW w:w="1134" w:type="dxa"/>
            <w:vAlign w:val="center"/>
          </w:tcPr>
          <w:p w14:paraId="2FE967EB" w14:textId="567C4BB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0.498</w:t>
            </w:r>
          </w:p>
        </w:tc>
        <w:tc>
          <w:tcPr>
            <w:tcW w:w="1134" w:type="dxa"/>
            <w:vAlign w:val="center"/>
          </w:tcPr>
          <w:p w14:paraId="75DDD4B9" w14:textId="08B5D10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r>
      <w:tr w:rsidR="2495DE15" w:rsidRPr="009B165B" w14:paraId="54E9B476" w14:textId="77777777" w:rsidTr="009B165B">
        <w:trPr>
          <w:trHeight w:val="151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85D4401" w14:textId="3A8A9034"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Electricity and Fuel Production</w:t>
            </w:r>
          </w:p>
        </w:tc>
        <w:tc>
          <w:tcPr>
            <w:tcW w:w="2127" w:type="dxa"/>
            <w:vAlign w:val="center"/>
          </w:tcPr>
          <w:p w14:paraId="5630CEC7" w14:textId="40B3B26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transmission losses</w:t>
            </w:r>
          </w:p>
        </w:tc>
        <w:tc>
          <w:tcPr>
            <w:tcW w:w="2126" w:type="dxa"/>
            <w:vAlign w:val="center"/>
          </w:tcPr>
          <w:p w14:paraId="03527D4C" w14:textId="6EAAA85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transmission losses by upgrading electrical transmission infrastructure.</w:t>
            </w:r>
          </w:p>
        </w:tc>
        <w:tc>
          <w:tcPr>
            <w:tcW w:w="2410" w:type="dxa"/>
            <w:vAlign w:val="center"/>
          </w:tcPr>
          <w:p w14:paraId="3711EBD2" w14:textId="6BCC0EE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maximum fraction of electricity transmitted that is lost through inefficient or insufficient electricity infrastructure.</w:t>
            </w:r>
          </w:p>
        </w:tc>
        <w:tc>
          <w:tcPr>
            <w:tcW w:w="1275" w:type="dxa"/>
            <w:vAlign w:val="center"/>
          </w:tcPr>
          <w:p w14:paraId="3F42E15D" w14:textId="7BC8166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7316B18" w:rsidRPr="009B165B">
              <w:rPr>
                <w:rFonts w:asciiTheme="minorBidi" w:eastAsia="Aptos Narrow" w:hAnsiTheme="minorBidi" w:cstheme="minorBidi"/>
                <w:color w:val="000000" w:themeColor="text1"/>
              </w:rPr>
              <w:t>118</w:t>
            </w:r>
          </w:p>
        </w:tc>
        <w:tc>
          <w:tcPr>
            <w:tcW w:w="1560" w:type="dxa"/>
            <w:vAlign w:val="center"/>
          </w:tcPr>
          <w:p w14:paraId="05AEC437" w14:textId="31C13DB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7316B18" w:rsidRPr="009B165B">
              <w:rPr>
                <w:rFonts w:asciiTheme="minorBidi" w:eastAsia="Aptos Narrow" w:hAnsiTheme="minorBidi" w:cstheme="minorBidi"/>
                <w:color w:val="000000" w:themeColor="text1"/>
              </w:rPr>
              <w:t>071</w:t>
            </w:r>
          </w:p>
        </w:tc>
        <w:tc>
          <w:tcPr>
            <w:tcW w:w="1417" w:type="dxa"/>
            <w:vAlign w:val="center"/>
          </w:tcPr>
          <w:p w14:paraId="4D64DA65" w14:textId="55E7A5C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0.060</w:t>
            </w:r>
          </w:p>
        </w:tc>
        <w:tc>
          <w:tcPr>
            <w:tcW w:w="1276" w:type="dxa"/>
            <w:vAlign w:val="center"/>
          </w:tcPr>
          <w:p w14:paraId="42A11F99" w14:textId="2121C89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7316B18" w:rsidRPr="009B165B">
              <w:rPr>
                <w:rFonts w:asciiTheme="minorBidi" w:eastAsia="Aptos Narrow" w:hAnsiTheme="minorBidi" w:cstheme="minorBidi"/>
                <w:color w:val="000000" w:themeColor="text1"/>
              </w:rPr>
              <w:t>112</w:t>
            </w:r>
          </w:p>
        </w:tc>
        <w:tc>
          <w:tcPr>
            <w:tcW w:w="1134" w:type="dxa"/>
            <w:vAlign w:val="center"/>
          </w:tcPr>
          <w:p w14:paraId="1A4CB8CE" w14:textId="5A6D0F1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7316B18" w:rsidRPr="009B165B">
              <w:rPr>
                <w:rFonts w:asciiTheme="minorBidi" w:eastAsia="Aptos Narrow" w:hAnsiTheme="minorBidi" w:cstheme="minorBidi"/>
                <w:color w:val="000000" w:themeColor="text1"/>
              </w:rPr>
              <w:t>055</w:t>
            </w:r>
          </w:p>
        </w:tc>
        <w:tc>
          <w:tcPr>
            <w:tcW w:w="1134" w:type="dxa"/>
            <w:vAlign w:val="center"/>
          </w:tcPr>
          <w:p w14:paraId="3C31EE9C" w14:textId="1A8FC09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7316B18" w:rsidRPr="009B165B">
              <w:rPr>
                <w:rFonts w:asciiTheme="minorBidi" w:eastAsia="Aptos Narrow" w:hAnsiTheme="minorBidi" w:cstheme="minorBidi"/>
                <w:color w:val="000000" w:themeColor="text1"/>
              </w:rPr>
              <w:t>040</w:t>
            </w:r>
          </w:p>
        </w:tc>
      </w:tr>
      <w:tr w:rsidR="2495DE15" w:rsidRPr="009B165B" w14:paraId="6053E2D3" w14:textId="77777777" w:rsidTr="009B165B">
        <w:trPr>
          <w:trHeight w:val="19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CAD74D9" w14:textId="4E0F517D"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Fugitive Emissions</w:t>
            </w:r>
          </w:p>
        </w:tc>
        <w:tc>
          <w:tcPr>
            <w:tcW w:w="2127" w:type="dxa"/>
            <w:vAlign w:val="center"/>
          </w:tcPr>
          <w:p w14:paraId="083B36EC" w14:textId="4CE3AD1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Minimize leaks</w:t>
            </w:r>
          </w:p>
        </w:tc>
        <w:tc>
          <w:tcPr>
            <w:tcW w:w="2126" w:type="dxa"/>
            <w:vAlign w:val="center"/>
          </w:tcPr>
          <w:p w14:paraId="142F60FA" w14:textId="5F22B91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leaks in fugitive emissions from the distribution, transmission, and transportation of fuels. Default reduction is 80%.</w:t>
            </w:r>
          </w:p>
        </w:tc>
        <w:tc>
          <w:tcPr>
            <w:tcW w:w="2410" w:type="dxa"/>
            <w:vAlign w:val="center"/>
          </w:tcPr>
          <w:p w14:paraId="1662C631" w14:textId="1C548F0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CO2, CH4, and N2O leaks from fugitive emissions</w:t>
            </w:r>
            <w:r w:rsidR="3589552F" w:rsidRPr="009B165B">
              <w:rPr>
                <w:rFonts w:asciiTheme="minorBidi" w:eastAsia="Aptos Narrow" w:hAnsiTheme="minorBidi" w:cstheme="minorBidi"/>
                <w:color w:val="000000" w:themeColor="text1"/>
              </w:rPr>
              <w:t xml:space="preserve"> in distribution, transmisison, and </w:t>
            </w:r>
            <w:r w:rsidR="48A2793F" w:rsidRPr="009B165B">
              <w:rPr>
                <w:rFonts w:asciiTheme="minorBidi" w:eastAsia="Aptos Narrow" w:hAnsiTheme="minorBidi" w:cstheme="minorBidi"/>
                <w:color w:val="000000" w:themeColor="text1"/>
              </w:rPr>
              <w:t>production</w:t>
            </w:r>
            <w:r w:rsidRPr="009B165B">
              <w:rPr>
                <w:rFonts w:asciiTheme="minorBidi" w:eastAsia="Aptos Narrow" w:hAnsiTheme="minorBidi" w:cstheme="minorBidi"/>
                <w:color w:val="000000" w:themeColor="text1"/>
              </w:rPr>
              <w:t>.</w:t>
            </w:r>
          </w:p>
        </w:tc>
        <w:tc>
          <w:tcPr>
            <w:tcW w:w="1275" w:type="dxa"/>
            <w:vAlign w:val="center"/>
          </w:tcPr>
          <w:p w14:paraId="0A5D74B0" w14:textId="6AAD455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43396BB" w14:textId="2CB4EA8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09DC90CA" w14:textId="3067881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4514ED4A" w14:textId="36A356B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589552F" w:rsidRPr="009B165B">
              <w:rPr>
                <w:rFonts w:asciiTheme="minorBidi" w:eastAsia="Aptos Narrow" w:hAnsiTheme="minorBidi" w:cstheme="minorBidi"/>
                <w:color w:val="000000" w:themeColor="text1"/>
              </w:rPr>
              <w:t>900</w:t>
            </w:r>
          </w:p>
        </w:tc>
        <w:tc>
          <w:tcPr>
            <w:tcW w:w="1134" w:type="dxa"/>
            <w:vAlign w:val="center"/>
          </w:tcPr>
          <w:p w14:paraId="0545970B" w14:textId="1B280F4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589552F" w:rsidRPr="009B165B">
              <w:rPr>
                <w:rFonts w:asciiTheme="minorBidi" w:eastAsia="Aptos Narrow" w:hAnsiTheme="minorBidi" w:cstheme="minorBidi"/>
                <w:color w:val="000000" w:themeColor="text1"/>
              </w:rPr>
              <w:t>900</w:t>
            </w:r>
          </w:p>
        </w:tc>
        <w:tc>
          <w:tcPr>
            <w:tcW w:w="1134" w:type="dxa"/>
            <w:vAlign w:val="center"/>
          </w:tcPr>
          <w:p w14:paraId="47824532" w14:textId="3F6D190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589552F" w:rsidRPr="009B165B">
              <w:rPr>
                <w:rFonts w:asciiTheme="minorBidi" w:eastAsia="Aptos Narrow" w:hAnsiTheme="minorBidi" w:cstheme="minorBidi"/>
                <w:color w:val="000000" w:themeColor="text1"/>
              </w:rPr>
              <w:t>900</w:t>
            </w:r>
          </w:p>
        </w:tc>
      </w:tr>
      <w:tr w:rsidR="2495DE15" w:rsidRPr="009B165B" w14:paraId="3F33AB94"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DCDB5EE" w14:textId="274D70A0"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Industrial Energy</w:t>
            </w:r>
          </w:p>
        </w:tc>
        <w:tc>
          <w:tcPr>
            <w:tcW w:w="2127" w:type="dxa"/>
            <w:vAlign w:val="center"/>
          </w:tcPr>
          <w:p w14:paraId="2B6A9B91" w14:textId="20C67BA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Fuel switch high- and low-temp thermal processes</w:t>
            </w:r>
          </w:p>
        </w:tc>
        <w:tc>
          <w:tcPr>
            <w:tcW w:w="2126" w:type="dxa"/>
            <w:vAlign w:val="center"/>
          </w:tcPr>
          <w:p w14:paraId="2137C548" w14:textId="5796CC1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Transformations for both (and/or) low and high-heat should be implemented using this transformer.</w:t>
            </w:r>
          </w:p>
        </w:tc>
        <w:tc>
          <w:tcPr>
            <w:tcW w:w="2410" w:type="dxa"/>
            <w:vAlign w:val="center"/>
          </w:tcPr>
          <w:p w14:paraId="51D62747" w14:textId="4F20047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high heat processes switched to alternative fuels. High heat is switched to hydrogen, while low heat is electrified.</w:t>
            </w:r>
          </w:p>
        </w:tc>
        <w:tc>
          <w:tcPr>
            <w:tcW w:w="1275" w:type="dxa"/>
            <w:vAlign w:val="center"/>
          </w:tcPr>
          <w:p w14:paraId="50650831" w14:textId="0B68A82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143</w:t>
            </w:r>
          </w:p>
        </w:tc>
        <w:tc>
          <w:tcPr>
            <w:tcW w:w="1560" w:type="dxa"/>
            <w:vAlign w:val="center"/>
          </w:tcPr>
          <w:p w14:paraId="309215CE" w14:textId="046FCE8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381</w:t>
            </w:r>
          </w:p>
        </w:tc>
        <w:tc>
          <w:tcPr>
            <w:tcW w:w="1417" w:type="dxa"/>
            <w:vAlign w:val="center"/>
          </w:tcPr>
          <w:p w14:paraId="7A1B7B61" w14:textId="69E9A85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700</w:t>
            </w:r>
          </w:p>
        </w:tc>
        <w:tc>
          <w:tcPr>
            <w:tcW w:w="1276" w:type="dxa"/>
            <w:vAlign w:val="center"/>
          </w:tcPr>
          <w:p w14:paraId="3492B797" w14:textId="251E31F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184</w:t>
            </w:r>
          </w:p>
        </w:tc>
        <w:tc>
          <w:tcPr>
            <w:tcW w:w="1134" w:type="dxa"/>
            <w:vAlign w:val="center"/>
          </w:tcPr>
          <w:p w14:paraId="216C83C7" w14:textId="1541A05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491</w:t>
            </w:r>
          </w:p>
        </w:tc>
        <w:tc>
          <w:tcPr>
            <w:tcW w:w="1134" w:type="dxa"/>
            <w:vAlign w:val="center"/>
          </w:tcPr>
          <w:p w14:paraId="163E8695" w14:textId="73051C9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0.900</w:t>
            </w:r>
          </w:p>
        </w:tc>
      </w:tr>
      <w:tr w:rsidR="2495DE15" w:rsidRPr="009B165B" w14:paraId="48C528E8" w14:textId="77777777" w:rsidTr="009B165B">
        <w:trPr>
          <w:trHeight w:val="13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27301BE" w14:textId="46D31C47"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Industrial Energy</w:t>
            </w:r>
          </w:p>
        </w:tc>
        <w:tc>
          <w:tcPr>
            <w:tcW w:w="2127" w:type="dxa"/>
            <w:vAlign w:val="center"/>
          </w:tcPr>
          <w:p w14:paraId="1396D656" w14:textId="7FD123A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Maximize industrial energy efficiency</w:t>
            </w:r>
          </w:p>
        </w:tc>
        <w:tc>
          <w:tcPr>
            <w:tcW w:w="2126" w:type="dxa"/>
            <w:vAlign w:val="center"/>
          </w:tcPr>
          <w:p w14:paraId="64E48F38" w14:textId="1A5823F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energy efficiency of industrial production processes. Default value is 30%.</w:t>
            </w:r>
          </w:p>
        </w:tc>
        <w:tc>
          <w:tcPr>
            <w:tcW w:w="2410" w:type="dxa"/>
            <w:vAlign w:val="center"/>
          </w:tcPr>
          <w:p w14:paraId="3954C198" w14:textId="42231FC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improvement in average industrial technology efficiency.</w:t>
            </w:r>
          </w:p>
        </w:tc>
        <w:tc>
          <w:tcPr>
            <w:tcW w:w="1275" w:type="dxa"/>
            <w:vAlign w:val="center"/>
          </w:tcPr>
          <w:p w14:paraId="730DD3C4" w14:textId="6D04957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0.020</w:t>
            </w:r>
          </w:p>
        </w:tc>
        <w:tc>
          <w:tcPr>
            <w:tcW w:w="1560" w:type="dxa"/>
            <w:vAlign w:val="center"/>
          </w:tcPr>
          <w:p w14:paraId="5D73B29C" w14:textId="7DEDA9D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0.055</w:t>
            </w:r>
          </w:p>
        </w:tc>
        <w:tc>
          <w:tcPr>
            <w:tcW w:w="1417" w:type="dxa"/>
            <w:vAlign w:val="center"/>
          </w:tcPr>
          <w:p w14:paraId="480F2CC6" w14:textId="120B1DB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0.100</w:t>
            </w:r>
          </w:p>
        </w:tc>
        <w:tc>
          <w:tcPr>
            <w:tcW w:w="1276" w:type="dxa"/>
            <w:vAlign w:val="center"/>
          </w:tcPr>
          <w:p w14:paraId="129FC961" w14:textId="01D4160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081</w:t>
            </w:r>
          </w:p>
        </w:tc>
        <w:tc>
          <w:tcPr>
            <w:tcW w:w="1134" w:type="dxa"/>
            <w:vAlign w:val="center"/>
          </w:tcPr>
          <w:p w14:paraId="6195DA79" w14:textId="477D31B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CC528DA" w:rsidRPr="009B165B">
              <w:rPr>
                <w:rFonts w:asciiTheme="minorBidi" w:eastAsia="Aptos Narrow" w:hAnsiTheme="minorBidi" w:cstheme="minorBidi"/>
                <w:color w:val="000000" w:themeColor="text1"/>
              </w:rPr>
              <w:t>218</w:t>
            </w:r>
          </w:p>
        </w:tc>
        <w:tc>
          <w:tcPr>
            <w:tcW w:w="1134" w:type="dxa"/>
            <w:vAlign w:val="center"/>
          </w:tcPr>
          <w:p w14:paraId="7D413FF7" w14:textId="5825974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591ADBF" w:rsidRPr="009B165B">
              <w:rPr>
                <w:rFonts w:asciiTheme="minorBidi" w:eastAsia="Aptos Narrow" w:hAnsiTheme="minorBidi" w:cstheme="minorBidi"/>
                <w:color w:val="000000" w:themeColor="text1"/>
              </w:rPr>
              <w:t>400</w:t>
            </w:r>
          </w:p>
        </w:tc>
      </w:tr>
      <w:tr w:rsidR="2495DE15" w:rsidRPr="009B165B" w14:paraId="6B084679" w14:textId="77777777" w:rsidTr="009B165B">
        <w:trPr>
          <w:trHeight w:val="307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12F70ED" w14:textId="2651CD07"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Residential and Commercial</w:t>
            </w:r>
          </w:p>
        </w:tc>
        <w:tc>
          <w:tcPr>
            <w:tcW w:w="2127" w:type="dxa"/>
            <w:vAlign w:val="center"/>
          </w:tcPr>
          <w:p w14:paraId="429272C1" w14:textId="218FD2B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appliance efficiency</w:t>
            </w:r>
          </w:p>
        </w:tc>
        <w:tc>
          <w:tcPr>
            <w:tcW w:w="2126" w:type="dxa"/>
            <w:vAlign w:val="center"/>
          </w:tcPr>
          <w:p w14:paraId="3E4B4C32" w14:textId="7423B4F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efficiency of electrical appliances in residential and commercial buildings through technological advances (e.g., efficiency programs and regulations). Default is 50%.</w:t>
            </w:r>
          </w:p>
        </w:tc>
        <w:tc>
          <w:tcPr>
            <w:tcW w:w="2410" w:type="dxa"/>
            <w:vAlign w:val="center"/>
          </w:tcPr>
          <w:p w14:paraId="46046FA8" w14:textId="68D2DFA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the efficiency of electrical appliances in buildings (residential and commercial/municipal).</w:t>
            </w:r>
          </w:p>
        </w:tc>
        <w:tc>
          <w:tcPr>
            <w:tcW w:w="1275" w:type="dxa"/>
            <w:vAlign w:val="center"/>
          </w:tcPr>
          <w:p w14:paraId="746AE848" w14:textId="7884AB7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B051ADB" w:rsidRPr="009B165B">
              <w:rPr>
                <w:rFonts w:asciiTheme="minorBidi" w:eastAsia="Aptos Narrow" w:hAnsiTheme="minorBidi" w:cstheme="minorBidi"/>
                <w:color w:val="000000" w:themeColor="text1"/>
              </w:rPr>
              <w:t>16875</w:t>
            </w:r>
          </w:p>
        </w:tc>
        <w:tc>
          <w:tcPr>
            <w:tcW w:w="1560" w:type="dxa"/>
            <w:vAlign w:val="center"/>
          </w:tcPr>
          <w:p w14:paraId="71A1B1F9" w14:textId="618A0E4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B051ADB" w:rsidRPr="009B165B">
              <w:rPr>
                <w:rFonts w:asciiTheme="minorBidi" w:eastAsia="Aptos Narrow" w:hAnsiTheme="minorBidi" w:cstheme="minorBidi"/>
                <w:color w:val="000000" w:themeColor="text1"/>
              </w:rPr>
              <w:t>1875</w:t>
            </w:r>
          </w:p>
        </w:tc>
        <w:tc>
          <w:tcPr>
            <w:tcW w:w="1417" w:type="dxa"/>
            <w:vAlign w:val="center"/>
          </w:tcPr>
          <w:p w14:paraId="02C9860D" w14:textId="00C856A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2F5540F" w:rsidRPr="009B165B">
              <w:rPr>
                <w:rFonts w:asciiTheme="minorBidi" w:eastAsia="Aptos Narrow" w:hAnsiTheme="minorBidi" w:cstheme="minorBidi"/>
                <w:color w:val="000000" w:themeColor="text1"/>
              </w:rPr>
              <w:t xml:space="preserve"> 1875</w:t>
            </w:r>
          </w:p>
        </w:tc>
        <w:tc>
          <w:tcPr>
            <w:tcW w:w="1276" w:type="dxa"/>
            <w:vAlign w:val="center"/>
          </w:tcPr>
          <w:p w14:paraId="677D2695" w14:textId="2B19190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B051ADB" w:rsidRPr="009B165B">
              <w:rPr>
                <w:rFonts w:asciiTheme="minorBidi" w:eastAsia="Aptos Narrow" w:hAnsiTheme="minorBidi" w:cstheme="minorBidi"/>
                <w:color w:val="000000" w:themeColor="text1"/>
              </w:rPr>
              <w:t>171</w:t>
            </w:r>
          </w:p>
        </w:tc>
        <w:tc>
          <w:tcPr>
            <w:tcW w:w="1134" w:type="dxa"/>
            <w:vAlign w:val="center"/>
          </w:tcPr>
          <w:p w14:paraId="1FDC234A" w14:textId="3C38741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B051ADB" w:rsidRPr="009B165B">
              <w:rPr>
                <w:rFonts w:asciiTheme="minorBidi" w:eastAsia="Aptos Narrow" w:hAnsiTheme="minorBidi" w:cstheme="minorBidi"/>
                <w:color w:val="000000" w:themeColor="text1"/>
              </w:rPr>
              <w:t>455</w:t>
            </w:r>
          </w:p>
        </w:tc>
        <w:tc>
          <w:tcPr>
            <w:tcW w:w="1134" w:type="dxa"/>
            <w:vAlign w:val="center"/>
          </w:tcPr>
          <w:p w14:paraId="5A57E001" w14:textId="76987F8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B051ADB" w:rsidRPr="009B165B">
              <w:rPr>
                <w:rFonts w:asciiTheme="minorBidi" w:eastAsia="Aptos Narrow" w:hAnsiTheme="minorBidi" w:cstheme="minorBidi"/>
                <w:color w:val="000000" w:themeColor="text1"/>
              </w:rPr>
              <w:t>550</w:t>
            </w:r>
          </w:p>
        </w:tc>
      </w:tr>
      <w:tr w:rsidR="2495DE15" w:rsidRPr="009B165B" w14:paraId="15085C90" w14:textId="77777777" w:rsidTr="009B165B">
        <w:trPr>
          <w:trHeight w:val="33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2E51332" w14:textId="75C3E7AE"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Residential and Commercial</w:t>
            </w:r>
          </w:p>
        </w:tc>
        <w:tc>
          <w:tcPr>
            <w:tcW w:w="2127" w:type="dxa"/>
            <w:vAlign w:val="center"/>
          </w:tcPr>
          <w:p w14:paraId="0F32B980" w14:textId="2DEAA67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heat efficiency</w:t>
            </w:r>
          </w:p>
        </w:tc>
        <w:tc>
          <w:tcPr>
            <w:tcW w:w="2126" w:type="dxa"/>
            <w:vAlign w:val="center"/>
          </w:tcPr>
          <w:p w14:paraId="2F04CBA9" w14:textId="14798E7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efficiency of heat technologies in residential and commercial buildings through technological advances (e.g., efficiency programs and regulations). Default is 20%.</w:t>
            </w:r>
          </w:p>
        </w:tc>
        <w:tc>
          <w:tcPr>
            <w:tcW w:w="2410" w:type="dxa"/>
            <w:vAlign w:val="center"/>
          </w:tcPr>
          <w:p w14:paraId="40ABA314" w14:textId="5EE41B8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the efficiency of heat delivery technologies in buildings (residential and commercial/municipal). Non-electric efficiencies are capped at 1.</w:t>
            </w:r>
          </w:p>
        </w:tc>
        <w:tc>
          <w:tcPr>
            <w:tcW w:w="1275" w:type="dxa"/>
            <w:vAlign w:val="center"/>
          </w:tcPr>
          <w:p w14:paraId="6496CCA4" w14:textId="25943A0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0.123</w:t>
            </w:r>
          </w:p>
        </w:tc>
        <w:tc>
          <w:tcPr>
            <w:tcW w:w="1560" w:type="dxa"/>
            <w:vAlign w:val="center"/>
          </w:tcPr>
          <w:p w14:paraId="2DE16287" w14:textId="5A32CB2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0.200</w:t>
            </w:r>
          </w:p>
        </w:tc>
        <w:tc>
          <w:tcPr>
            <w:tcW w:w="1417" w:type="dxa"/>
            <w:vAlign w:val="center"/>
          </w:tcPr>
          <w:p w14:paraId="1478D76D" w14:textId="5C501F6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0.200</w:t>
            </w:r>
          </w:p>
        </w:tc>
        <w:tc>
          <w:tcPr>
            <w:tcW w:w="1276" w:type="dxa"/>
            <w:vAlign w:val="center"/>
          </w:tcPr>
          <w:p w14:paraId="40910FFC" w14:textId="21787C7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2F5540F" w:rsidRPr="009B165B">
              <w:rPr>
                <w:rFonts w:asciiTheme="minorBidi" w:eastAsia="Aptos Narrow" w:hAnsiTheme="minorBidi" w:cstheme="minorBidi"/>
                <w:color w:val="000000" w:themeColor="text1"/>
              </w:rPr>
              <w:t>123</w:t>
            </w:r>
          </w:p>
        </w:tc>
        <w:tc>
          <w:tcPr>
            <w:tcW w:w="1134" w:type="dxa"/>
            <w:vAlign w:val="center"/>
          </w:tcPr>
          <w:p w14:paraId="1DD3DA79" w14:textId="2C7BCAF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0.200</w:t>
            </w:r>
          </w:p>
        </w:tc>
        <w:tc>
          <w:tcPr>
            <w:tcW w:w="1134" w:type="dxa"/>
            <w:vAlign w:val="center"/>
          </w:tcPr>
          <w:p w14:paraId="15A86EED" w14:textId="6382AFF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0.200</w:t>
            </w:r>
          </w:p>
        </w:tc>
      </w:tr>
      <w:tr w:rsidR="2495DE15" w:rsidRPr="009B165B" w14:paraId="0EB8799B"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CDD22A0" w14:textId="5C2EE277"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Residential and Commercial</w:t>
            </w:r>
          </w:p>
        </w:tc>
        <w:tc>
          <w:tcPr>
            <w:tcW w:w="2127" w:type="dxa"/>
            <w:vAlign w:val="center"/>
          </w:tcPr>
          <w:p w14:paraId="4C70A3E9" w14:textId="4268B9A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end-use demand for heat energy</w:t>
            </w:r>
          </w:p>
        </w:tc>
        <w:tc>
          <w:tcPr>
            <w:tcW w:w="2126" w:type="dxa"/>
            <w:vAlign w:val="center"/>
          </w:tcPr>
          <w:p w14:paraId="15AFB39C" w14:textId="2B6E952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the demand for heat energy (cooking and heating) in residential and commercial buildings through insulation</w:t>
            </w:r>
            <w:r w:rsidR="32F5540F" w:rsidRPr="009B165B">
              <w:rPr>
                <w:rFonts w:asciiTheme="minorBidi" w:eastAsia="Aptos Narrow" w:hAnsiTheme="minorBidi" w:cstheme="minorBidi"/>
                <w:color w:val="000000" w:themeColor="text1"/>
              </w:rPr>
              <w:t>,</w:t>
            </w:r>
            <w:r w:rsidRPr="009B165B">
              <w:rPr>
                <w:rFonts w:asciiTheme="minorBidi" w:eastAsia="Aptos Narrow" w:hAnsiTheme="minorBidi" w:cstheme="minorBidi"/>
                <w:color w:val="000000" w:themeColor="text1"/>
              </w:rPr>
              <w:t xml:space="preserve"> building improvements</w:t>
            </w:r>
            <w:r w:rsidR="32F5540F" w:rsidRPr="009B165B">
              <w:rPr>
                <w:rFonts w:asciiTheme="minorBidi" w:eastAsia="Aptos Narrow" w:hAnsiTheme="minorBidi" w:cstheme="minorBidi"/>
                <w:color w:val="000000" w:themeColor="text1"/>
              </w:rPr>
              <w:t>, or other changes.</w:t>
            </w:r>
            <w:r w:rsidRPr="009B165B">
              <w:rPr>
                <w:rFonts w:asciiTheme="minorBidi" w:eastAsia="Aptos Narrow" w:hAnsiTheme="minorBidi" w:cstheme="minorBidi"/>
                <w:color w:val="000000" w:themeColor="text1"/>
              </w:rPr>
              <w:t xml:space="preserve"> Default value is 50%.</w:t>
            </w:r>
          </w:p>
        </w:tc>
        <w:tc>
          <w:tcPr>
            <w:tcW w:w="2410" w:type="dxa"/>
            <w:vAlign w:val="center"/>
          </w:tcPr>
          <w:p w14:paraId="551504A4" w14:textId="6ADA9DC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change in heat demand in buildings.</w:t>
            </w:r>
          </w:p>
        </w:tc>
        <w:tc>
          <w:tcPr>
            <w:tcW w:w="1275" w:type="dxa"/>
            <w:vAlign w:val="center"/>
          </w:tcPr>
          <w:p w14:paraId="4BBB263A" w14:textId="5FEBA9A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0.008</w:t>
            </w:r>
          </w:p>
        </w:tc>
        <w:tc>
          <w:tcPr>
            <w:tcW w:w="1560" w:type="dxa"/>
            <w:vAlign w:val="center"/>
          </w:tcPr>
          <w:p w14:paraId="13589BD4" w14:textId="40B8FFD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0.026</w:t>
            </w:r>
          </w:p>
        </w:tc>
        <w:tc>
          <w:tcPr>
            <w:tcW w:w="1417" w:type="dxa"/>
            <w:vAlign w:val="center"/>
          </w:tcPr>
          <w:p w14:paraId="36F7D5F0" w14:textId="3F1C4FF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0.050</w:t>
            </w:r>
          </w:p>
        </w:tc>
        <w:tc>
          <w:tcPr>
            <w:tcW w:w="1276" w:type="dxa"/>
            <w:vAlign w:val="center"/>
          </w:tcPr>
          <w:p w14:paraId="5A7DA405" w14:textId="23E779B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95588BB" w:rsidRPr="009B165B">
              <w:rPr>
                <w:rFonts w:asciiTheme="minorBidi" w:eastAsia="Aptos Narrow" w:hAnsiTheme="minorBidi" w:cstheme="minorBidi"/>
                <w:color w:val="000000" w:themeColor="text1"/>
              </w:rPr>
              <w:t>062</w:t>
            </w:r>
          </w:p>
        </w:tc>
        <w:tc>
          <w:tcPr>
            <w:tcW w:w="1134" w:type="dxa"/>
            <w:vAlign w:val="center"/>
          </w:tcPr>
          <w:p w14:paraId="2BBA5DCF" w14:textId="498684D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95588BB" w:rsidRPr="009B165B">
              <w:rPr>
                <w:rFonts w:asciiTheme="minorBidi" w:eastAsia="Aptos Narrow" w:hAnsiTheme="minorBidi" w:cstheme="minorBidi"/>
                <w:color w:val="000000" w:themeColor="text1"/>
              </w:rPr>
              <w:t>373</w:t>
            </w:r>
          </w:p>
        </w:tc>
        <w:tc>
          <w:tcPr>
            <w:tcW w:w="1134" w:type="dxa"/>
            <w:vAlign w:val="center"/>
          </w:tcPr>
          <w:p w14:paraId="41617E69" w14:textId="6211A47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95588BB" w:rsidRPr="009B165B">
              <w:rPr>
                <w:rFonts w:asciiTheme="minorBidi" w:eastAsia="Aptos Narrow" w:hAnsiTheme="minorBidi" w:cstheme="minorBidi"/>
                <w:color w:val="000000" w:themeColor="text1"/>
              </w:rPr>
              <w:t>400</w:t>
            </w:r>
          </w:p>
        </w:tc>
      </w:tr>
      <w:tr w:rsidR="2495DE15" w:rsidRPr="009B165B" w14:paraId="54740E2C" w14:textId="77777777" w:rsidTr="009B165B">
        <w:trPr>
          <w:trHeight w:val="307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E7F5377" w14:textId="2C1468E6"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Residential and Commercial</w:t>
            </w:r>
          </w:p>
        </w:tc>
        <w:tc>
          <w:tcPr>
            <w:tcW w:w="2127" w:type="dxa"/>
            <w:vAlign w:val="center"/>
          </w:tcPr>
          <w:p w14:paraId="33013453" w14:textId="7918132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Fuel switch heating and cooking</w:t>
            </w:r>
          </w:p>
        </w:tc>
        <w:tc>
          <w:tcPr>
            <w:tcW w:w="2126" w:type="dxa"/>
            <w:vAlign w:val="center"/>
          </w:tcPr>
          <w:p w14:paraId="75CC83DB" w14:textId="707D36C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Shift heating and cooking energy to other fuels through technology switching. Default is to shift 95% to electricity (HBLE), while NDC includes a shift to LPG (only 10% addiional over baseline assumption)</w:t>
            </w:r>
          </w:p>
        </w:tc>
        <w:tc>
          <w:tcPr>
            <w:tcW w:w="2410" w:type="dxa"/>
            <w:vAlign w:val="center"/>
          </w:tcPr>
          <w:p w14:paraId="223100C5" w14:textId="3886130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 xml:space="preserve">Fraction of total </w:t>
            </w:r>
            <w:r w:rsidR="731A6584" w:rsidRPr="009B165B">
              <w:rPr>
                <w:rFonts w:asciiTheme="minorBidi" w:eastAsia="Aptos Narrow" w:hAnsiTheme="minorBidi" w:cstheme="minorBidi"/>
                <w:color w:val="000000" w:themeColor="text1"/>
              </w:rPr>
              <w:t>biomass</w:t>
            </w:r>
            <w:r w:rsidRPr="009B165B">
              <w:rPr>
                <w:rFonts w:asciiTheme="minorBidi" w:eastAsia="Aptos Narrow" w:hAnsiTheme="minorBidi" w:cstheme="minorBidi"/>
                <w:color w:val="000000" w:themeColor="text1"/>
              </w:rPr>
              <w:t xml:space="preserve"> energy </w:t>
            </w:r>
            <w:r w:rsidR="1D37E329" w:rsidRPr="009B165B">
              <w:rPr>
                <w:rFonts w:asciiTheme="minorBidi" w:eastAsia="Aptos Narrow" w:hAnsiTheme="minorBidi" w:cstheme="minorBidi"/>
                <w:color w:val="000000" w:themeColor="text1"/>
              </w:rPr>
              <w:t xml:space="preserve">in reference </w:t>
            </w:r>
            <w:r w:rsidRPr="009B165B">
              <w:rPr>
                <w:rFonts w:asciiTheme="minorBidi" w:eastAsia="Aptos Narrow" w:hAnsiTheme="minorBidi" w:cstheme="minorBidi"/>
                <w:color w:val="000000" w:themeColor="text1"/>
              </w:rPr>
              <w:t xml:space="preserve">switched to </w:t>
            </w:r>
            <w:r w:rsidR="731A6584" w:rsidRPr="009B165B">
              <w:rPr>
                <w:rFonts w:asciiTheme="minorBidi" w:eastAsia="Aptos Narrow" w:hAnsiTheme="minorBidi" w:cstheme="minorBidi"/>
                <w:color w:val="000000" w:themeColor="text1"/>
              </w:rPr>
              <w:t>electricity (top) and lpg (bottom)</w:t>
            </w:r>
          </w:p>
        </w:tc>
        <w:tc>
          <w:tcPr>
            <w:tcW w:w="1275" w:type="dxa"/>
            <w:vAlign w:val="center"/>
          </w:tcPr>
          <w:p w14:paraId="0DBDEAA5" w14:textId="1564B2A9" w:rsidR="679193D6"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D65EA19" w:rsidRPr="009B165B">
              <w:rPr>
                <w:rFonts w:asciiTheme="minorBidi" w:eastAsia="Aptos Narrow" w:hAnsiTheme="minorBidi" w:cstheme="minorBidi"/>
                <w:color w:val="000000" w:themeColor="text1"/>
              </w:rPr>
              <w:t>231</w:t>
            </w:r>
          </w:p>
          <w:p w14:paraId="11C42AC4" w14:textId="3D527876" w:rsidR="2495DE15" w:rsidRPr="009B165B" w:rsidRDefault="679193D6"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257</w:t>
            </w:r>
          </w:p>
        </w:tc>
        <w:tc>
          <w:tcPr>
            <w:tcW w:w="1560" w:type="dxa"/>
            <w:vAlign w:val="center"/>
          </w:tcPr>
          <w:p w14:paraId="47EC8186" w14:textId="7734E489" w:rsidR="317121C1" w:rsidRPr="009B165B" w:rsidRDefault="317121C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0.300</w:t>
            </w:r>
          </w:p>
          <w:p w14:paraId="1FD4497A" w14:textId="4F7AA8A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D65EA19" w:rsidRPr="009B165B">
              <w:rPr>
                <w:rFonts w:asciiTheme="minorBidi" w:eastAsia="Aptos Narrow" w:hAnsiTheme="minorBidi" w:cstheme="minorBidi"/>
                <w:color w:val="000000" w:themeColor="text1"/>
              </w:rPr>
              <w:t>300</w:t>
            </w:r>
          </w:p>
        </w:tc>
        <w:tc>
          <w:tcPr>
            <w:tcW w:w="1417" w:type="dxa"/>
            <w:vAlign w:val="center"/>
          </w:tcPr>
          <w:p w14:paraId="54EE572C" w14:textId="52A40A07" w:rsidR="317121C1"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D65EA19" w:rsidRPr="009B165B">
              <w:rPr>
                <w:rFonts w:asciiTheme="minorBidi" w:eastAsia="Aptos Narrow" w:hAnsiTheme="minorBidi" w:cstheme="minorBidi"/>
                <w:color w:val="000000" w:themeColor="text1"/>
              </w:rPr>
              <w:t>300</w:t>
            </w:r>
          </w:p>
          <w:p w14:paraId="0D81ECA4" w14:textId="0EEA6BAC" w:rsidR="2495DE15" w:rsidRPr="009B165B" w:rsidRDefault="317121C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0. 300</w:t>
            </w:r>
          </w:p>
        </w:tc>
        <w:tc>
          <w:tcPr>
            <w:tcW w:w="1276" w:type="dxa"/>
            <w:vAlign w:val="center"/>
          </w:tcPr>
          <w:p w14:paraId="57AB6327" w14:textId="324B0A81" w:rsidR="679193D6"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D65EA19" w:rsidRPr="009B165B">
              <w:rPr>
                <w:rFonts w:asciiTheme="minorBidi" w:eastAsia="Aptos Narrow" w:hAnsiTheme="minorBidi" w:cstheme="minorBidi"/>
                <w:color w:val="000000" w:themeColor="text1"/>
              </w:rPr>
              <w:t>269</w:t>
            </w:r>
          </w:p>
          <w:p w14:paraId="3D61986D" w14:textId="19E157E4" w:rsidR="2495DE15" w:rsidRPr="009B165B" w:rsidRDefault="679193D6"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0.434</w:t>
            </w:r>
          </w:p>
        </w:tc>
        <w:tc>
          <w:tcPr>
            <w:tcW w:w="1134" w:type="dxa"/>
            <w:vAlign w:val="center"/>
          </w:tcPr>
          <w:p w14:paraId="21D345AA" w14:textId="64C95381" w:rsidR="679193D6"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D65EA19" w:rsidRPr="009B165B">
              <w:rPr>
                <w:rFonts w:asciiTheme="minorBidi" w:eastAsia="Aptos Narrow" w:hAnsiTheme="minorBidi" w:cstheme="minorBidi"/>
                <w:color w:val="000000" w:themeColor="text1"/>
              </w:rPr>
              <w:t>745</w:t>
            </w:r>
          </w:p>
          <w:p w14:paraId="5361AD89" w14:textId="176CA49F" w:rsidR="2495DE15" w:rsidRPr="009B165B" w:rsidRDefault="679193D6"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0.600</w:t>
            </w:r>
          </w:p>
        </w:tc>
        <w:tc>
          <w:tcPr>
            <w:tcW w:w="1134" w:type="dxa"/>
            <w:vAlign w:val="center"/>
          </w:tcPr>
          <w:p w14:paraId="7942BE26" w14:textId="5AFA16ED" w:rsidR="679193D6"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750</w:t>
            </w:r>
          </w:p>
          <w:p w14:paraId="5645401B" w14:textId="3908086B" w:rsidR="2495DE15" w:rsidRPr="009B165B" w:rsidRDefault="679193D6"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0.600</w:t>
            </w:r>
          </w:p>
        </w:tc>
      </w:tr>
      <w:tr w:rsidR="2495DE15" w:rsidRPr="009B165B" w14:paraId="67D13295"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B7B8BEE" w14:textId="514D285E"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74E86834" w14:textId="1CD6BBC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Electrify light duty road transport</w:t>
            </w:r>
          </w:p>
        </w:tc>
        <w:tc>
          <w:tcPr>
            <w:tcW w:w="2126" w:type="dxa"/>
            <w:vAlign w:val="center"/>
          </w:tcPr>
          <w:p w14:paraId="2BC8984E" w14:textId="46A756B2" w:rsidR="317121C1"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Shift light-duty fuels to less carbon-intensive sources. Default is to shift 70% to electricity.</w:t>
            </w:r>
          </w:p>
          <w:p w14:paraId="46807F42" w14:textId="0AF1C7CA" w:rsidR="2495DE15" w:rsidRPr="009B165B" w:rsidRDefault="317121C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Includes shift to alternative fuels in NDC 2.</w:t>
            </w:r>
          </w:p>
        </w:tc>
        <w:tc>
          <w:tcPr>
            <w:tcW w:w="2410" w:type="dxa"/>
            <w:vAlign w:val="center"/>
          </w:tcPr>
          <w:p w14:paraId="06741141" w14:textId="6EF162B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light duty vehicles fueled by electricity. Can be used to explore other fuel shifts through a dictionary.</w:t>
            </w:r>
          </w:p>
        </w:tc>
        <w:tc>
          <w:tcPr>
            <w:tcW w:w="1275" w:type="dxa"/>
            <w:vAlign w:val="center"/>
          </w:tcPr>
          <w:p w14:paraId="3C633A93" w14:textId="49A89A8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110</w:t>
            </w:r>
          </w:p>
        </w:tc>
        <w:tc>
          <w:tcPr>
            <w:tcW w:w="1560" w:type="dxa"/>
            <w:vAlign w:val="center"/>
          </w:tcPr>
          <w:p w14:paraId="0F05586C" w14:textId="1085979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262</w:t>
            </w:r>
          </w:p>
        </w:tc>
        <w:tc>
          <w:tcPr>
            <w:tcW w:w="1417" w:type="dxa"/>
            <w:vAlign w:val="center"/>
          </w:tcPr>
          <w:p w14:paraId="6FFB7180" w14:textId="70DA71B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500</w:t>
            </w:r>
          </w:p>
        </w:tc>
        <w:tc>
          <w:tcPr>
            <w:tcW w:w="1276" w:type="dxa"/>
            <w:vAlign w:val="center"/>
          </w:tcPr>
          <w:p w14:paraId="6F2086EE" w14:textId="21B59F0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184</w:t>
            </w:r>
          </w:p>
        </w:tc>
        <w:tc>
          <w:tcPr>
            <w:tcW w:w="1134" w:type="dxa"/>
            <w:vAlign w:val="center"/>
          </w:tcPr>
          <w:p w14:paraId="4D53020B" w14:textId="12EFFCB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728</w:t>
            </w:r>
          </w:p>
        </w:tc>
        <w:tc>
          <w:tcPr>
            <w:tcW w:w="1134" w:type="dxa"/>
            <w:vAlign w:val="center"/>
          </w:tcPr>
          <w:p w14:paraId="360178AB" w14:textId="565062B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900</w:t>
            </w:r>
          </w:p>
        </w:tc>
      </w:tr>
      <w:tr w:rsidR="2495DE15" w:rsidRPr="009B165B" w14:paraId="6D4F0EB2" w14:textId="77777777" w:rsidTr="009B165B">
        <w:trPr>
          <w:trHeight w:val="223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BF321CD" w14:textId="07B6A153"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5CB20951" w14:textId="6C5DC5E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Electrify rail</w:t>
            </w:r>
          </w:p>
        </w:tc>
        <w:tc>
          <w:tcPr>
            <w:tcW w:w="2126" w:type="dxa"/>
            <w:vAlign w:val="center"/>
          </w:tcPr>
          <w:p w14:paraId="1E978634" w14:textId="0095A86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Shift rail (freight and passenger) fuels to less carbon-intensive sources. Default is to shift 25% to electricity.</w:t>
            </w:r>
          </w:p>
        </w:tc>
        <w:tc>
          <w:tcPr>
            <w:tcW w:w="2410" w:type="dxa"/>
            <w:vAlign w:val="center"/>
          </w:tcPr>
          <w:p w14:paraId="5FF99B7E" w14:textId="61E32B5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rail fueled by electricity. Can be used to explore other fuel shifts through a dictionary.</w:t>
            </w:r>
          </w:p>
        </w:tc>
        <w:tc>
          <w:tcPr>
            <w:tcW w:w="1275" w:type="dxa"/>
            <w:vAlign w:val="center"/>
          </w:tcPr>
          <w:p w14:paraId="5CA270E3" w14:textId="592A151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232</w:t>
            </w:r>
          </w:p>
        </w:tc>
        <w:tc>
          <w:tcPr>
            <w:tcW w:w="1560" w:type="dxa"/>
            <w:vAlign w:val="center"/>
          </w:tcPr>
          <w:p w14:paraId="0B14792E" w14:textId="3B3E887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FC586D0" w:rsidRPr="009B165B">
              <w:rPr>
                <w:rFonts w:asciiTheme="minorBidi" w:eastAsia="Aptos Narrow" w:hAnsiTheme="minorBidi" w:cstheme="minorBidi"/>
                <w:color w:val="000000" w:themeColor="text1"/>
              </w:rPr>
              <w:t>446</w:t>
            </w:r>
          </w:p>
        </w:tc>
        <w:tc>
          <w:tcPr>
            <w:tcW w:w="1417" w:type="dxa"/>
            <w:vAlign w:val="center"/>
          </w:tcPr>
          <w:p w14:paraId="17A37FC9" w14:textId="1CE1F0F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FC586D0" w:rsidRPr="009B165B">
              <w:rPr>
                <w:rFonts w:asciiTheme="minorBidi" w:eastAsia="Aptos Narrow" w:hAnsiTheme="minorBidi" w:cstheme="minorBidi"/>
                <w:color w:val="000000" w:themeColor="text1"/>
              </w:rPr>
              <w:t>500</w:t>
            </w:r>
          </w:p>
        </w:tc>
        <w:tc>
          <w:tcPr>
            <w:tcW w:w="1276" w:type="dxa"/>
            <w:vAlign w:val="center"/>
          </w:tcPr>
          <w:p w14:paraId="05F6F013" w14:textId="5227239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134</w:t>
            </w:r>
          </w:p>
        </w:tc>
        <w:tc>
          <w:tcPr>
            <w:tcW w:w="1134" w:type="dxa"/>
            <w:vAlign w:val="center"/>
          </w:tcPr>
          <w:p w14:paraId="1165A49D" w14:textId="37FAAFB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150</w:t>
            </w:r>
          </w:p>
        </w:tc>
        <w:tc>
          <w:tcPr>
            <w:tcW w:w="1134" w:type="dxa"/>
            <w:vAlign w:val="center"/>
          </w:tcPr>
          <w:p w14:paraId="5548CD75" w14:textId="308F904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17121C1" w:rsidRPr="009B165B">
              <w:rPr>
                <w:rFonts w:asciiTheme="minorBidi" w:eastAsia="Aptos Narrow" w:hAnsiTheme="minorBidi" w:cstheme="minorBidi"/>
                <w:color w:val="000000" w:themeColor="text1"/>
              </w:rPr>
              <w:t>150</w:t>
            </w:r>
          </w:p>
        </w:tc>
      </w:tr>
      <w:tr w:rsidR="2495DE15" w:rsidRPr="009B165B" w14:paraId="12C78A51" w14:textId="77777777" w:rsidTr="009B165B">
        <w:trPr>
          <w:trHeight w:val="307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65F8F07" w14:textId="5E229691"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56C62466" w14:textId="056F7A9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Fuel switch maritime</w:t>
            </w:r>
          </w:p>
        </w:tc>
        <w:tc>
          <w:tcPr>
            <w:tcW w:w="2126" w:type="dxa"/>
            <w:vAlign w:val="center"/>
          </w:tcPr>
          <w:p w14:paraId="3DA2C44B" w14:textId="27C9FCD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Shift maritime (boats and ships) fuels to less carbon-intensive sources. Default is to shift 70% to hydrogen.Includes bunkers.</w:t>
            </w:r>
          </w:p>
        </w:tc>
        <w:tc>
          <w:tcPr>
            <w:tcW w:w="2410" w:type="dxa"/>
            <w:vAlign w:val="center"/>
          </w:tcPr>
          <w:p w14:paraId="4F8641C5" w14:textId="1A23022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maritime transportation fueled by hydrogen. Can be used to explore other fuels, such as ammonia, through a dictionary.</w:t>
            </w:r>
          </w:p>
        </w:tc>
        <w:tc>
          <w:tcPr>
            <w:tcW w:w="1275" w:type="dxa"/>
            <w:vAlign w:val="center"/>
          </w:tcPr>
          <w:p w14:paraId="14A447CF" w14:textId="0F4C3A5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36DFDEA0" w14:textId="46F5FEC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656BB3C0" w14:textId="31A2B61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6026F2F4" w14:textId="5BAD00E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FC586D0" w:rsidRPr="009B165B">
              <w:rPr>
                <w:rFonts w:asciiTheme="minorBidi" w:eastAsia="Aptos Narrow" w:hAnsiTheme="minorBidi" w:cstheme="minorBidi"/>
                <w:color w:val="000000" w:themeColor="text1"/>
              </w:rPr>
              <w:t>102</w:t>
            </w:r>
          </w:p>
        </w:tc>
        <w:tc>
          <w:tcPr>
            <w:tcW w:w="1134" w:type="dxa"/>
            <w:vAlign w:val="center"/>
          </w:tcPr>
          <w:p w14:paraId="44623447" w14:textId="2B9B6BC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FC586D0" w:rsidRPr="009B165B">
              <w:rPr>
                <w:rFonts w:asciiTheme="minorBidi" w:eastAsia="Aptos Narrow" w:hAnsiTheme="minorBidi" w:cstheme="minorBidi"/>
                <w:color w:val="000000" w:themeColor="text1"/>
              </w:rPr>
              <w:t>272</w:t>
            </w:r>
          </w:p>
        </w:tc>
        <w:tc>
          <w:tcPr>
            <w:tcW w:w="1134" w:type="dxa"/>
            <w:vAlign w:val="center"/>
          </w:tcPr>
          <w:p w14:paraId="763DDC74" w14:textId="3F7E433C" w:rsidR="2495DE15" w:rsidRPr="009B165B" w:rsidRDefault="2FC586D0"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0.500</w:t>
            </w:r>
          </w:p>
        </w:tc>
      </w:tr>
      <w:tr w:rsidR="2495DE15" w:rsidRPr="009B165B" w14:paraId="28CD0361" w14:textId="77777777" w:rsidTr="009B165B">
        <w:trPr>
          <w:trHeight w:val="279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F3A7EED" w14:textId="739533C1"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0CA3F893" w14:textId="3D8FE7A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Fuel switch medium duty road transport</w:t>
            </w:r>
          </w:p>
        </w:tc>
        <w:tc>
          <w:tcPr>
            <w:tcW w:w="2126" w:type="dxa"/>
            <w:vAlign w:val="center"/>
          </w:tcPr>
          <w:p w14:paraId="1EA037A7" w14:textId="768E64A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Shift medium-duty fuels to less carbon-intensive sources. Default is to shift 70% to electricity.</w:t>
            </w:r>
          </w:p>
        </w:tc>
        <w:tc>
          <w:tcPr>
            <w:tcW w:w="2410" w:type="dxa"/>
            <w:vAlign w:val="center"/>
          </w:tcPr>
          <w:p w14:paraId="772B3EF9" w14:textId="7952406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medium duty transportation fueled by electricity. Can be used to explore other fuel shifts through a dictionary.</w:t>
            </w:r>
          </w:p>
        </w:tc>
        <w:tc>
          <w:tcPr>
            <w:tcW w:w="1275" w:type="dxa"/>
            <w:vAlign w:val="center"/>
          </w:tcPr>
          <w:p w14:paraId="7A67D6D7" w14:textId="7BDA747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184</w:t>
            </w:r>
          </w:p>
        </w:tc>
        <w:tc>
          <w:tcPr>
            <w:tcW w:w="1560" w:type="dxa"/>
            <w:vAlign w:val="center"/>
          </w:tcPr>
          <w:p w14:paraId="0DCBDD95" w14:textId="51116A0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491</w:t>
            </w:r>
          </w:p>
        </w:tc>
        <w:tc>
          <w:tcPr>
            <w:tcW w:w="1417" w:type="dxa"/>
            <w:vAlign w:val="center"/>
          </w:tcPr>
          <w:p w14:paraId="367DCF1C" w14:textId="06967A4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900</w:t>
            </w:r>
          </w:p>
        </w:tc>
        <w:tc>
          <w:tcPr>
            <w:tcW w:w="1276" w:type="dxa"/>
            <w:vAlign w:val="center"/>
          </w:tcPr>
          <w:p w14:paraId="4619221B" w14:textId="7312686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FC586D0" w:rsidRPr="009B165B">
              <w:rPr>
                <w:rFonts w:asciiTheme="minorBidi" w:eastAsia="Aptos Narrow" w:hAnsiTheme="minorBidi" w:cstheme="minorBidi"/>
                <w:color w:val="000000" w:themeColor="text1"/>
              </w:rPr>
              <w:t>061</w:t>
            </w:r>
          </w:p>
        </w:tc>
        <w:tc>
          <w:tcPr>
            <w:tcW w:w="1134" w:type="dxa"/>
            <w:vAlign w:val="center"/>
          </w:tcPr>
          <w:p w14:paraId="31944ADD" w14:textId="0A3F949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2FC586D0" w:rsidRPr="009B165B">
              <w:rPr>
                <w:rFonts w:asciiTheme="minorBidi" w:eastAsia="Aptos Narrow" w:hAnsiTheme="minorBidi" w:cstheme="minorBidi"/>
                <w:color w:val="000000" w:themeColor="text1"/>
              </w:rPr>
              <w:t>163</w:t>
            </w:r>
          </w:p>
        </w:tc>
        <w:tc>
          <w:tcPr>
            <w:tcW w:w="1134" w:type="dxa"/>
            <w:vAlign w:val="center"/>
          </w:tcPr>
          <w:p w14:paraId="112F86FE" w14:textId="7FACAF2D" w:rsidR="2495DE15" w:rsidRPr="009B165B" w:rsidRDefault="2FC586D0"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0.300</w:t>
            </w:r>
          </w:p>
        </w:tc>
      </w:tr>
      <w:tr w:rsidR="2495DE15" w:rsidRPr="009B165B" w14:paraId="4CBF5EA8"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0BB3B9D" w14:textId="30248F1E"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59C2BA70" w14:textId="5FA3F3A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electric transportation energy efficiency</w:t>
            </w:r>
          </w:p>
        </w:tc>
        <w:tc>
          <w:tcPr>
            <w:tcW w:w="2126" w:type="dxa"/>
            <w:vAlign w:val="center"/>
          </w:tcPr>
          <w:p w14:paraId="2BE1B255" w14:textId="1AF2F7C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efficiency of electricity vehicles (e.g., reduce KWh/km). Default is 25%.</w:t>
            </w:r>
          </w:p>
        </w:tc>
        <w:tc>
          <w:tcPr>
            <w:tcW w:w="2410" w:type="dxa"/>
            <w:vAlign w:val="center"/>
          </w:tcPr>
          <w:p w14:paraId="65D8249E" w14:textId="4BC754B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electric vehicle efficiency against the final time period.</w:t>
            </w:r>
          </w:p>
        </w:tc>
        <w:tc>
          <w:tcPr>
            <w:tcW w:w="1275" w:type="dxa"/>
            <w:vAlign w:val="center"/>
          </w:tcPr>
          <w:p w14:paraId="3C25D577" w14:textId="700B1E7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714A482" w14:textId="76CF830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6610ADD6" w14:textId="74E479C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6D384007" w14:textId="2BCEB73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0.083</w:t>
            </w:r>
          </w:p>
        </w:tc>
        <w:tc>
          <w:tcPr>
            <w:tcW w:w="1134" w:type="dxa"/>
            <w:vAlign w:val="center"/>
          </w:tcPr>
          <w:p w14:paraId="28849A94" w14:textId="0860298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0.262</w:t>
            </w:r>
          </w:p>
        </w:tc>
        <w:tc>
          <w:tcPr>
            <w:tcW w:w="1134" w:type="dxa"/>
            <w:vAlign w:val="center"/>
          </w:tcPr>
          <w:p w14:paraId="447ABF74" w14:textId="39BD2EC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0.500</w:t>
            </w:r>
          </w:p>
        </w:tc>
      </w:tr>
      <w:tr w:rsidR="2495DE15" w:rsidRPr="009B165B" w14:paraId="744B9FB4"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B41DFCB" w14:textId="23AD727B"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231EC4AE" w14:textId="1F23DD0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non-electric transportation energy efficiency</w:t>
            </w:r>
          </w:p>
        </w:tc>
        <w:tc>
          <w:tcPr>
            <w:tcW w:w="2126" w:type="dxa"/>
            <w:vAlign w:val="center"/>
          </w:tcPr>
          <w:p w14:paraId="43834216" w14:textId="0438FA3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efficiency of non-electric vehicles (e.g., increase km/l). Default is 25%.</w:t>
            </w:r>
          </w:p>
        </w:tc>
        <w:tc>
          <w:tcPr>
            <w:tcW w:w="2410" w:type="dxa"/>
            <w:vAlign w:val="center"/>
          </w:tcPr>
          <w:p w14:paraId="2DBB1E04" w14:textId="5838161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non-electric vehicle efficiency against the final time period</w:t>
            </w:r>
          </w:p>
        </w:tc>
        <w:tc>
          <w:tcPr>
            <w:tcW w:w="1275" w:type="dxa"/>
            <w:vAlign w:val="center"/>
          </w:tcPr>
          <w:p w14:paraId="14CE892F" w14:textId="5DBAC7B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0.164</w:t>
            </w:r>
          </w:p>
        </w:tc>
        <w:tc>
          <w:tcPr>
            <w:tcW w:w="1560" w:type="dxa"/>
            <w:vAlign w:val="center"/>
          </w:tcPr>
          <w:p w14:paraId="6DDA5F18" w14:textId="5A3857C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0.436</w:t>
            </w:r>
          </w:p>
        </w:tc>
        <w:tc>
          <w:tcPr>
            <w:tcW w:w="1417" w:type="dxa"/>
            <w:vAlign w:val="center"/>
          </w:tcPr>
          <w:p w14:paraId="3E9E3E38" w14:textId="5E60C1A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0.800</w:t>
            </w:r>
          </w:p>
        </w:tc>
        <w:tc>
          <w:tcPr>
            <w:tcW w:w="1276" w:type="dxa"/>
            <w:vAlign w:val="center"/>
          </w:tcPr>
          <w:p w14:paraId="45A9F795" w14:textId="5FB5E3C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205</w:t>
            </w:r>
          </w:p>
        </w:tc>
        <w:tc>
          <w:tcPr>
            <w:tcW w:w="1134" w:type="dxa"/>
            <w:vAlign w:val="center"/>
          </w:tcPr>
          <w:p w14:paraId="628ACA6E" w14:textId="37B8863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545</w:t>
            </w:r>
          </w:p>
        </w:tc>
        <w:tc>
          <w:tcPr>
            <w:tcW w:w="1134" w:type="dxa"/>
            <w:vAlign w:val="center"/>
          </w:tcPr>
          <w:p w14:paraId="70302CA5" w14:textId="32108E0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7AE5CF14" w14:textId="77777777" w:rsidTr="009B165B">
        <w:trPr>
          <w:trHeight w:val="13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9423D84" w14:textId="0044D424"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055161E9" w14:textId="23414CD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occupancy for private vehicles</w:t>
            </w:r>
          </w:p>
        </w:tc>
        <w:tc>
          <w:tcPr>
            <w:tcW w:w="2126" w:type="dxa"/>
            <w:vAlign w:val="center"/>
          </w:tcPr>
          <w:p w14:paraId="210D5959" w14:textId="3B59ED4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occupancy of light duty vehicles; e.g., through carpooling . Default value is 25%.</w:t>
            </w:r>
          </w:p>
        </w:tc>
        <w:tc>
          <w:tcPr>
            <w:tcW w:w="2410" w:type="dxa"/>
            <w:vAlign w:val="center"/>
          </w:tcPr>
          <w:p w14:paraId="70B1BA0B" w14:textId="46ED573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increase in the average occupancy rate of private vehicles.</w:t>
            </w:r>
          </w:p>
        </w:tc>
        <w:tc>
          <w:tcPr>
            <w:tcW w:w="1275" w:type="dxa"/>
            <w:vAlign w:val="center"/>
          </w:tcPr>
          <w:p w14:paraId="39EA5029" w14:textId="5BCBF39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015DDCB" w14:textId="34ADF7D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4C537045" w14:textId="56AF47C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1FC1BC92" w14:textId="3D59D66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0.042</w:t>
            </w:r>
          </w:p>
        </w:tc>
        <w:tc>
          <w:tcPr>
            <w:tcW w:w="1134" w:type="dxa"/>
            <w:vAlign w:val="center"/>
          </w:tcPr>
          <w:p w14:paraId="23E6AAAD" w14:textId="071E84B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0.131</w:t>
            </w:r>
          </w:p>
        </w:tc>
        <w:tc>
          <w:tcPr>
            <w:tcW w:w="1134" w:type="dxa"/>
            <w:vAlign w:val="center"/>
          </w:tcPr>
          <w:p w14:paraId="74E7BC3C" w14:textId="0F724B4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0.250</w:t>
            </w:r>
          </w:p>
        </w:tc>
      </w:tr>
      <w:tr w:rsidR="2495DE15" w:rsidRPr="009B165B" w14:paraId="46059ECC"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4284D6A" w14:textId="543902A7"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6907012C" w14:textId="299078D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Mode shift freight</w:t>
            </w:r>
          </w:p>
        </w:tc>
        <w:tc>
          <w:tcPr>
            <w:tcW w:w="2126" w:type="dxa"/>
            <w:vAlign w:val="center"/>
          </w:tcPr>
          <w:p w14:paraId="04663CC7" w14:textId="1CB5BD6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Mode shift some percentage of freight demand to other modes. Default is to shift 20% from aviation and road to rail.</w:t>
            </w:r>
          </w:p>
        </w:tc>
        <w:tc>
          <w:tcPr>
            <w:tcW w:w="2410" w:type="dxa"/>
            <w:vAlign w:val="center"/>
          </w:tcPr>
          <w:p w14:paraId="571BC367" w14:textId="6BC7000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freight demand shifted from aviation and road transport to rail. Additional mode shifts can be explored through a dictionary.</w:t>
            </w:r>
          </w:p>
        </w:tc>
        <w:tc>
          <w:tcPr>
            <w:tcW w:w="1275" w:type="dxa"/>
            <w:vAlign w:val="center"/>
          </w:tcPr>
          <w:p w14:paraId="63A8995C" w14:textId="08F0F97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000</w:t>
            </w:r>
          </w:p>
        </w:tc>
        <w:tc>
          <w:tcPr>
            <w:tcW w:w="1560" w:type="dxa"/>
            <w:vAlign w:val="center"/>
          </w:tcPr>
          <w:p w14:paraId="77C9A9B1" w14:textId="3885F63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000</w:t>
            </w:r>
          </w:p>
        </w:tc>
        <w:tc>
          <w:tcPr>
            <w:tcW w:w="1417" w:type="dxa"/>
            <w:vAlign w:val="center"/>
          </w:tcPr>
          <w:p w14:paraId="7058D7E1" w14:textId="5A65247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000</w:t>
            </w:r>
          </w:p>
        </w:tc>
        <w:tc>
          <w:tcPr>
            <w:tcW w:w="1276" w:type="dxa"/>
            <w:vAlign w:val="center"/>
          </w:tcPr>
          <w:p w14:paraId="212BAF79" w14:textId="6DFDD02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051</w:t>
            </w:r>
          </w:p>
        </w:tc>
        <w:tc>
          <w:tcPr>
            <w:tcW w:w="1134" w:type="dxa"/>
            <w:vAlign w:val="center"/>
          </w:tcPr>
          <w:p w14:paraId="73C8E884" w14:textId="2DC2B30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4A1CAD02" w:rsidRPr="009B165B">
              <w:rPr>
                <w:rFonts w:asciiTheme="minorBidi" w:eastAsia="Aptos Narrow" w:hAnsiTheme="minorBidi" w:cstheme="minorBidi"/>
                <w:color w:val="000000" w:themeColor="text1"/>
              </w:rPr>
              <w:t>136</w:t>
            </w:r>
          </w:p>
        </w:tc>
        <w:tc>
          <w:tcPr>
            <w:tcW w:w="1134" w:type="dxa"/>
            <w:vAlign w:val="center"/>
          </w:tcPr>
          <w:p w14:paraId="1BFDEAEB" w14:textId="44A0C4D5" w:rsidR="2495DE15" w:rsidRPr="009B165B" w:rsidRDefault="2495DE15" w:rsidP="009B165B">
            <w:pPr>
              <w:spacing w:line="259" w:lineRule="auto"/>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601751E" w:rsidRPr="009B165B">
              <w:rPr>
                <w:rFonts w:asciiTheme="minorBidi" w:eastAsia="Aptos Narrow" w:hAnsiTheme="minorBidi" w:cstheme="minorBidi"/>
                <w:color w:val="000000" w:themeColor="text1"/>
              </w:rPr>
              <w:t>025</w:t>
            </w:r>
          </w:p>
        </w:tc>
      </w:tr>
      <w:tr w:rsidR="2495DE15" w:rsidRPr="009B165B" w14:paraId="5B9322C3" w14:textId="77777777" w:rsidTr="009B165B">
        <w:trPr>
          <w:trHeight w:val="36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AD19DB9" w14:textId="71C59977"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3918E37F" w14:textId="113C435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Mode shift passenger vehicles to others</w:t>
            </w:r>
          </w:p>
        </w:tc>
        <w:tc>
          <w:tcPr>
            <w:tcW w:w="2126" w:type="dxa"/>
            <w:vAlign w:val="center"/>
          </w:tcPr>
          <w:p w14:paraId="1D2D43AD" w14:textId="221E75F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Mode shift some percentage of day-to-day passenger demand to other modes. Default is to shift 30% from light-duty cars to e-mobility, walking and biking, and public transportation.</w:t>
            </w:r>
          </w:p>
        </w:tc>
        <w:tc>
          <w:tcPr>
            <w:tcW w:w="2410" w:type="dxa"/>
            <w:vAlign w:val="center"/>
          </w:tcPr>
          <w:p w14:paraId="0BE00E64" w14:textId="1F40C30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passenger demand shifted from light-duty road PKMT to other forms (default is human powered and light-weight mobility). Additional mode shifts can be explored through a dictionary.</w:t>
            </w:r>
          </w:p>
        </w:tc>
        <w:tc>
          <w:tcPr>
            <w:tcW w:w="1275" w:type="dxa"/>
            <w:vAlign w:val="center"/>
          </w:tcPr>
          <w:p w14:paraId="382E7D39" w14:textId="4F5F25B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0.061</w:t>
            </w:r>
          </w:p>
        </w:tc>
        <w:tc>
          <w:tcPr>
            <w:tcW w:w="1560" w:type="dxa"/>
            <w:vAlign w:val="center"/>
          </w:tcPr>
          <w:p w14:paraId="1E01E15C" w14:textId="18E29D1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0.164</w:t>
            </w:r>
          </w:p>
        </w:tc>
        <w:tc>
          <w:tcPr>
            <w:tcW w:w="1417" w:type="dxa"/>
            <w:vAlign w:val="center"/>
          </w:tcPr>
          <w:p w14:paraId="7C8DC6A3" w14:textId="2E000AA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0.300</w:t>
            </w:r>
          </w:p>
        </w:tc>
        <w:tc>
          <w:tcPr>
            <w:tcW w:w="1276" w:type="dxa"/>
            <w:vAlign w:val="center"/>
          </w:tcPr>
          <w:p w14:paraId="630BA124" w14:textId="3F2A143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601751E" w:rsidRPr="009B165B">
              <w:rPr>
                <w:rFonts w:asciiTheme="minorBidi" w:eastAsia="Aptos Narrow" w:hAnsiTheme="minorBidi" w:cstheme="minorBidi"/>
                <w:color w:val="000000" w:themeColor="text1"/>
              </w:rPr>
              <w:t>123</w:t>
            </w:r>
          </w:p>
        </w:tc>
        <w:tc>
          <w:tcPr>
            <w:tcW w:w="1134" w:type="dxa"/>
            <w:vAlign w:val="center"/>
          </w:tcPr>
          <w:p w14:paraId="3F1C0126" w14:textId="3C7674F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601751E" w:rsidRPr="009B165B">
              <w:rPr>
                <w:rFonts w:asciiTheme="minorBidi" w:eastAsia="Aptos Narrow" w:hAnsiTheme="minorBidi" w:cstheme="minorBidi"/>
                <w:color w:val="000000" w:themeColor="text1"/>
              </w:rPr>
              <w:t>327</w:t>
            </w:r>
          </w:p>
        </w:tc>
        <w:tc>
          <w:tcPr>
            <w:tcW w:w="1134" w:type="dxa"/>
            <w:vAlign w:val="center"/>
          </w:tcPr>
          <w:p w14:paraId="168A2FA3" w14:textId="40DEC8B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0.600</w:t>
            </w:r>
          </w:p>
        </w:tc>
      </w:tr>
      <w:tr w:rsidR="2495DE15" w:rsidRPr="009B165B" w14:paraId="2F48940A"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F597130" w14:textId="0A3209D0"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1059524E" w14:textId="1859EDB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Mode shift regional passenger travel</w:t>
            </w:r>
          </w:p>
        </w:tc>
        <w:tc>
          <w:tcPr>
            <w:tcW w:w="2126" w:type="dxa"/>
            <w:vAlign w:val="center"/>
          </w:tcPr>
          <w:p w14:paraId="38AC0E39" w14:textId="539EFD3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Mode shift some percentage of regional passenger demand to other modes. Default is to shift 10% of aviation and 20% of regional light-duty demands to passenger rail.</w:t>
            </w:r>
          </w:p>
        </w:tc>
        <w:tc>
          <w:tcPr>
            <w:tcW w:w="2410" w:type="dxa"/>
            <w:vAlign w:val="center"/>
          </w:tcPr>
          <w:p w14:paraId="5EBAE62C" w14:textId="7A178AC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 of regional passenger demand shifted from light-duty road and aviation PKMT to heavy-duty road.</w:t>
            </w:r>
          </w:p>
        </w:tc>
        <w:tc>
          <w:tcPr>
            <w:tcW w:w="1275" w:type="dxa"/>
            <w:vAlign w:val="center"/>
          </w:tcPr>
          <w:p w14:paraId="243020BD" w14:textId="1107E0B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68A26CB" w14:textId="4D21110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4554CE65" w14:textId="6A75183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4F3204CE" w14:textId="7D88286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601751E" w:rsidRPr="009B165B">
              <w:rPr>
                <w:rFonts w:asciiTheme="minorBidi" w:eastAsia="Aptos Narrow" w:hAnsiTheme="minorBidi" w:cstheme="minorBidi"/>
                <w:color w:val="000000" w:themeColor="text1"/>
              </w:rPr>
              <w:t>113</w:t>
            </w:r>
          </w:p>
        </w:tc>
        <w:tc>
          <w:tcPr>
            <w:tcW w:w="1134" w:type="dxa"/>
            <w:vAlign w:val="center"/>
          </w:tcPr>
          <w:p w14:paraId="101F8EA7" w14:textId="21E3480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601751E" w:rsidRPr="009B165B">
              <w:rPr>
                <w:rFonts w:asciiTheme="minorBidi" w:eastAsia="Aptos Narrow" w:hAnsiTheme="minorBidi" w:cstheme="minorBidi"/>
                <w:color w:val="000000" w:themeColor="text1"/>
              </w:rPr>
              <w:t>300</w:t>
            </w:r>
          </w:p>
        </w:tc>
        <w:tc>
          <w:tcPr>
            <w:tcW w:w="1134" w:type="dxa"/>
            <w:vAlign w:val="center"/>
          </w:tcPr>
          <w:p w14:paraId="3E2D51D8" w14:textId="06FE5DE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0.300</w:t>
            </w:r>
          </w:p>
        </w:tc>
      </w:tr>
      <w:tr w:rsidR="2495DE15" w:rsidRPr="009B165B" w14:paraId="03DACAE3"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4D7705C" w14:textId="5985E419"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Transportation</w:t>
            </w:r>
          </w:p>
        </w:tc>
        <w:tc>
          <w:tcPr>
            <w:tcW w:w="2127" w:type="dxa"/>
            <w:vAlign w:val="center"/>
          </w:tcPr>
          <w:p w14:paraId="7DB8450A" w14:textId="248B174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demand for transport</w:t>
            </w:r>
          </w:p>
        </w:tc>
        <w:tc>
          <w:tcPr>
            <w:tcW w:w="2126" w:type="dxa"/>
            <w:vAlign w:val="center"/>
          </w:tcPr>
          <w:p w14:paraId="541F2D96" w14:textId="4448728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demand for transportation through better planning and infrastructure. Default is 25%.</w:t>
            </w:r>
          </w:p>
        </w:tc>
        <w:tc>
          <w:tcPr>
            <w:tcW w:w="2410" w:type="dxa"/>
            <w:vAlign w:val="center"/>
          </w:tcPr>
          <w:p w14:paraId="299D307A" w14:textId="5471F85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aggregate transportation demand by TRDE demand type (e.g., public_private, regional, or freight)</w:t>
            </w:r>
          </w:p>
        </w:tc>
        <w:tc>
          <w:tcPr>
            <w:tcW w:w="1275" w:type="dxa"/>
            <w:vAlign w:val="center"/>
          </w:tcPr>
          <w:p w14:paraId="539B5357" w14:textId="5BCA993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100F4DA6" w14:textId="6D74465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2A756313" w14:textId="3C82B36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06047717" w14:textId="473080A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823BEBC" w:rsidRPr="009B165B">
              <w:rPr>
                <w:rFonts w:asciiTheme="minorBidi" w:eastAsia="Aptos Narrow" w:hAnsiTheme="minorBidi" w:cstheme="minorBidi"/>
                <w:color w:val="000000" w:themeColor="text1"/>
              </w:rPr>
              <w:t>067</w:t>
            </w:r>
          </w:p>
        </w:tc>
        <w:tc>
          <w:tcPr>
            <w:tcW w:w="1134" w:type="dxa"/>
            <w:vAlign w:val="center"/>
          </w:tcPr>
          <w:p w14:paraId="5802C2A9" w14:textId="580C5FA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823BEBC" w:rsidRPr="009B165B">
              <w:rPr>
                <w:rFonts w:asciiTheme="minorBidi" w:eastAsia="Aptos Narrow" w:hAnsiTheme="minorBidi" w:cstheme="minorBidi"/>
                <w:color w:val="000000" w:themeColor="text1"/>
              </w:rPr>
              <w:t>210</w:t>
            </w:r>
          </w:p>
        </w:tc>
        <w:tc>
          <w:tcPr>
            <w:tcW w:w="1134" w:type="dxa"/>
            <w:vAlign w:val="center"/>
          </w:tcPr>
          <w:p w14:paraId="51BE4AF8" w14:textId="1342C51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823BEBC" w:rsidRPr="009B165B">
              <w:rPr>
                <w:rFonts w:asciiTheme="minorBidi" w:eastAsia="Aptos Narrow" w:hAnsiTheme="minorBidi" w:cstheme="minorBidi"/>
                <w:color w:val="000000" w:themeColor="text1"/>
              </w:rPr>
              <w:t>400</w:t>
            </w:r>
          </w:p>
        </w:tc>
      </w:tr>
      <w:tr w:rsidR="2495DE15" w:rsidRPr="009B165B" w14:paraId="616D0CEF" w14:textId="77777777" w:rsidTr="009B165B">
        <w:trPr>
          <w:trHeight w:val="13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B6B2A98" w14:textId="4FD84BAF"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IPPU</w:t>
            </w:r>
          </w:p>
        </w:tc>
        <w:tc>
          <w:tcPr>
            <w:tcW w:w="2127" w:type="dxa"/>
            <w:vAlign w:val="center"/>
          </w:tcPr>
          <w:p w14:paraId="46E89E83" w14:textId="04ED2BB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cement clinker</w:t>
            </w:r>
          </w:p>
        </w:tc>
        <w:tc>
          <w:tcPr>
            <w:tcW w:w="2126" w:type="dxa"/>
            <w:vAlign w:val="center"/>
          </w:tcPr>
          <w:p w14:paraId="05D5BAC0" w14:textId="6300A30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Reduces use of clinker in cement production</w:t>
            </w:r>
          </w:p>
        </w:tc>
        <w:tc>
          <w:tcPr>
            <w:tcW w:w="2410" w:type="dxa"/>
            <w:vAlign w:val="center"/>
          </w:tcPr>
          <w:p w14:paraId="6B77702D" w14:textId="032F46D3" w:rsidR="2495DE15"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maximum fraction of</w:t>
            </w:r>
            <w:r w:rsidR="2495DE15" w:rsidRPr="009B165B">
              <w:rPr>
                <w:rFonts w:asciiTheme="minorBidi" w:eastAsia="Aptos Narrow" w:hAnsiTheme="minorBidi" w:cstheme="minorBidi"/>
                <w:color w:val="000000" w:themeColor="text1"/>
              </w:rPr>
              <w:t xml:space="preserve"> clinker </w:t>
            </w:r>
            <w:r w:rsidRPr="009B165B">
              <w:rPr>
                <w:rFonts w:asciiTheme="minorBidi" w:eastAsia="Aptos Narrow" w:hAnsiTheme="minorBidi" w:cstheme="minorBidi"/>
                <w:color w:val="000000" w:themeColor="text1"/>
              </w:rPr>
              <w:t xml:space="preserve">iin </w:t>
            </w:r>
            <w:r w:rsidR="2495DE15" w:rsidRPr="009B165B">
              <w:rPr>
                <w:rFonts w:asciiTheme="minorBidi" w:eastAsia="Aptos Narrow" w:hAnsiTheme="minorBidi" w:cstheme="minorBidi"/>
                <w:color w:val="000000" w:themeColor="text1"/>
              </w:rPr>
              <w:t>use in cement production.</w:t>
            </w:r>
          </w:p>
        </w:tc>
        <w:tc>
          <w:tcPr>
            <w:tcW w:w="1275" w:type="dxa"/>
            <w:vAlign w:val="center"/>
          </w:tcPr>
          <w:p w14:paraId="5115532B" w14:textId="4FDF524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0.102</w:t>
            </w:r>
          </w:p>
        </w:tc>
        <w:tc>
          <w:tcPr>
            <w:tcW w:w="1560" w:type="dxa"/>
            <w:vAlign w:val="center"/>
          </w:tcPr>
          <w:p w14:paraId="7DD378B4" w14:textId="67A37D1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0.273</w:t>
            </w:r>
          </w:p>
        </w:tc>
        <w:tc>
          <w:tcPr>
            <w:tcW w:w="1417" w:type="dxa"/>
            <w:vAlign w:val="center"/>
          </w:tcPr>
          <w:p w14:paraId="534AE9D6" w14:textId="5B3E560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0.500</w:t>
            </w:r>
          </w:p>
        </w:tc>
        <w:tc>
          <w:tcPr>
            <w:tcW w:w="1276" w:type="dxa"/>
            <w:vAlign w:val="center"/>
          </w:tcPr>
          <w:p w14:paraId="454B52F8" w14:textId="795921E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0.083</w:t>
            </w:r>
          </w:p>
        </w:tc>
        <w:tc>
          <w:tcPr>
            <w:tcW w:w="1134" w:type="dxa"/>
            <w:vAlign w:val="center"/>
          </w:tcPr>
          <w:p w14:paraId="30146103" w14:textId="68ED712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0.262</w:t>
            </w:r>
          </w:p>
        </w:tc>
        <w:tc>
          <w:tcPr>
            <w:tcW w:w="1134" w:type="dxa"/>
            <w:vAlign w:val="center"/>
          </w:tcPr>
          <w:p w14:paraId="29572CC4" w14:textId="2B86F5C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0.500</w:t>
            </w:r>
          </w:p>
        </w:tc>
      </w:tr>
      <w:tr w:rsidR="2495DE15" w:rsidRPr="009B165B" w14:paraId="2CFD26B3"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E212675" w14:textId="01C41A04"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IPPU</w:t>
            </w:r>
          </w:p>
        </w:tc>
        <w:tc>
          <w:tcPr>
            <w:tcW w:w="2127" w:type="dxa"/>
            <w:vAlign w:val="center"/>
          </w:tcPr>
          <w:p w14:paraId="6389B2CA" w14:textId="045A9AC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Nitrous Oxide emissions</w:t>
            </w:r>
          </w:p>
        </w:tc>
        <w:tc>
          <w:tcPr>
            <w:tcW w:w="2126" w:type="dxa"/>
            <w:vAlign w:val="center"/>
          </w:tcPr>
          <w:p w14:paraId="72250631" w14:textId="487AACA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the emission of N2O in industrial processes through technological change, leak control, and discontinuation of use. Default value is 10%.</w:t>
            </w:r>
          </w:p>
        </w:tc>
        <w:tc>
          <w:tcPr>
            <w:tcW w:w="2410" w:type="dxa"/>
            <w:vAlign w:val="center"/>
          </w:tcPr>
          <w:p w14:paraId="7D0B8CBD" w14:textId="3CC71BD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N2O emission factors per production quantity.</w:t>
            </w:r>
          </w:p>
        </w:tc>
        <w:tc>
          <w:tcPr>
            <w:tcW w:w="1275" w:type="dxa"/>
            <w:vAlign w:val="center"/>
          </w:tcPr>
          <w:p w14:paraId="620F1488" w14:textId="1FB3313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CA5BD41" w14:textId="0337E4F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4E0088D9" w14:textId="3C7B6EA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52E8A4A2" w14:textId="65ED03C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823BEBC" w:rsidRPr="009B165B">
              <w:rPr>
                <w:rFonts w:asciiTheme="minorBidi" w:eastAsia="Aptos Narrow" w:hAnsiTheme="minorBidi" w:cstheme="minorBidi"/>
                <w:color w:val="000000" w:themeColor="text1"/>
              </w:rPr>
              <w:t>020</w:t>
            </w:r>
          </w:p>
        </w:tc>
        <w:tc>
          <w:tcPr>
            <w:tcW w:w="1134" w:type="dxa"/>
            <w:vAlign w:val="center"/>
          </w:tcPr>
          <w:p w14:paraId="56C01D08" w14:textId="759B43C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1823BEBC" w:rsidRPr="009B165B">
              <w:rPr>
                <w:rFonts w:asciiTheme="minorBidi" w:eastAsia="Aptos Narrow" w:hAnsiTheme="minorBidi" w:cstheme="minorBidi"/>
                <w:color w:val="000000" w:themeColor="text1"/>
              </w:rPr>
              <w:t>055</w:t>
            </w:r>
          </w:p>
        </w:tc>
        <w:tc>
          <w:tcPr>
            <w:tcW w:w="1134" w:type="dxa"/>
            <w:vAlign w:val="center"/>
          </w:tcPr>
          <w:p w14:paraId="67350253" w14:textId="3F183FC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0.100</w:t>
            </w:r>
          </w:p>
        </w:tc>
      </w:tr>
      <w:tr w:rsidR="2495DE15" w:rsidRPr="009B165B" w14:paraId="42BD2D8D"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7626D93" w14:textId="1AE7111D"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IPPU</w:t>
            </w:r>
          </w:p>
        </w:tc>
        <w:tc>
          <w:tcPr>
            <w:tcW w:w="2127" w:type="dxa"/>
            <w:vAlign w:val="center"/>
          </w:tcPr>
          <w:p w14:paraId="0074D2B3" w14:textId="34EBBB0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other fluorinated compounds</w:t>
            </w:r>
          </w:p>
        </w:tc>
        <w:tc>
          <w:tcPr>
            <w:tcW w:w="2126" w:type="dxa"/>
            <w:vAlign w:val="center"/>
          </w:tcPr>
          <w:p w14:paraId="556E0B1E" w14:textId="2378670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Includes SF6, NF3, HCFCs, and others</w:t>
            </w:r>
          </w:p>
        </w:tc>
        <w:tc>
          <w:tcPr>
            <w:tcW w:w="2410" w:type="dxa"/>
            <w:vAlign w:val="center"/>
          </w:tcPr>
          <w:p w14:paraId="6DE35F16" w14:textId="77EA94A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other FCs emission factors per production quantity.</w:t>
            </w:r>
          </w:p>
        </w:tc>
        <w:tc>
          <w:tcPr>
            <w:tcW w:w="1275" w:type="dxa"/>
            <w:vAlign w:val="center"/>
          </w:tcPr>
          <w:p w14:paraId="4E3A7BAD" w14:textId="50C5898C"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14B2499B" w14:textId="4AEE95D1"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18349330" w14:textId="64C996EB"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202056EE" w14:textId="02A76A90"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0.020</w:t>
            </w:r>
          </w:p>
        </w:tc>
        <w:tc>
          <w:tcPr>
            <w:tcW w:w="1134" w:type="dxa"/>
            <w:vAlign w:val="center"/>
          </w:tcPr>
          <w:p w14:paraId="6E97954A" w14:textId="1E18EC3B"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0.055</w:t>
            </w:r>
          </w:p>
        </w:tc>
        <w:tc>
          <w:tcPr>
            <w:tcW w:w="1134" w:type="dxa"/>
            <w:vAlign w:val="center"/>
          </w:tcPr>
          <w:p w14:paraId="21250BB7" w14:textId="614EA846"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0.100</w:t>
            </w:r>
          </w:p>
        </w:tc>
      </w:tr>
      <w:tr w:rsidR="2495DE15" w:rsidRPr="009B165B" w14:paraId="6B7BE3B3"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20FC398" w14:textId="633E633A"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IPPU</w:t>
            </w:r>
          </w:p>
        </w:tc>
        <w:tc>
          <w:tcPr>
            <w:tcW w:w="2127" w:type="dxa"/>
            <w:vAlign w:val="center"/>
          </w:tcPr>
          <w:p w14:paraId="74CF2DF0" w14:textId="0194A1F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use of HFCs</w:t>
            </w:r>
          </w:p>
        </w:tc>
        <w:tc>
          <w:tcPr>
            <w:tcW w:w="2126" w:type="dxa"/>
            <w:vAlign w:val="center"/>
          </w:tcPr>
          <w:p w14:paraId="6BCF8812" w14:textId="613065F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the emission of HFCs in industrial processes through technological change, leak control, and discontinuation of use. Default value is 10%.</w:t>
            </w:r>
          </w:p>
        </w:tc>
        <w:tc>
          <w:tcPr>
            <w:tcW w:w="2410" w:type="dxa"/>
            <w:vAlign w:val="center"/>
          </w:tcPr>
          <w:p w14:paraId="42419395" w14:textId="6E973FB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HFC emission factors per production quantity.</w:t>
            </w:r>
          </w:p>
        </w:tc>
        <w:tc>
          <w:tcPr>
            <w:tcW w:w="1275" w:type="dxa"/>
            <w:vAlign w:val="center"/>
          </w:tcPr>
          <w:p w14:paraId="19880012" w14:textId="4CD19920"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0.020</w:t>
            </w:r>
          </w:p>
        </w:tc>
        <w:tc>
          <w:tcPr>
            <w:tcW w:w="1560" w:type="dxa"/>
            <w:vAlign w:val="center"/>
          </w:tcPr>
          <w:p w14:paraId="62BD6575" w14:textId="73C21B64"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0.055</w:t>
            </w:r>
          </w:p>
        </w:tc>
        <w:tc>
          <w:tcPr>
            <w:tcW w:w="1417" w:type="dxa"/>
            <w:vAlign w:val="center"/>
          </w:tcPr>
          <w:p w14:paraId="6AD5DD6D" w14:textId="3D2389E1"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0.100</w:t>
            </w:r>
          </w:p>
        </w:tc>
        <w:tc>
          <w:tcPr>
            <w:tcW w:w="1276" w:type="dxa"/>
            <w:vAlign w:val="center"/>
          </w:tcPr>
          <w:p w14:paraId="59B402E3" w14:textId="075A4433"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0.020</w:t>
            </w:r>
          </w:p>
        </w:tc>
        <w:tc>
          <w:tcPr>
            <w:tcW w:w="1134" w:type="dxa"/>
            <w:vAlign w:val="center"/>
          </w:tcPr>
          <w:p w14:paraId="548FBDA3" w14:textId="401BE887"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0.055</w:t>
            </w:r>
          </w:p>
        </w:tc>
        <w:tc>
          <w:tcPr>
            <w:tcW w:w="1134" w:type="dxa"/>
            <w:vAlign w:val="center"/>
          </w:tcPr>
          <w:p w14:paraId="2185E40D" w14:textId="1FE5D4E7"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0.100</w:t>
            </w:r>
          </w:p>
        </w:tc>
      </w:tr>
      <w:tr w:rsidR="2495DE15" w:rsidRPr="009B165B" w14:paraId="62B3729E"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7EE358D" w14:textId="1239503C"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IPPU</w:t>
            </w:r>
          </w:p>
        </w:tc>
        <w:tc>
          <w:tcPr>
            <w:tcW w:w="2127" w:type="dxa"/>
            <w:vAlign w:val="center"/>
          </w:tcPr>
          <w:p w14:paraId="57E66100" w14:textId="76F5CF0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use of PFCs</w:t>
            </w:r>
          </w:p>
        </w:tc>
        <w:tc>
          <w:tcPr>
            <w:tcW w:w="2126" w:type="dxa"/>
            <w:vAlign w:val="center"/>
          </w:tcPr>
          <w:p w14:paraId="0BE8AC63" w14:textId="6B72195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Decrease the emission of PFCs in industrial processes through technological change, leak control, and discontinuation of use. Default value is 10%.</w:t>
            </w:r>
          </w:p>
        </w:tc>
        <w:tc>
          <w:tcPr>
            <w:tcW w:w="2410" w:type="dxa"/>
            <w:vAlign w:val="center"/>
          </w:tcPr>
          <w:p w14:paraId="751586EE" w14:textId="4C25C8A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PFC emission factors per production quantity.</w:t>
            </w:r>
          </w:p>
        </w:tc>
        <w:tc>
          <w:tcPr>
            <w:tcW w:w="1275" w:type="dxa"/>
            <w:vAlign w:val="center"/>
          </w:tcPr>
          <w:p w14:paraId="5526D4E1" w14:textId="20D0074A"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525F023A" w14:textId="5F462D99"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641C9271" w14:textId="27D8641B"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11702571" w14:textId="583CA9FB"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0.020</w:t>
            </w:r>
          </w:p>
        </w:tc>
        <w:tc>
          <w:tcPr>
            <w:tcW w:w="1134" w:type="dxa"/>
            <w:vAlign w:val="center"/>
          </w:tcPr>
          <w:p w14:paraId="04C8F858" w14:textId="1CA92ED2"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0.055</w:t>
            </w:r>
          </w:p>
        </w:tc>
        <w:tc>
          <w:tcPr>
            <w:tcW w:w="1134" w:type="dxa"/>
            <w:vAlign w:val="center"/>
          </w:tcPr>
          <w:p w14:paraId="0189385C" w14:textId="100F6536" w:rsidR="1823BEBC" w:rsidRPr="009B165B" w:rsidRDefault="1823BEBC"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0.100</w:t>
            </w:r>
          </w:p>
        </w:tc>
      </w:tr>
      <w:tr w:rsidR="2495DE15" w:rsidRPr="009B165B" w14:paraId="1CFC4E48" w14:textId="77777777" w:rsidTr="009B165B">
        <w:trPr>
          <w:trHeight w:val="16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09CE730" w14:textId="3715E080"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7658AB93" w14:textId="6D88ED5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Biogas for energy production</w:t>
            </w:r>
          </w:p>
        </w:tc>
        <w:tc>
          <w:tcPr>
            <w:tcW w:w="2126" w:type="dxa"/>
            <w:vAlign w:val="center"/>
          </w:tcPr>
          <w:p w14:paraId="07C57CBC" w14:textId="347339E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fraction of biogas that is collected that is used for energy</w:t>
            </w:r>
          </w:p>
        </w:tc>
        <w:tc>
          <w:tcPr>
            <w:tcW w:w="2410" w:type="dxa"/>
            <w:vAlign w:val="center"/>
          </w:tcPr>
          <w:p w14:paraId="0C759153" w14:textId="26F4105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minmum fraction of captured biogas that is used for energy production.</w:t>
            </w:r>
          </w:p>
        </w:tc>
        <w:tc>
          <w:tcPr>
            <w:tcW w:w="1275" w:type="dxa"/>
            <w:vAlign w:val="center"/>
          </w:tcPr>
          <w:p w14:paraId="380775F3" w14:textId="6478010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7488D5F0" w14:textId="7155D19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5CC35428" w14:textId="2FAF7BD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06BAED5E" w14:textId="3C78E22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00822B1" w:rsidRPr="009B165B">
              <w:rPr>
                <w:rFonts w:asciiTheme="minorBidi" w:eastAsia="Aptos Narrow" w:hAnsiTheme="minorBidi" w:cstheme="minorBidi"/>
                <w:color w:val="000000" w:themeColor="text1"/>
              </w:rPr>
              <w:t>194</w:t>
            </w:r>
          </w:p>
        </w:tc>
        <w:tc>
          <w:tcPr>
            <w:tcW w:w="1134" w:type="dxa"/>
            <w:vAlign w:val="center"/>
          </w:tcPr>
          <w:p w14:paraId="2F9D566F" w14:textId="3940ADA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00822B1" w:rsidRPr="009B165B">
              <w:rPr>
                <w:rFonts w:asciiTheme="minorBidi" w:eastAsia="Aptos Narrow" w:hAnsiTheme="minorBidi" w:cstheme="minorBidi"/>
                <w:color w:val="000000" w:themeColor="text1"/>
              </w:rPr>
              <w:t>518</w:t>
            </w:r>
          </w:p>
        </w:tc>
        <w:tc>
          <w:tcPr>
            <w:tcW w:w="1134" w:type="dxa"/>
            <w:vAlign w:val="center"/>
          </w:tcPr>
          <w:p w14:paraId="6D22456D" w14:textId="7B7C108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r>
      <w:tr w:rsidR="2495DE15" w:rsidRPr="009B165B" w14:paraId="67899374" w14:textId="77777777" w:rsidTr="009B165B">
        <w:trPr>
          <w:trHeight w:val="307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1E70853" w14:textId="1AFA6120"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2BA32B71" w14:textId="3C36212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Consumer food waste reduction</w:t>
            </w:r>
          </w:p>
        </w:tc>
        <w:tc>
          <w:tcPr>
            <w:tcW w:w="2126" w:type="dxa"/>
            <w:vAlign w:val="center"/>
          </w:tcPr>
          <w:p w14:paraId="74F435F8" w14:textId="769318B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Reduce the amount of food waste generated per capita</w:t>
            </w:r>
          </w:p>
        </w:tc>
        <w:tc>
          <w:tcPr>
            <w:tcW w:w="2410" w:type="dxa"/>
            <w:vAlign w:val="center"/>
          </w:tcPr>
          <w:p w14:paraId="3589497B" w14:textId="3846CC3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reduction in per capita food waste generated relative to final time period. Note that, in the baseline, consumer food waste production is elastic to gdp/growth.</w:t>
            </w:r>
          </w:p>
        </w:tc>
        <w:tc>
          <w:tcPr>
            <w:tcW w:w="1275" w:type="dxa"/>
            <w:vAlign w:val="center"/>
          </w:tcPr>
          <w:p w14:paraId="0B1F2A6D" w14:textId="484C0A6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0.061</w:t>
            </w:r>
          </w:p>
        </w:tc>
        <w:tc>
          <w:tcPr>
            <w:tcW w:w="1560" w:type="dxa"/>
            <w:vAlign w:val="center"/>
          </w:tcPr>
          <w:p w14:paraId="5C8D7EF7" w14:textId="5A62C43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0.164</w:t>
            </w:r>
          </w:p>
        </w:tc>
        <w:tc>
          <w:tcPr>
            <w:tcW w:w="1417" w:type="dxa"/>
            <w:vAlign w:val="center"/>
          </w:tcPr>
          <w:p w14:paraId="5921139E" w14:textId="774BBE6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0.300</w:t>
            </w:r>
          </w:p>
        </w:tc>
        <w:tc>
          <w:tcPr>
            <w:tcW w:w="1276" w:type="dxa"/>
            <w:vAlign w:val="center"/>
          </w:tcPr>
          <w:p w14:paraId="749A2F5F" w14:textId="467C8FDE" w:rsidR="300822B1" w:rsidRPr="009B165B" w:rsidRDefault="300822B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0.061</w:t>
            </w:r>
          </w:p>
        </w:tc>
        <w:tc>
          <w:tcPr>
            <w:tcW w:w="1134" w:type="dxa"/>
            <w:vAlign w:val="center"/>
          </w:tcPr>
          <w:p w14:paraId="7F152F68" w14:textId="5AE657CC" w:rsidR="300822B1" w:rsidRPr="009B165B" w:rsidRDefault="300822B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0.164</w:t>
            </w:r>
          </w:p>
        </w:tc>
        <w:tc>
          <w:tcPr>
            <w:tcW w:w="1134" w:type="dxa"/>
            <w:vAlign w:val="center"/>
          </w:tcPr>
          <w:p w14:paraId="699FF0A1" w14:textId="7EF5667E" w:rsidR="300822B1" w:rsidRPr="009B165B" w:rsidRDefault="300822B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0.300</w:t>
            </w:r>
          </w:p>
        </w:tc>
      </w:tr>
      <w:tr w:rsidR="2495DE15" w:rsidRPr="009B165B" w14:paraId="2F0327FB" w14:textId="77777777" w:rsidTr="009B165B">
        <w:trPr>
          <w:trHeight w:val="139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399E76B9" w14:textId="57C351A7"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35B95F9E" w14:textId="15A8DA6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Incineration for energy production</w:t>
            </w:r>
          </w:p>
        </w:tc>
        <w:tc>
          <w:tcPr>
            <w:tcW w:w="2126" w:type="dxa"/>
            <w:vAlign w:val="center"/>
          </w:tcPr>
          <w:p w14:paraId="526D0ADA" w14:textId="53A5166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Increases the fraction of waste incinerated that is used for energy. Default fraction is 85%.</w:t>
            </w:r>
          </w:p>
        </w:tc>
        <w:tc>
          <w:tcPr>
            <w:tcW w:w="2410" w:type="dxa"/>
            <w:vAlign w:val="center"/>
          </w:tcPr>
          <w:p w14:paraId="600C301E" w14:textId="4B3810A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minmum fraction of waste that is incinerated that is used for energy.</w:t>
            </w:r>
          </w:p>
        </w:tc>
        <w:tc>
          <w:tcPr>
            <w:tcW w:w="1275" w:type="dxa"/>
            <w:vAlign w:val="center"/>
          </w:tcPr>
          <w:p w14:paraId="04BB1F83" w14:textId="4514FCD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70B1EB35" w14:textId="5E49EDF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1C936340" w14:textId="50BC129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114ED1C9" w14:textId="0A1294B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00822B1" w:rsidRPr="009B165B">
              <w:rPr>
                <w:rFonts w:asciiTheme="minorBidi" w:eastAsia="Aptos Narrow" w:hAnsiTheme="minorBidi" w:cstheme="minorBidi"/>
                <w:color w:val="000000" w:themeColor="text1"/>
              </w:rPr>
              <w:t>205</w:t>
            </w:r>
          </w:p>
        </w:tc>
        <w:tc>
          <w:tcPr>
            <w:tcW w:w="1134" w:type="dxa"/>
            <w:vAlign w:val="center"/>
          </w:tcPr>
          <w:p w14:paraId="5AA9C2B1" w14:textId="2554692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300822B1" w:rsidRPr="009B165B">
              <w:rPr>
                <w:rFonts w:asciiTheme="minorBidi" w:eastAsia="Aptos Narrow" w:hAnsiTheme="minorBidi" w:cstheme="minorBidi"/>
                <w:color w:val="000000" w:themeColor="text1"/>
              </w:rPr>
              <w:t>545</w:t>
            </w:r>
          </w:p>
        </w:tc>
        <w:tc>
          <w:tcPr>
            <w:tcW w:w="1134" w:type="dxa"/>
            <w:vAlign w:val="center"/>
          </w:tcPr>
          <w:p w14:paraId="414054CF" w14:textId="2A8C6D2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238D9B74" w14:textId="77777777" w:rsidTr="009B165B">
        <w:trPr>
          <w:trHeight w:val="223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497F13E" w14:textId="168A7741"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721C3A8A" w14:textId="026F884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biogas capture</w:t>
            </w:r>
          </w:p>
        </w:tc>
        <w:tc>
          <w:tcPr>
            <w:tcW w:w="2126" w:type="dxa"/>
            <w:vAlign w:val="center"/>
          </w:tcPr>
          <w:p w14:paraId="2116E746" w14:textId="7E91FCB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fraction of biogas captured from landfills and anaerobic digesters</w:t>
            </w:r>
          </w:p>
        </w:tc>
        <w:tc>
          <w:tcPr>
            <w:tcW w:w="2410" w:type="dxa"/>
            <w:vAlign w:val="center"/>
          </w:tcPr>
          <w:p w14:paraId="0D131762" w14:textId="663B7BE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anaerobic solid waste disposal facilties (landfills and digesters) with biogas capture.</w:t>
            </w:r>
          </w:p>
        </w:tc>
        <w:tc>
          <w:tcPr>
            <w:tcW w:w="1275" w:type="dxa"/>
            <w:vAlign w:val="center"/>
          </w:tcPr>
          <w:p w14:paraId="3F5A4A87" w14:textId="04845AD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0.174</w:t>
            </w:r>
          </w:p>
        </w:tc>
        <w:tc>
          <w:tcPr>
            <w:tcW w:w="1560" w:type="dxa"/>
            <w:vAlign w:val="center"/>
          </w:tcPr>
          <w:p w14:paraId="55DAC02D" w14:textId="363AFF6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0.464</w:t>
            </w:r>
          </w:p>
        </w:tc>
        <w:tc>
          <w:tcPr>
            <w:tcW w:w="1417" w:type="dxa"/>
            <w:vAlign w:val="center"/>
          </w:tcPr>
          <w:p w14:paraId="74BCBBC9" w14:textId="1D47CD9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0.850</w:t>
            </w:r>
          </w:p>
        </w:tc>
        <w:tc>
          <w:tcPr>
            <w:tcW w:w="1276" w:type="dxa"/>
            <w:vAlign w:val="center"/>
          </w:tcPr>
          <w:p w14:paraId="30DD7551" w14:textId="47918C5A" w:rsidR="300822B1" w:rsidRPr="009B165B" w:rsidRDefault="300822B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0.194</w:t>
            </w:r>
          </w:p>
        </w:tc>
        <w:tc>
          <w:tcPr>
            <w:tcW w:w="1134" w:type="dxa"/>
            <w:vAlign w:val="center"/>
          </w:tcPr>
          <w:p w14:paraId="0875D3D8" w14:textId="74CD3478" w:rsidR="300822B1" w:rsidRPr="009B165B" w:rsidRDefault="300822B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0.518</w:t>
            </w:r>
          </w:p>
        </w:tc>
        <w:tc>
          <w:tcPr>
            <w:tcW w:w="1134" w:type="dxa"/>
            <w:vAlign w:val="center"/>
          </w:tcPr>
          <w:p w14:paraId="000E9070" w14:textId="73F347AF" w:rsidR="300822B1" w:rsidRPr="009B165B" w:rsidRDefault="300822B1"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r>
      <w:tr w:rsidR="2495DE15" w:rsidRPr="009B165B" w14:paraId="72A04DA4" w14:textId="77777777" w:rsidTr="009B165B">
        <w:trPr>
          <w:trHeight w:val="223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43C34F9E" w14:textId="5DD914A1"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0461674E" w14:textId="63739C3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composting and biogas</w:t>
            </w:r>
          </w:p>
        </w:tc>
        <w:tc>
          <w:tcPr>
            <w:tcW w:w="2126" w:type="dxa"/>
            <w:vAlign w:val="center"/>
          </w:tcPr>
          <w:p w14:paraId="10B62298" w14:textId="0F400F9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fraction of yard, food, and sludge waste that is treated by anaerobic digesters or compost</w:t>
            </w:r>
          </w:p>
        </w:tc>
        <w:tc>
          <w:tcPr>
            <w:tcW w:w="2410" w:type="dxa"/>
            <w:vAlign w:val="center"/>
          </w:tcPr>
          <w:p w14:paraId="56A2CE15" w14:textId="492859D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Fractional targets of organic waste treated via composting and anaerobic digesters. Can specify different fractions.</w:t>
            </w:r>
          </w:p>
        </w:tc>
        <w:tc>
          <w:tcPr>
            <w:tcW w:w="1275" w:type="dxa"/>
            <w:vAlign w:val="center"/>
          </w:tcPr>
          <w:p w14:paraId="62428239" w14:textId="6C56E14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0.194</w:t>
            </w:r>
          </w:p>
        </w:tc>
        <w:tc>
          <w:tcPr>
            <w:tcW w:w="1560" w:type="dxa"/>
            <w:vAlign w:val="center"/>
          </w:tcPr>
          <w:p w14:paraId="305AFD18" w14:textId="12F8396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0.518</w:t>
            </w:r>
          </w:p>
        </w:tc>
        <w:tc>
          <w:tcPr>
            <w:tcW w:w="1417" w:type="dxa"/>
            <w:vAlign w:val="center"/>
          </w:tcPr>
          <w:p w14:paraId="66679993" w14:textId="7E206769"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c>
          <w:tcPr>
            <w:tcW w:w="1276" w:type="dxa"/>
            <w:vAlign w:val="center"/>
          </w:tcPr>
          <w:p w14:paraId="31BCB805" w14:textId="2F2151AB"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0.194</w:t>
            </w:r>
          </w:p>
        </w:tc>
        <w:tc>
          <w:tcPr>
            <w:tcW w:w="1134" w:type="dxa"/>
            <w:vAlign w:val="center"/>
          </w:tcPr>
          <w:p w14:paraId="12366171" w14:textId="42032D3F"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0.518</w:t>
            </w:r>
          </w:p>
        </w:tc>
        <w:tc>
          <w:tcPr>
            <w:tcW w:w="1134" w:type="dxa"/>
            <w:vAlign w:val="center"/>
          </w:tcPr>
          <w:p w14:paraId="0230EFA1" w14:textId="1709CE9F"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r>
      <w:tr w:rsidR="2495DE15" w:rsidRPr="009B165B" w14:paraId="158F2FF6" w14:textId="77777777" w:rsidTr="009B165B">
        <w:trPr>
          <w:trHeight w:val="223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802A997" w14:textId="20574843"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550EDCB4" w14:textId="6CC7E19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landfilling</w:t>
            </w:r>
          </w:p>
        </w:tc>
        <w:tc>
          <w:tcPr>
            <w:tcW w:w="2126" w:type="dxa"/>
            <w:vAlign w:val="center"/>
          </w:tcPr>
          <w:p w14:paraId="757C33E5" w14:textId="18E888A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fraction of waste that is otherwise untreated (i.e., post recycling, composting, etc.) that is sent to landfills</w:t>
            </w:r>
          </w:p>
        </w:tc>
        <w:tc>
          <w:tcPr>
            <w:tcW w:w="2410" w:type="dxa"/>
            <w:vAlign w:val="center"/>
          </w:tcPr>
          <w:p w14:paraId="5A111C5C" w14:textId="68FAB7E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fraction of waste **that is not otherwise recycled (including composting for organics)** that is sent to landfills.</w:t>
            </w:r>
          </w:p>
        </w:tc>
        <w:tc>
          <w:tcPr>
            <w:tcW w:w="1275" w:type="dxa"/>
            <w:vAlign w:val="center"/>
          </w:tcPr>
          <w:p w14:paraId="09F0328C" w14:textId="04C0A77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560" w:type="dxa"/>
            <w:vAlign w:val="center"/>
          </w:tcPr>
          <w:p w14:paraId="50826377" w14:textId="167811F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417" w:type="dxa"/>
            <w:vAlign w:val="center"/>
          </w:tcPr>
          <w:p w14:paraId="75839EF6" w14:textId="78261E2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c>
          <w:tcPr>
            <w:tcW w:w="1276" w:type="dxa"/>
            <w:vAlign w:val="center"/>
          </w:tcPr>
          <w:p w14:paraId="0FAD6285" w14:textId="2C119BD9"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134" w:type="dxa"/>
            <w:vAlign w:val="center"/>
          </w:tcPr>
          <w:p w14:paraId="63337D9F" w14:textId="0F114EF3"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134" w:type="dxa"/>
            <w:vAlign w:val="center"/>
          </w:tcPr>
          <w:p w14:paraId="44A6218C" w14:textId="3D6E97E6"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00665BFF" w14:textId="77777777" w:rsidTr="009B165B">
        <w:trPr>
          <w:trHeight w:val="252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7BA53E0" w14:textId="5557958F"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Solid Waste</w:t>
            </w:r>
          </w:p>
        </w:tc>
        <w:tc>
          <w:tcPr>
            <w:tcW w:w="2127" w:type="dxa"/>
            <w:vAlign w:val="center"/>
          </w:tcPr>
          <w:p w14:paraId="0AE03A9F" w14:textId="726D5F8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recycling</w:t>
            </w:r>
          </w:p>
        </w:tc>
        <w:tc>
          <w:tcPr>
            <w:tcW w:w="2126" w:type="dxa"/>
            <w:vAlign w:val="center"/>
          </w:tcPr>
          <w:p w14:paraId="73DEB8E7" w14:textId="58AA837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Increases the magnitude of recyclable waste that is recycled--food and yard waste are included in this transformation and sent to composting. The default is 95%.</w:t>
            </w:r>
          </w:p>
        </w:tc>
        <w:tc>
          <w:tcPr>
            <w:tcW w:w="2410" w:type="dxa"/>
            <w:vAlign w:val="center"/>
          </w:tcPr>
          <w:p w14:paraId="5FDD583D" w14:textId="44DC368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fraction of waste that is recycled (organic and yard waste are composted).</w:t>
            </w:r>
          </w:p>
        </w:tc>
        <w:tc>
          <w:tcPr>
            <w:tcW w:w="1275" w:type="dxa"/>
            <w:vAlign w:val="center"/>
          </w:tcPr>
          <w:p w14:paraId="7BB027A5" w14:textId="406FDE9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0.194</w:t>
            </w:r>
          </w:p>
        </w:tc>
        <w:tc>
          <w:tcPr>
            <w:tcW w:w="1560" w:type="dxa"/>
            <w:vAlign w:val="center"/>
          </w:tcPr>
          <w:p w14:paraId="5C46C877" w14:textId="08000EF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0.518</w:t>
            </w:r>
          </w:p>
        </w:tc>
        <w:tc>
          <w:tcPr>
            <w:tcW w:w="1417" w:type="dxa"/>
            <w:vAlign w:val="center"/>
          </w:tcPr>
          <w:p w14:paraId="6F26AB0D" w14:textId="48BBFA3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c>
          <w:tcPr>
            <w:tcW w:w="1276" w:type="dxa"/>
            <w:vAlign w:val="center"/>
          </w:tcPr>
          <w:p w14:paraId="45AEC6D4" w14:textId="67D86059"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0.194</w:t>
            </w:r>
          </w:p>
        </w:tc>
        <w:tc>
          <w:tcPr>
            <w:tcW w:w="1134" w:type="dxa"/>
            <w:vAlign w:val="center"/>
          </w:tcPr>
          <w:p w14:paraId="03BCE6BB" w14:textId="17151917"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0.518</w:t>
            </w:r>
          </w:p>
        </w:tc>
        <w:tc>
          <w:tcPr>
            <w:tcW w:w="1134" w:type="dxa"/>
            <w:vAlign w:val="center"/>
          </w:tcPr>
          <w:p w14:paraId="3DF98600" w14:textId="357FC894"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0.950</w:t>
            </w:r>
          </w:p>
        </w:tc>
      </w:tr>
      <w:tr w:rsidR="2495DE15" w:rsidRPr="009B165B" w14:paraId="315B8624" w14:textId="77777777" w:rsidTr="009B165B">
        <w:trPr>
          <w:trHeight w:val="307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5CB8453" w14:textId="69C00150"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Wastewater Treatment</w:t>
            </w:r>
          </w:p>
        </w:tc>
        <w:tc>
          <w:tcPr>
            <w:tcW w:w="2127" w:type="dxa"/>
            <w:vAlign w:val="center"/>
          </w:tcPr>
          <w:p w14:paraId="69F252B3" w14:textId="0715F753"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Improved industrial wastewater treatment</w:t>
            </w:r>
          </w:p>
        </w:tc>
        <w:tc>
          <w:tcPr>
            <w:tcW w:w="2126" w:type="dxa"/>
            <w:vAlign w:val="center"/>
          </w:tcPr>
          <w:p w14:paraId="17C679FB" w14:textId="47BCC78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treatment of industrial wastewater. The default pathway will send 80% of industrial wastewater to anaerobic tertiary treatment; 10% to secondary aerobic; and 10% to secondary anaerobic.</w:t>
            </w:r>
          </w:p>
        </w:tc>
        <w:tc>
          <w:tcPr>
            <w:tcW w:w="2410" w:type="dxa"/>
            <w:vAlign w:val="center"/>
          </w:tcPr>
          <w:p w14:paraId="344C85E8" w14:textId="3CAD09A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minimal fractional mix of wastewater treatment pathways at industrial facilities. Can specify any target pathway.</w:t>
            </w:r>
          </w:p>
        </w:tc>
        <w:tc>
          <w:tcPr>
            <w:tcW w:w="1275" w:type="dxa"/>
            <w:vAlign w:val="center"/>
          </w:tcPr>
          <w:p w14:paraId="413DAA41" w14:textId="1B24342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560" w:type="dxa"/>
            <w:vAlign w:val="center"/>
          </w:tcPr>
          <w:p w14:paraId="411EF31E" w14:textId="743818CE"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417" w:type="dxa"/>
            <w:vAlign w:val="center"/>
          </w:tcPr>
          <w:p w14:paraId="198FA5AC" w14:textId="3B10BA8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c>
          <w:tcPr>
            <w:tcW w:w="1276" w:type="dxa"/>
            <w:vAlign w:val="center"/>
          </w:tcPr>
          <w:p w14:paraId="52302C91" w14:textId="77C8E2E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0.167</w:t>
            </w:r>
          </w:p>
        </w:tc>
        <w:tc>
          <w:tcPr>
            <w:tcW w:w="1134" w:type="dxa"/>
            <w:vAlign w:val="center"/>
          </w:tcPr>
          <w:p w14:paraId="749B1487" w14:textId="6A5EDBB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0.524</w:t>
            </w:r>
          </w:p>
        </w:tc>
        <w:tc>
          <w:tcPr>
            <w:tcW w:w="1134" w:type="dxa"/>
            <w:vAlign w:val="center"/>
          </w:tcPr>
          <w:p w14:paraId="78745D90" w14:textId="19363C7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0F5439F5" w14:textId="77777777" w:rsidTr="009B165B">
        <w:trPr>
          <w:trHeight w:val="223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565B8680" w14:textId="43C716B8"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Wastewater Treatment</w:t>
            </w:r>
          </w:p>
        </w:tc>
        <w:tc>
          <w:tcPr>
            <w:tcW w:w="2127" w:type="dxa"/>
            <w:vAlign w:val="center"/>
          </w:tcPr>
          <w:p w14:paraId="530E6103" w14:textId="7A9E0C3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Improved rural wastewater treatment</w:t>
            </w:r>
          </w:p>
        </w:tc>
        <w:tc>
          <w:tcPr>
            <w:tcW w:w="2126" w:type="dxa"/>
            <w:vAlign w:val="center"/>
          </w:tcPr>
          <w:p w14:paraId="4236F931" w14:textId="5566CED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treatment of rural wastewater. The default pathway will send 100% of rural wastewater to septic tanks.</w:t>
            </w:r>
          </w:p>
        </w:tc>
        <w:tc>
          <w:tcPr>
            <w:tcW w:w="2410" w:type="dxa"/>
            <w:vAlign w:val="center"/>
          </w:tcPr>
          <w:p w14:paraId="2CEDEF5D" w14:textId="3F089BC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minimal fractional mix of wastewater treatment pathways in rural areas. Can specify any target pathway.</w:t>
            </w:r>
          </w:p>
        </w:tc>
        <w:tc>
          <w:tcPr>
            <w:tcW w:w="1275" w:type="dxa"/>
            <w:vAlign w:val="center"/>
          </w:tcPr>
          <w:p w14:paraId="2EC6BAF8" w14:textId="1A79D6A4"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560" w:type="dxa"/>
            <w:vAlign w:val="center"/>
          </w:tcPr>
          <w:p w14:paraId="2F8ACD4F" w14:textId="36F5B77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417" w:type="dxa"/>
            <w:vAlign w:val="center"/>
          </w:tcPr>
          <w:p w14:paraId="07AC9DFC" w14:textId="0A50D71F"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c>
          <w:tcPr>
            <w:tcW w:w="1276" w:type="dxa"/>
            <w:vAlign w:val="center"/>
          </w:tcPr>
          <w:p w14:paraId="07CD3065" w14:textId="47ED1900"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134" w:type="dxa"/>
            <w:vAlign w:val="center"/>
          </w:tcPr>
          <w:p w14:paraId="6E1DAD74" w14:textId="56AB9AD1"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134" w:type="dxa"/>
            <w:vAlign w:val="center"/>
          </w:tcPr>
          <w:p w14:paraId="4C12D7BA" w14:textId="77AF2775"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693E071A" w14:textId="77777777" w:rsidTr="009B165B">
        <w:trPr>
          <w:trHeight w:val="364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715E8D31" w14:textId="4F93C6E0"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Wastewater Treatment</w:t>
            </w:r>
          </w:p>
        </w:tc>
        <w:tc>
          <w:tcPr>
            <w:tcW w:w="2127" w:type="dxa"/>
            <w:vAlign w:val="center"/>
          </w:tcPr>
          <w:p w14:paraId="1189292E" w14:textId="55A3EBD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Improved urban wastewater treatment</w:t>
            </w:r>
          </w:p>
        </w:tc>
        <w:tc>
          <w:tcPr>
            <w:tcW w:w="2126" w:type="dxa"/>
            <w:vAlign w:val="center"/>
          </w:tcPr>
          <w:p w14:paraId="0A06876B" w14:textId="304016D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the treatment of urban wastewater. The default pathway will send 30% of industrial wastewater to anaerobic tertiary treatment; 30% to aerobic tertiary treatment; 20% to secondary aerobic; and 20% to secondary anaerobic.</w:t>
            </w:r>
          </w:p>
        </w:tc>
        <w:tc>
          <w:tcPr>
            <w:tcW w:w="2410" w:type="dxa"/>
            <w:vAlign w:val="center"/>
          </w:tcPr>
          <w:p w14:paraId="002BAF08" w14:textId="4B18F84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Target minimal fractional mix of wastewater treatment pathways in urban areas. Can specify any target pathway.</w:t>
            </w:r>
          </w:p>
        </w:tc>
        <w:tc>
          <w:tcPr>
            <w:tcW w:w="1275" w:type="dxa"/>
            <w:vAlign w:val="center"/>
          </w:tcPr>
          <w:p w14:paraId="74815190" w14:textId="5E11AC8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560" w:type="dxa"/>
            <w:vAlign w:val="center"/>
          </w:tcPr>
          <w:p w14:paraId="0532E7F0" w14:textId="0F33B63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417" w:type="dxa"/>
            <w:vAlign w:val="center"/>
          </w:tcPr>
          <w:p w14:paraId="64248577" w14:textId="263B7846"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c>
          <w:tcPr>
            <w:tcW w:w="1276" w:type="dxa"/>
            <w:vAlign w:val="center"/>
          </w:tcPr>
          <w:p w14:paraId="4880D420" w14:textId="474C018F"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0.205</w:t>
            </w:r>
          </w:p>
        </w:tc>
        <w:tc>
          <w:tcPr>
            <w:tcW w:w="1134" w:type="dxa"/>
            <w:vAlign w:val="center"/>
          </w:tcPr>
          <w:p w14:paraId="456657F6" w14:textId="6BF4979F"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0.545</w:t>
            </w:r>
          </w:p>
        </w:tc>
        <w:tc>
          <w:tcPr>
            <w:tcW w:w="1134" w:type="dxa"/>
            <w:vAlign w:val="center"/>
          </w:tcPr>
          <w:p w14:paraId="3F1557DF" w14:textId="0297B635"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1.000</w:t>
            </w:r>
          </w:p>
        </w:tc>
      </w:tr>
      <w:tr w:rsidR="2495DE15" w:rsidRPr="009B165B" w14:paraId="4DDC2F73" w14:textId="77777777" w:rsidTr="009B165B">
        <w:trPr>
          <w:trHeight w:val="19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7F99757" w14:textId="6E9EFEB5"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Wastewater Treatment</w:t>
            </w:r>
          </w:p>
        </w:tc>
        <w:tc>
          <w:tcPr>
            <w:tcW w:w="2127" w:type="dxa"/>
            <w:vAlign w:val="center"/>
          </w:tcPr>
          <w:p w14:paraId="35DD9E69" w14:textId="7487A9A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biogas capture</w:t>
            </w:r>
          </w:p>
        </w:tc>
        <w:tc>
          <w:tcPr>
            <w:tcW w:w="2126" w:type="dxa"/>
            <w:vAlign w:val="center"/>
          </w:tcPr>
          <w:p w14:paraId="0DDD11A2" w14:textId="1E170C5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Capture biogas at wastewater treatment facilities. Default capture level is 85%.</w:t>
            </w:r>
          </w:p>
        </w:tc>
        <w:tc>
          <w:tcPr>
            <w:tcW w:w="2410" w:type="dxa"/>
            <w:vAlign w:val="center"/>
          </w:tcPr>
          <w:p w14:paraId="195B8370" w14:textId="53F78F7C"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 xml:space="preserve">Minimum target fraction of anaerobic wastewater treatment </w:t>
            </w:r>
            <w:r w:rsidR="009B165B" w:rsidRPr="009B165B">
              <w:rPr>
                <w:rFonts w:asciiTheme="minorBidi" w:eastAsia="Aptos Narrow" w:hAnsiTheme="minorBidi" w:cstheme="minorBidi"/>
                <w:color w:val="000000" w:themeColor="text1"/>
              </w:rPr>
              <w:t>facilities</w:t>
            </w:r>
            <w:r w:rsidRPr="009B165B">
              <w:rPr>
                <w:rFonts w:asciiTheme="minorBidi" w:eastAsia="Aptos Narrow" w:hAnsiTheme="minorBidi" w:cstheme="minorBidi"/>
                <w:color w:val="000000" w:themeColor="text1"/>
              </w:rPr>
              <w:t xml:space="preserve"> with biogas capture.</w:t>
            </w:r>
          </w:p>
        </w:tc>
        <w:tc>
          <w:tcPr>
            <w:tcW w:w="1275" w:type="dxa"/>
            <w:vAlign w:val="center"/>
          </w:tcPr>
          <w:p w14:paraId="0E19A5F1" w14:textId="5911C4C5"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560" w:type="dxa"/>
            <w:vAlign w:val="center"/>
          </w:tcPr>
          <w:p w14:paraId="2B7E13C2" w14:textId="0889103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417" w:type="dxa"/>
            <w:vAlign w:val="center"/>
          </w:tcPr>
          <w:p w14:paraId="01A355AE" w14:textId="6AAA2BEB"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0.000</w:t>
            </w:r>
          </w:p>
        </w:tc>
        <w:tc>
          <w:tcPr>
            <w:tcW w:w="1276" w:type="dxa"/>
            <w:vAlign w:val="center"/>
          </w:tcPr>
          <w:p w14:paraId="5320E11A" w14:textId="2D30DD8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0C008DD7" w:rsidRPr="009B165B">
              <w:rPr>
                <w:rFonts w:asciiTheme="minorBidi" w:eastAsia="Aptos Narrow" w:hAnsiTheme="minorBidi" w:cstheme="minorBidi"/>
                <w:color w:val="000000" w:themeColor="text1"/>
              </w:rPr>
              <w:t>184</w:t>
            </w:r>
          </w:p>
        </w:tc>
        <w:tc>
          <w:tcPr>
            <w:tcW w:w="1134" w:type="dxa"/>
            <w:vAlign w:val="center"/>
          </w:tcPr>
          <w:p w14:paraId="483DAC04" w14:textId="30021F10"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0C008DD7" w:rsidRPr="009B165B">
              <w:rPr>
                <w:rFonts w:asciiTheme="minorBidi" w:eastAsia="Aptos Narrow" w:hAnsiTheme="minorBidi" w:cstheme="minorBidi"/>
                <w:color w:val="000000" w:themeColor="text1"/>
              </w:rPr>
              <w:t>490</w:t>
            </w:r>
          </w:p>
        </w:tc>
        <w:tc>
          <w:tcPr>
            <w:tcW w:w="1134" w:type="dxa"/>
            <w:vAlign w:val="center"/>
          </w:tcPr>
          <w:p w14:paraId="6F3ADD8C" w14:textId="3150E171"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w:t>
            </w:r>
            <w:r w:rsidR="0C008DD7" w:rsidRPr="009B165B">
              <w:rPr>
                <w:rFonts w:asciiTheme="minorBidi" w:eastAsia="Aptos Narrow" w:hAnsiTheme="minorBidi" w:cstheme="minorBidi"/>
                <w:color w:val="000000" w:themeColor="text1"/>
              </w:rPr>
              <w:t>900</w:t>
            </w:r>
          </w:p>
        </w:tc>
      </w:tr>
      <w:tr w:rsidR="2495DE15" w:rsidRPr="009B165B" w14:paraId="64C9D1F4" w14:textId="77777777" w:rsidTr="009B165B">
        <w:trPr>
          <w:trHeight w:val="1965"/>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F9ED0DD" w14:textId="07474944" w:rsidR="2495DE15" w:rsidRPr="009B165B" w:rsidRDefault="2495DE15" w:rsidP="009B165B">
            <w:pPr>
              <w:jc w:val="center"/>
              <w:rPr>
                <w:rFonts w:asciiTheme="minorBidi" w:eastAsia="Aptos Narrow" w:hAnsiTheme="minorBidi" w:cstheme="minorBidi"/>
              </w:rPr>
            </w:pPr>
            <w:r w:rsidRPr="009B165B">
              <w:rPr>
                <w:rFonts w:asciiTheme="minorBidi" w:eastAsia="Aptos Narrow" w:hAnsiTheme="minorBidi" w:cstheme="minorBidi"/>
              </w:rPr>
              <w:t>Wastewater Treatment</w:t>
            </w:r>
          </w:p>
        </w:tc>
        <w:tc>
          <w:tcPr>
            <w:tcW w:w="2127" w:type="dxa"/>
            <w:vAlign w:val="center"/>
          </w:tcPr>
          <w:p w14:paraId="00F17F86" w14:textId="1BB1368D"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septic compliance</w:t>
            </w:r>
          </w:p>
        </w:tc>
        <w:tc>
          <w:tcPr>
            <w:tcW w:w="2126" w:type="dxa"/>
            <w:vAlign w:val="center"/>
          </w:tcPr>
          <w:p w14:paraId="5B16E27C" w14:textId="3ADE9E4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Increase compliance of septic tanks when in use; compliance reduces emissions from leaking, overflows, and static wastewater.</w:t>
            </w:r>
          </w:p>
        </w:tc>
        <w:tc>
          <w:tcPr>
            <w:tcW w:w="2410" w:type="dxa"/>
            <w:vAlign w:val="center"/>
          </w:tcPr>
          <w:p w14:paraId="6E5060FB" w14:textId="6C9917E8"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Minimum target fraction of septic tanks under full compliance.</w:t>
            </w:r>
          </w:p>
        </w:tc>
        <w:tc>
          <w:tcPr>
            <w:tcW w:w="1275" w:type="dxa"/>
            <w:vAlign w:val="center"/>
          </w:tcPr>
          <w:p w14:paraId="18913FA0" w14:textId="42F8B257"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0.184</w:t>
            </w:r>
          </w:p>
        </w:tc>
        <w:tc>
          <w:tcPr>
            <w:tcW w:w="1560" w:type="dxa"/>
            <w:vAlign w:val="center"/>
          </w:tcPr>
          <w:p w14:paraId="6A07DCDE" w14:textId="24124CC2"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0.491</w:t>
            </w:r>
          </w:p>
        </w:tc>
        <w:tc>
          <w:tcPr>
            <w:tcW w:w="1417" w:type="dxa"/>
            <w:vAlign w:val="center"/>
          </w:tcPr>
          <w:p w14:paraId="4DA173A2" w14:textId="01C8C18A" w:rsidR="2495DE15" w:rsidRPr="009B165B" w:rsidRDefault="2495DE15"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0.900</w:t>
            </w:r>
          </w:p>
        </w:tc>
        <w:tc>
          <w:tcPr>
            <w:tcW w:w="1276" w:type="dxa"/>
            <w:vAlign w:val="center"/>
          </w:tcPr>
          <w:p w14:paraId="2A6EAE6F" w14:textId="49D25E28"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0.184</w:t>
            </w:r>
          </w:p>
        </w:tc>
        <w:tc>
          <w:tcPr>
            <w:tcW w:w="1134" w:type="dxa"/>
            <w:vAlign w:val="center"/>
          </w:tcPr>
          <w:p w14:paraId="7D4DFB58" w14:textId="5F714772"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0.491</w:t>
            </w:r>
          </w:p>
        </w:tc>
        <w:tc>
          <w:tcPr>
            <w:tcW w:w="1134" w:type="dxa"/>
            <w:vAlign w:val="center"/>
          </w:tcPr>
          <w:p w14:paraId="3824DA49" w14:textId="3890A3ED" w:rsidR="0C008DD7" w:rsidRPr="009B165B" w:rsidRDefault="0C008DD7" w:rsidP="009B165B">
            <w:pPr>
              <w:jc w:val="center"/>
              <w:cnfStyle w:val="000000000000" w:firstRow="0" w:lastRow="0" w:firstColumn="0" w:lastColumn="0" w:oddVBand="0" w:evenVBand="0" w:oddHBand="0" w:evenHBand="0" w:firstRowFirstColumn="0" w:firstRowLastColumn="0" w:lastRowFirstColumn="0" w:lastRowLastColumn="0"/>
              <w:rPr>
                <w:rFonts w:asciiTheme="minorBidi" w:eastAsia="Aptos Narrow" w:hAnsiTheme="minorBidi" w:cstheme="minorBidi"/>
                <w:color w:val="000000" w:themeColor="text1"/>
              </w:rPr>
            </w:pPr>
            <w:r w:rsidRPr="009B165B">
              <w:rPr>
                <w:rFonts w:asciiTheme="minorBidi" w:eastAsia="Aptos Narrow" w:hAnsiTheme="minorBidi" w:cstheme="minorBidi"/>
                <w:color w:val="000000" w:themeColor="text1"/>
              </w:rPr>
              <w:t>0.900</w:t>
            </w:r>
          </w:p>
        </w:tc>
      </w:tr>
    </w:tbl>
    <w:p w14:paraId="100418FA" w14:textId="14C55E67" w:rsidR="1E32DCB1" w:rsidRDefault="1E32DCB1"/>
    <w:p w14:paraId="63FAEEB8" w14:textId="2BC81EBD" w:rsidR="1E32DCB1" w:rsidRDefault="1E32DCB1"/>
    <w:p w14:paraId="450D7513" w14:textId="7DF7731C" w:rsidR="1E32DCB1" w:rsidRDefault="1E32DCB1"/>
    <w:p w14:paraId="57D3DE9E" w14:textId="548B6B48" w:rsidR="1E32DCB1" w:rsidRDefault="1E32DCB1"/>
    <w:p w14:paraId="772E459D" w14:textId="3388600E" w:rsidR="1E32DCB1" w:rsidRDefault="1E32DCB1"/>
    <w:p w14:paraId="21131CD7" w14:textId="030EB360" w:rsidR="1E32DCB1" w:rsidRDefault="1E32DCB1"/>
    <w:p w14:paraId="29872966" w14:textId="3959026E" w:rsidR="1E32DCB1" w:rsidRDefault="1E32DCB1"/>
    <w:p w14:paraId="6826A64C" w14:textId="0E4C253C" w:rsidR="1E32DCB1" w:rsidRDefault="1E32DCB1"/>
    <w:p w14:paraId="65BDD293" w14:textId="0F86E9B5" w:rsidR="1E32DCB1" w:rsidRDefault="1E32DCB1"/>
    <w:p w14:paraId="21F7BEE5" w14:textId="77DBB477" w:rsidR="4FD41C28" w:rsidRDefault="4FD41C28"/>
    <w:p w14:paraId="31B9ADED" w14:textId="3D5BF70A" w:rsidR="4FD41C28" w:rsidRDefault="4FD41C28"/>
    <w:p w14:paraId="22FD222D" w14:textId="0774C89C" w:rsidR="4FD41C28" w:rsidRDefault="4FD41C28"/>
    <w:p w14:paraId="64B7E3E5" w14:textId="008447CD" w:rsidR="00050404" w:rsidRDefault="00050404" w:rsidP="1E32DCB1">
      <w:pPr>
        <w:spacing w:before="30" w:after="120" w:line="276" w:lineRule="auto"/>
        <w:jc w:val="both"/>
        <w:rPr>
          <w:sz w:val="20"/>
          <w:szCs w:val="20"/>
        </w:rPr>
      </w:pPr>
    </w:p>
    <w:sectPr w:rsidR="00050404" w:rsidSect="009B165B">
      <w:pgSz w:w="16838" w:h="11906" w:orient="landscape"/>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E5245" w14:textId="77777777" w:rsidR="00527003" w:rsidRDefault="00527003">
      <w:r>
        <w:separator/>
      </w:r>
    </w:p>
  </w:endnote>
  <w:endnote w:type="continuationSeparator" w:id="0">
    <w:p w14:paraId="74C8215F" w14:textId="77777777" w:rsidR="00527003" w:rsidRDefault="00527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7348" w14:textId="77777777" w:rsidR="007076AD" w:rsidRDefault="007076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922312"/>
      <w:docPartObj>
        <w:docPartGallery w:val="Page Numbers (Bottom of Page)"/>
        <w:docPartUnique/>
      </w:docPartObj>
    </w:sdtPr>
    <w:sdtEndPr>
      <w:rPr>
        <w:noProof/>
      </w:rPr>
    </w:sdtEndPr>
    <w:sdtContent>
      <w:p w14:paraId="0654C731" w14:textId="1FC3D1CA" w:rsidR="006F43CE" w:rsidRDefault="006F43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EF3C7C" w14:textId="77777777" w:rsidR="007076AD" w:rsidRDefault="007076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4945" w14:textId="77777777" w:rsidR="007076AD" w:rsidRDefault="007076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1167" w14:textId="77777777" w:rsidR="002600B7" w:rsidRDefault="002600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69224"/>
      <w:docPartObj>
        <w:docPartGallery w:val="Page Numbers (Bottom of Page)"/>
        <w:docPartUnique/>
      </w:docPartObj>
    </w:sdtPr>
    <w:sdtEndPr>
      <w:rPr>
        <w:noProof/>
      </w:rPr>
    </w:sdtEndPr>
    <w:sdtContent>
      <w:p w14:paraId="74997484" w14:textId="2E80255C" w:rsidR="00332B9F" w:rsidRDefault="00332B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8A3720" w14:textId="44562D06" w:rsidR="6FDB4003" w:rsidRDefault="6FDB4003" w:rsidP="6FDB40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9EBC" w14:textId="77777777" w:rsidR="002600B7" w:rsidRDefault="00260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B35F" w14:textId="77777777" w:rsidR="00527003" w:rsidRDefault="00527003">
      <w:r>
        <w:separator/>
      </w:r>
    </w:p>
  </w:footnote>
  <w:footnote w:type="continuationSeparator" w:id="0">
    <w:p w14:paraId="3466B643" w14:textId="77777777" w:rsidR="00527003" w:rsidRDefault="00527003">
      <w:r>
        <w:continuationSeparator/>
      </w:r>
    </w:p>
  </w:footnote>
  <w:footnote w:id="1">
    <w:p w14:paraId="04775F7C" w14:textId="58E3A45A" w:rsidR="6FDB4003" w:rsidRDefault="6FDB4003" w:rsidP="6FDB4003">
      <w:pPr>
        <w:pStyle w:val="FootnoteText"/>
      </w:pPr>
      <w:r w:rsidRPr="6FDB4003">
        <w:rPr>
          <w:rStyle w:val="FootnoteReference"/>
        </w:rPr>
        <w:footnoteRef/>
      </w:r>
      <w:r w:rsidRPr="6FDB4003">
        <w:rPr>
          <w:i/>
          <w:iCs/>
        </w:rPr>
        <w:t xml:space="preserve"> </w:t>
      </w:r>
      <w:r w:rsidRPr="6FDB4003">
        <w:t xml:space="preserve">Ministry of Energy and Mineral Development (MEMD), </w:t>
      </w:r>
      <w:r w:rsidRPr="6FDB4003">
        <w:rPr>
          <w:i/>
          <w:iCs/>
        </w:rPr>
        <w:t>National Energy Policy for Uganda</w:t>
      </w:r>
      <w:r w:rsidRPr="6FDB4003">
        <w:t>, Kampala: Government of Uganda, 2023. Available at</w:t>
      </w:r>
      <w:r w:rsidRPr="6FDB4003">
        <w:rPr>
          <w:i/>
          <w:iCs/>
        </w:rPr>
        <w:t xml:space="preserve"> </w:t>
      </w:r>
      <w:hyperlink r:id="rId1">
        <w:r w:rsidRPr="6FDB4003">
          <w:rPr>
            <w:rStyle w:val="Hyperlink"/>
            <w:i/>
            <w:iCs/>
          </w:rPr>
          <w:t>https://nrep.ug/document/energy-policy-for-uganda-2023/</w:t>
        </w:r>
      </w:hyperlink>
      <w:r w:rsidRPr="6FDB4003">
        <w:rPr>
          <w:i/>
          <w:iCs/>
        </w:rPr>
        <w:t xml:space="preserve"> .</w:t>
      </w:r>
    </w:p>
  </w:footnote>
  <w:footnote w:id="2">
    <w:p w14:paraId="48811D24" w14:textId="26C7B4AA" w:rsidR="6FDB4003" w:rsidRDefault="6FDB4003" w:rsidP="6FDB4003">
      <w:pPr>
        <w:pStyle w:val="FootnoteText"/>
      </w:pPr>
      <w:r w:rsidRPr="6FDB4003">
        <w:rPr>
          <w:rStyle w:val="FootnoteReference"/>
        </w:rPr>
        <w:footnoteRef/>
      </w:r>
      <w:r>
        <w:t xml:space="preserve"> </w:t>
      </w:r>
      <w:r w:rsidRPr="6FDB4003">
        <w:t xml:space="preserve">Uganda Bureau of Statistics (UBOS), </w:t>
      </w:r>
      <w:r w:rsidR="00460588" w:rsidRPr="6FDB4003">
        <w:rPr>
          <w:i/>
          <w:iCs/>
        </w:rPr>
        <w:t>Uganda National Household Survey 2021/22</w:t>
      </w:r>
      <w:r w:rsidRPr="6FDB4003">
        <w:t xml:space="preserve">, Kampala: UBOS, </w:t>
      </w:r>
      <w:r w:rsidR="00460588" w:rsidRPr="6FDB4003">
        <w:t>202</w:t>
      </w:r>
      <w:r w:rsidR="00460588">
        <w:t>1</w:t>
      </w:r>
      <w:r w:rsidRPr="6FDB4003">
        <w:t xml:space="preserve">. Available at: </w:t>
      </w:r>
      <w:hyperlink r:id="rId2">
        <w:r w:rsidRPr="6FDB4003">
          <w:rPr>
            <w:rStyle w:val="Hyperlink"/>
          </w:rPr>
          <w:t>www.ubos.org</w:t>
        </w:r>
      </w:hyperlink>
    </w:p>
  </w:footnote>
  <w:footnote w:id="3">
    <w:p w14:paraId="4E4CE387" w14:textId="289C02D4" w:rsidR="6FDB4003" w:rsidRDefault="6FDB4003" w:rsidP="6FDB4003">
      <w:pPr>
        <w:pStyle w:val="FootnoteText"/>
      </w:pPr>
      <w:r w:rsidRPr="6FDB4003">
        <w:rPr>
          <w:rStyle w:val="FootnoteReference"/>
        </w:rPr>
        <w:footnoteRef/>
      </w:r>
      <w:r>
        <w:t xml:space="preserve"> </w:t>
      </w:r>
      <w:r w:rsidRPr="6FDB4003">
        <w:t xml:space="preserve">Electricity Regulatory Authority (ERA), </w:t>
      </w:r>
      <w:r w:rsidRPr="6FDB4003">
        <w:rPr>
          <w:i/>
          <w:iCs/>
        </w:rPr>
        <w:t>Electricity Supply Industry Performance Report 2024</w:t>
      </w:r>
      <w:r w:rsidRPr="6FDB4003">
        <w:t>, Kampala: ERA, 2024.</w:t>
      </w:r>
    </w:p>
  </w:footnote>
  <w:footnote w:id="4">
    <w:p w14:paraId="1B298532" w14:textId="333D0434" w:rsidR="6FDB4003" w:rsidRDefault="6FDB4003" w:rsidP="6FDB4003">
      <w:pPr>
        <w:pStyle w:val="FootnoteText"/>
      </w:pPr>
      <w:r w:rsidRPr="6FDB4003">
        <w:rPr>
          <w:rStyle w:val="FootnoteReference"/>
        </w:rPr>
        <w:footnoteRef/>
      </w:r>
      <w:r>
        <w:t xml:space="preserve"> </w:t>
      </w:r>
      <w:r w:rsidRPr="00A420BF">
        <w:rPr>
          <w:i/>
        </w:rPr>
        <w:t>Ministry of Water and Environment (MWE</w:t>
      </w:r>
      <w:r w:rsidR="0012488D" w:rsidRPr="00A420BF">
        <w:rPr>
          <w:i/>
        </w:rPr>
        <w:t xml:space="preserve">) (2023). Uganda's National Greenhouse Gas Inventory Report 1995–2019. </w:t>
      </w:r>
      <w:r w:rsidR="0012488D" w:rsidRPr="00A420BF">
        <w:rPr>
          <w:i/>
          <w:iCs/>
        </w:rPr>
        <w:t>Government of Uganda, Climate Change Department.</w:t>
      </w:r>
    </w:p>
  </w:footnote>
  <w:footnote w:id="5">
    <w:p w14:paraId="65EC7994" w14:textId="44443676" w:rsidR="6FDB4003" w:rsidRDefault="6FDB4003" w:rsidP="6FDB4003">
      <w:pPr>
        <w:pStyle w:val="FootnoteText"/>
      </w:pPr>
      <w:r w:rsidRPr="6FDB4003">
        <w:rPr>
          <w:rStyle w:val="FootnoteReference"/>
        </w:rPr>
        <w:footnoteRef/>
      </w:r>
      <w:r>
        <w:t xml:space="preserve"> </w:t>
      </w:r>
      <w:r w:rsidRPr="6FDB4003">
        <w:t xml:space="preserve">Ministry of Water and Environment (MWE), </w:t>
      </w:r>
      <w:r w:rsidRPr="6FDB4003">
        <w:rPr>
          <w:i/>
          <w:iCs/>
        </w:rPr>
        <w:t>Uganda's Second Biennial Update Report to the UNFCCC</w:t>
      </w:r>
      <w:r w:rsidRPr="6FDB4003">
        <w:t>, Kampala: Government of Uganda, 2023.</w:t>
      </w:r>
    </w:p>
  </w:footnote>
  <w:footnote w:id="6">
    <w:p w14:paraId="1AFD4AE4" w14:textId="0693197A" w:rsidR="26DE5B58" w:rsidRDefault="26DE5B58" w:rsidP="00A420BF">
      <w:pPr>
        <w:pStyle w:val="FootnoteText"/>
      </w:pPr>
      <w:r w:rsidRPr="26DE5B58">
        <w:rPr>
          <w:rStyle w:val="FootnoteReference"/>
        </w:rPr>
        <w:footnoteRef/>
      </w:r>
      <w:r>
        <w:t xml:space="preserve"> </w:t>
      </w:r>
      <w:r w:rsidRPr="26DE5B58">
        <w:t xml:space="preserve">Ministry of Energy and Mineral Development (MEMD) (2025). </w:t>
      </w:r>
      <w:r w:rsidRPr="26DE5B58">
        <w:rPr>
          <w:i/>
          <w:iCs/>
        </w:rPr>
        <w:t>Least-Cost Electricity Generation and Transmission Plan FY2025/26–FY2039/40</w:t>
      </w:r>
      <w:r w:rsidRPr="26DE5B58">
        <w:t>. Government of Uganda.</w:t>
      </w:r>
    </w:p>
  </w:footnote>
  <w:footnote w:id="7">
    <w:p w14:paraId="323A4583" w14:textId="1E7625D0" w:rsidR="6FDB4003" w:rsidRPr="00C47446" w:rsidRDefault="6FDB4003" w:rsidP="6FDB4003">
      <w:pPr>
        <w:pStyle w:val="FootnoteText"/>
      </w:pPr>
      <w:r w:rsidRPr="00C47446">
        <w:rPr>
          <w:rStyle w:val="FootnoteReference"/>
        </w:rPr>
        <w:footnoteRef/>
      </w:r>
      <w:r w:rsidRPr="00C47446">
        <w:t xml:space="preserve"> Least Cost Electricity Generation and Transmission Plan (FY2025/26 – FY2039/40)</w:t>
      </w:r>
    </w:p>
  </w:footnote>
  <w:footnote w:id="8">
    <w:p w14:paraId="1875ECC3" w14:textId="50781CD2" w:rsidR="6FDB4003" w:rsidRPr="00C47446" w:rsidRDefault="6FDB4003" w:rsidP="6FDB4003">
      <w:pPr>
        <w:pStyle w:val="FootnoteText"/>
      </w:pPr>
      <w:r w:rsidRPr="00C47446">
        <w:rPr>
          <w:rStyle w:val="FootnoteReference"/>
        </w:rPr>
        <w:footnoteRef/>
      </w:r>
      <w:r w:rsidRPr="00C47446">
        <w:t xml:space="preserve"> Deutsche Gesellschaft für Internationale Zusammenarbeit (GIZ). (2023). Final data compilation report: Data collection for climate change mitigation potential analysis and scenario development in Uganda’s transport sector. </w:t>
      </w:r>
      <w:hyperlink r:id="rId3">
        <w:r w:rsidRPr="00C47446">
          <w:rPr>
            <w:rStyle w:val="Hyperlink"/>
          </w:rPr>
          <w:t>https://changing-transport.org/wp-content/uploads/2023_Final_Data_Compilation_Report.pdf</w:t>
        </w:r>
      </w:hyperlink>
    </w:p>
  </w:footnote>
  <w:footnote w:id="9">
    <w:p w14:paraId="438F0169" w14:textId="77777777" w:rsidR="000F2EB1" w:rsidRDefault="000F2EB1" w:rsidP="000F2EB1">
      <w:pPr>
        <w:pStyle w:val="FootnoteText"/>
      </w:pPr>
      <w:r w:rsidRPr="6FDB4003">
        <w:rPr>
          <w:rStyle w:val="FootnoteReference"/>
        </w:rPr>
        <w:footnoteRef/>
      </w:r>
      <w:r>
        <w:t xml:space="preserve"> </w:t>
      </w:r>
      <w:r w:rsidRPr="6FDB4003">
        <w:t xml:space="preserve">Ministry of Water and Environment (MWE), </w:t>
      </w:r>
      <w:r w:rsidRPr="6FDB4003">
        <w:rPr>
          <w:i/>
          <w:iCs/>
        </w:rPr>
        <w:t>Uganda's Updated Nationally Determined Contribution</w:t>
      </w:r>
      <w:r w:rsidRPr="6FDB4003">
        <w:t>, Kampala: Government of Uganda, 2022.</w:t>
      </w:r>
    </w:p>
  </w:footnote>
  <w:footnote w:id="10">
    <w:p w14:paraId="603603B1" w14:textId="77777777" w:rsidR="000F2EB1" w:rsidRDefault="000F2EB1" w:rsidP="000F2EB1">
      <w:pPr>
        <w:pStyle w:val="FootnoteText"/>
      </w:pPr>
      <w:r w:rsidRPr="6FDB4003">
        <w:rPr>
          <w:rStyle w:val="FootnoteReference"/>
        </w:rPr>
        <w:footnoteRef/>
      </w:r>
      <w:r>
        <w:t xml:space="preserve"> </w:t>
      </w:r>
      <w:r w:rsidRPr="6FDB4003">
        <w:t>UBOS Statistical Abstract 2021; Industry GDP projections</w:t>
      </w:r>
    </w:p>
  </w:footnote>
  <w:footnote w:id="11">
    <w:p w14:paraId="171B915C" w14:textId="52CE2126" w:rsidR="6FDB4003" w:rsidRDefault="6FDB4003" w:rsidP="6FDB4003">
      <w:pPr>
        <w:pStyle w:val="FootnoteText"/>
      </w:pPr>
      <w:r w:rsidRPr="6FDB4003">
        <w:rPr>
          <w:rStyle w:val="FootnoteReference"/>
        </w:rPr>
        <w:footnoteRef/>
      </w:r>
      <w:r>
        <w:t xml:space="preserve"> </w:t>
      </w:r>
      <w:r w:rsidRPr="6FDB4003">
        <w:t xml:space="preserve">Uganda Bureau of Statistics (UBOS), </w:t>
      </w:r>
      <w:r w:rsidRPr="6FDB4003">
        <w:rPr>
          <w:i/>
          <w:iCs/>
        </w:rPr>
        <w:t>Statistical Abstract 2023</w:t>
      </w:r>
      <w:r w:rsidRPr="6FDB4003">
        <w:t>, Kampala: UBOS, 2023.</w:t>
      </w:r>
    </w:p>
  </w:footnote>
  <w:footnote w:id="12">
    <w:p w14:paraId="5AC6CA6E" w14:textId="078FDA6C" w:rsidR="6FDB4003" w:rsidRDefault="6FDB4003" w:rsidP="6FDB4003">
      <w:pPr>
        <w:pStyle w:val="FootnoteText"/>
      </w:pPr>
      <w:r w:rsidRPr="6FDB4003">
        <w:rPr>
          <w:rStyle w:val="FootnoteReference"/>
        </w:rPr>
        <w:footnoteRef/>
      </w:r>
      <w:r>
        <w:t xml:space="preserve"> </w:t>
      </w:r>
      <w:r w:rsidRPr="6FDB4003">
        <w:t xml:space="preserve">Food and Agriculture Organisation of the United Nations (FAO), </w:t>
      </w:r>
      <w:r w:rsidRPr="6FDB4003">
        <w:rPr>
          <w:i/>
          <w:iCs/>
        </w:rPr>
        <w:t>Uganda at a Glance</w:t>
      </w:r>
      <w:r w:rsidRPr="6FDB4003">
        <w:t xml:space="preserve">, Rome: FAO, 2024. Available at: </w:t>
      </w:r>
      <w:hyperlink r:id="rId4">
        <w:r w:rsidRPr="6FDB4003">
          <w:rPr>
            <w:rStyle w:val="Hyperlink"/>
          </w:rPr>
          <w:t>www.fao.org/uganda</w:t>
        </w:r>
      </w:hyperlink>
    </w:p>
  </w:footnote>
  <w:footnote w:id="13">
    <w:p w14:paraId="7B5AF853" w14:textId="55BC8336" w:rsidR="6FDB4003" w:rsidRDefault="6FDB4003" w:rsidP="6FDB4003">
      <w:pPr>
        <w:pStyle w:val="FootnoteText"/>
      </w:pPr>
      <w:r w:rsidRPr="6FDB4003">
        <w:rPr>
          <w:rStyle w:val="FootnoteReference"/>
        </w:rPr>
        <w:footnoteRef/>
      </w:r>
      <w:r>
        <w:t xml:space="preserve"> </w:t>
      </w:r>
      <w:r w:rsidRPr="6FDB4003">
        <w:t xml:space="preserve">Kiggundu, L. et al., </w:t>
      </w:r>
      <w:r w:rsidRPr="6FDB4003">
        <w:rPr>
          <w:i/>
          <w:iCs/>
        </w:rPr>
        <w:t>Greenhouse Gas Emissions from Uganda's Cattle Corridor Farming Systems</w:t>
      </w:r>
      <w:r w:rsidRPr="6FDB4003">
        <w:t>, Agricultural Systems, Vol. 174, 2019.</w:t>
      </w:r>
    </w:p>
  </w:footnote>
  <w:footnote w:id="14">
    <w:p w14:paraId="429310E2" w14:textId="07B0A176" w:rsidR="6FDB4003" w:rsidRDefault="6FDB4003" w:rsidP="6FDB4003">
      <w:pPr>
        <w:pStyle w:val="FootnoteText"/>
      </w:pPr>
      <w:r w:rsidRPr="6FDB4003">
        <w:rPr>
          <w:rStyle w:val="FootnoteReference"/>
        </w:rPr>
        <w:footnoteRef/>
      </w:r>
      <w:r>
        <w:t xml:space="preserve"> </w:t>
      </w:r>
      <w:r w:rsidRPr="6FDB4003">
        <w:t xml:space="preserve">Ministry of Water and Environment (MWE), </w:t>
      </w:r>
      <w:r w:rsidRPr="6FDB4003">
        <w:rPr>
          <w:i/>
          <w:iCs/>
        </w:rPr>
        <w:t>Uganda's Updated Nationally Determined Contribution</w:t>
      </w:r>
      <w:r w:rsidRPr="6FDB4003">
        <w:t>, Kampala: Government of Uganda, 2022.</w:t>
      </w:r>
    </w:p>
  </w:footnote>
  <w:footnote w:id="15">
    <w:p w14:paraId="4CA4DD2E" w14:textId="5214C22D" w:rsidR="6FDB4003" w:rsidRDefault="6FDB4003" w:rsidP="6FDB4003">
      <w:pPr>
        <w:pStyle w:val="FootnoteText"/>
      </w:pPr>
      <w:r w:rsidRPr="6FDB4003">
        <w:rPr>
          <w:rStyle w:val="FootnoteReference"/>
        </w:rPr>
        <w:footnoteRef/>
      </w:r>
      <w:r>
        <w:t xml:space="preserve"> </w:t>
      </w:r>
      <w:r w:rsidRPr="6FDB4003">
        <w:t xml:space="preserve">Food and Agriculture Organisation of the United Nations (FAO), </w:t>
      </w:r>
      <w:r w:rsidRPr="6FDB4003">
        <w:rPr>
          <w:i/>
          <w:iCs/>
        </w:rPr>
        <w:t>Uganda's Forestry Sector Vision</w:t>
      </w:r>
      <w:r w:rsidRPr="6FDB4003">
        <w:t>, Rome: FAO.</w:t>
      </w:r>
    </w:p>
  </w:footnote>
  <w:footnote w:id="16">
    <w:p w14:paraId="656CD1EC" w14:textId="08D9A9D0" w:rsidR="6FDB4003" w:rsidRDefault="6FDB4003" w:rsidP="6FDB4003">
      <w:pPr>
        <w:pStyle w:val="FootnoteText"/>
      </w:pPr>
      <w:r w:rsidRPr="6FDB4003">
        <w:rPr>
          <w:rStyle w:val="FootnoteReference"/>
        </w:rPr>
        <w:footnoteRef/>
      </w:r>
      <w:r>
        <w:t xml:space="preserve"> </w:t>
      </w:r>
      <w:r w:rsidRPr="6FDB4003">
        <w:t xml:space="preserve">Ministry of Water and Environment (MWE), </w:t>
      </w:r>
      <w:r w:rsidRPr="6FDB4003">
        <w:rPr>
          <w:i/>
          <w:iCs/>
        </w:rPr>
        <w:t>Uganda's Second Biennial Update Report to the UNFCCC</w:t>
      </w:r>
      <w:r w:rsidRPr="6FDB4003">
        <w:t>, Kampala: Government of Uganda, 2023.</w:t>
      </w:r>
    </w:p>
  </w:footnote>
  <w:footnote w:id="17">
    <w:p w14:paraId="3786F0E6" w14:textId="5E113A9C" w:rsidR="6FDB4003" w:rsidRDefault="6FDB4003" w:rsidP="6FDB4003">
      <w:pPr>
        <w:pStyle w:val="FootnoteText"/>
      </w:pPr>
      <w:r w:rsidRPr="6FDB4003">
        <w:rPr>
          <w:rStyle w:val="FootnoteReference"/>
          <w:lang w:val="de-DE"/>
        </w:rPr>
        <w:footnoteRef/>
      </w:r>
      <w:r w:rsidRPr="6FDB4003">
        <w:rPr>
          <w:lang w:val="de-DE"/>
        </w:rPr>
        <w:t xml:space="preserve"> GIZ, </w:t>
      </w:r>
      <w:r w:rsidRPr="6FDB4003">
        <w:rPr>
          <w:i/>
          <w:iCs/>
          <w:lang w:val="de-DE"/>
        </w:rPr>
        <w:t>Uganda Sector Brief — Waste and Recycling</w:t>
      </w:r>
      <w:r w:rsidRPr="6FDB4003">
        <w:rPr>
          <w:lang w:val="de-DE"/>
        </w:rPr>
        <w:t>, Kampala: Deutsche Gesellschaft für Internationale Zusammenarbeit, 2023.</w:t>
      </w:r>
    </w:p>
  </w:footnote>
  <w:footnote w:id="18">
    <w:p w14:paraId="3F785299" w14:textId="473F7CB9" w:rsidR="6FDB4003" w:rsidRDefault="6FDB4003" w:rsidP="6FDB4003">
      <w:pPr>
        <w:pStyle w:val="FootnoteText"/>
      </w:pPr>
      <w:r w:rsidRPr="6FDB4003">
        <w:rPr>
          <w:rStyle w:val="FootnoteReference"/>
        </w:rPr>
        <w:footnoteRef/>
      </w:r>
      <w:r>
        <w:t xml:space="preserve"> </w:t>
      </w:r>
      <w:r w:rsidRPr="6FDB4003">
        <w:t xml:space="preserve">Intergovernmental Panel on Climate Change (IPCC), </w:t>
      </w:r>
      <w:r w:rsidRPr="6FDB4003">
        <w:rPr>
          <w:i/>
          <w:iCs/>
        </w:rPr>
        <w:t>2006 IPCC Guidelines for National Greenhouse Gas Inventories, Volume 5: Waste</w:t>
      </w:r>
      <w:r w:rsidRPr="6FDB4003">
        <w:t>, Geneva: IPCC, 2006. Africa region BOD per capita default: 37 g/person/day.</w:t>
      </w:r>
    </w:p>
  </w:footnote>
  <w:footnote w:id="19">
    <w:p w14:paraId="24EB7C34" w14:textId="0F0439AD" w:rsidR="6FDB4003" w:rsidRDefault="6FDB4003" w:rsidP="6FDB4003">
      <w:pPr>
        <w:pStyle w:val="FootnoteText"/>
      </w:pPr>
      <w:r w:rsidRPr="6FDB4003">
        <w:rPr>
          <w:rStyle w:val="FootnoteReference"/>
        </w:rPr>
        <w:footnoteRef/>
      </w:r>
      <w:r>
        <w:t xml:space="preserve"> </w:t>
      </w:r>
      <w:r w:rsidRPr="6FDB4003">
        <w:t>Local team assumption — no Uganda-specific national data available at time of modelling.</w:t>
      </w:r>
    </w:p>
  </w:footnote>
  <w:footnote w:id="20">
    <w:p w14:paraId="755BF5A4" w14:textId="1426E17F" w:rsidR="6FDB4003" w:rsidRDefault="6FDB4003" w:rsidP="6FDB4003">
      <w:pPr>
        <w:pStyle w:val="FootnoteText"/>
      </w:pPr>
      <w:r w:rsidRPr="6FDB4003">
        <w:rPr>
          <w:rStyle w:val="FootnoteReference"/>
        </w:rPr>
        <w:footnoteRef/>
      </w:r>
      <w:r>
        <w:t xml:space="preserve"> No </w:t>
      </w:r>
      <w:r w:rsidRPr="6FDB4003">
        <w:t>Uganda-specific national data available at time of modelling.</w:t>
      </w:r>
    </w:p>
  </w:footnote>
  <w:footnote w:id="21">
    <w:p w14:paraId="77890F1E" w14:textId="36CD67C5" w:rsidR="6FDB4003" w:rsidRDefault="6FDB4003" w:rsidP="6FDB4003">
      <w:pPr>
        <w:pStyle w:val="FootnoteText"/>
      </w:pPr>
      <w:r w:rsidRPr="6FDB4003">
        <w:rPr>
          <w:rStyle w:val="FootnoteReference"/>
        </w:rPr>
        <w:footnoteRef/>
      </w:r>
      <w:r>
        <w:t xml:space="preserve"> </w:t>
      </w:r>
      <w:r w:rsidRPr="6FDB4003">
        <w:t xml:space="preserve">Intergovernmental Panel on Climate Change (IPCC), </w:t>
      </w:r>
      <w:r w:rsidRPr="6FDB4003">
        <w:rPr>
          <w:i/>
          <w:iCs/>
        </w:rPr>
        <w:t>2006 IPCC Guidelines for National Greenhouse Gas Inventories, Volume 5: Waste</w:t>
      </w:r>
      <w:r w:rsidRPr="6FDB4003">
        <w:t>, Geneva: IPCC, 2006. Per capita MSW generation rate default for low-income countries: 0.29 t/cap/year.</w:t>
      </w:r>
    </w:p>
  </w:footnote>
  <w:footnote w:id="22">
    <w:p w14:paraId="5D7E65EB" w14:textId="59E00EA5" w:rsidR="6FDB4003" w:rsidRDefault="6FDB4003" w:rsidP="6FDB4003">
      <w:pPr>
        <w:pStyle w:val="FootnoteText"/>
      </w:pPr>
      <w:r w:rsidRPr="6FDB4003">
        <w:rPr>
          <w:rStyle w:val="FootnoteReference"/>
        </w:rPr>
        <w:footnoteRef/>
      </w:r>
      <w:r>
        <w:t xml:space="preserve"> </w:t>
      </w:r>
      <w:r w:rsidRPr="6FDB4003">
        <w:t xml:space="preserve">IFC/KCCA, </w:t>
      </w:r>
      <w:r w:rsidRPr="6FDB4003">
        <w:rPr>
          <w:i/>
          <w:iCs/>
        </w:rPr>
        <w:t>Kampala Waste PPP Project Preliminary Information Memorandum</w:t>
      </w:r>
      <w:r w:rsidRPr="6FDB4003">
        <w:t xml:space="preserve">, Kampala: International Finance Corporation and Kampala Capital City Authority, March 2020, p.17; and GIZ, </w:t>
      </w:r>
      <w:r w:rsidRPr="6FDB4003">
        <w:rPr>
          <w:i/>
          <w:iCs/>
        </w:rPr>
        <w:t>Sector Brief Uganda: Waste and Recycling</w:t>
      </w:r>
      <w:r w:rsidRPr="6FDB4003">
        <w:t>, Kampala: Deutsche Gesellschaft für Internationale Zusammenarbeit, May 2023, p.2.</w:t>
      </w:r>
    </w:p>
  </w:footnote>
  <w:footnote w:id="23">
    <w:p w14:paraId="4C159D0E" w14:textId="05F32FD7" w:rsidR="6FDB4003" w:rsidRDefault="6FDB4003" w:rsidP="6FDB4003">
      <w:pPr>
        <w:pStyle w:val="FootnoteText"/>
      </w:pPr>
      <w:r w:rsidRPr="6FDB4003">
        <w:rPr>
          <w:rStyle w:val="FootnoteReference"/>
        </w:rPr>
        <w:footnoteRef/>
      </w:r>
      <w:r>
        <w:t xml:space="preserve"> </w:t>
      </w:r>
      <w:r w:rsidRPr="6FDB4003">
        <w:t xml:space="preserve">Deutsche Gesellschaft für Internationale Zusammenarbeit (GIZ), </w:t>
      </w:r>
      <w:r w:rsidRPr="6FDB4003">
        <w:rPr>
          <w:i/>
          <w:iCs/>
        </w:rPr>
        <w:t>Uganda Sector Brief — Waste and Recycling</w:t>
      </w:r>
      <w:r w:rsidRPr="6FDB4003">
        <w:t>, Kampala: GIZ, 2023. Applied as proxy in the absence of Uganda-specific national waste composition data.</w:t>
      </w:r>
    </w:p>
  </w:footnote>
  <w:footnote w:id="24">
    <w:p w14:paraId="4C2D1075" w14:textId="35992A53" w:rsidR="6FDB4003" w:rsidRDefault="6FDB4003" w:rsidP="6FDB4003">
      <w:pPr>
        <w:pStyle w:val="FootnoteText"/>
      </w:pPr>
      <w:r w:rsidRPr="6FDB4003">
        <w:rPr>
          <w:rStyle w:val="FootnoteReference"/>
        </w:rPr>
        <w:footnoteRef/>
      </w:r>
      <w:r>
        <w:t xml:space="preserve"> </w:t>
      </w:r>
      <w:r w:rsidRPr="6FDB4003">
        <w:t xml:space="preserve">Intergovernmental Panel on Climate Change (IPCC), </w:t>
      </w:r>
      <w:r w:rsidRPr="6FDB4003">
        <w:rPr>
          <w:i/>
          <w:iCs/>
        </w:rPr>
        <w:t>2006 IPCC Guidelines for National Greenhouse Gas Inventories, Volume 5: Waste</w:t>
      </w:r>
      <w:r w:rsidRPr="6FDB4003">
        <w:t>, Geneva: IPCC, 2006. Low-income country default emission factors applied.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9167" w14:textId="77777777" w:rsidR="007076AD" w:rsidRDefault="00707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9736" w14:textId="77777777" w:rsidR="007076AD" w:rsidRDefault="007076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FBFC" w14:textId="77777777" w:rsidR="007076AD" w:rsidRDefault="007076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5E97" w14:textId="77777777" w:rsidR="002600B7" w:rsidRDefault="002600B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FDB4003" w14:paraId="693CB333" w14:textId="77777777" w:rsidTr="6FDB4003">
      <w:trPr>
        <w:trHeight w:val="300"/>
      </w:trPr>
      <w:tc>
        <w:tcPr>
          <w:tcW w:w="3005" w:type="dxa"/>
        </w:tcPr>
        <w:p w14:paraId="208323BB" w14:textId="5E06AEB0" w:rsidR="6FDB4003" w:rsidRDefault="6FDB4003" w:rsidP="6FDB4003">
          <w:pPr>
            <w:pStyle w:val="Header"/>
            <w:ind w:left="-115"/>
          </w:pPr>
        </w:p>
      </w:tc>
      <w:tc>
        <w:tcPr>
          <w:tcW w:w="3005" w:type="dxa"/>
        </w:tcPr>
        <w:p w14:paraId="4C173449" w14:textId="12663E99" w:rsidR="6FDB4003" w:rsidRDefault="6FDB4003" w:rsidP="6FDB4003">
          <w:pPr>
            <w:pStyle w:val="Header"/>
            <w:jc w:val="center"/>
          </w:pPr>
        </w:p>
      </w:tc>
      <w:tc>
        <w:tcPr>
          <w:tcW w:w="3005" w:type="dxa"/>
        </w:tcPr>
        <w:p w14:paraId="581B2087" w14:textId="5B4C90BD" w:rsidR="6FDB4003" w:rsidRDefault="6FDB4003" w:rsidP="6FDB4003">
          <w:pPr>
            <w:pStyle w:val="Header"/>
            <w:ind w:right="-115"/>
            <w:jc w:val="right"/>
          </w:pPr>
        </w:p>
      </w:tc>
    </w:tr>
  </w:tbl>
  <w:p w14:paraId="56C62161" w14:textId="45D83CF5" w:rsidR="6FDB4003" w:rsidRDefault="6FDB4003" w:rsidP="6FDB40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832B" w14:textId="77777777" w:rsidR="002600B7" w:rsidRDefault="002600B7">
    <w:pPr>
      <w:pStyle w:val="Header"/>
    </w:pPr>
  </w:p>
</w:hdr>
</file>

<file path=word/intelligence2.xml><?xml version="1.0" encoding="utf-8"?>
<int2:intelligence xmlns:int2="http://schemas.microsoft.com/office/intelligence/2020/intelligence" xmlns:oel="http://schemas.microsoft.com/office/2019/extlst">
  <int2:observations>
    <int2:textHash int2:hashCode="I29eZ0wD0ERb7C" int2:id="eJhlTHML">
      <int2:state int2:value="Rejected" int2:type="spell"/>
    </int2:textHash>
    <int2:textHash int2:hashCode="p/GQYTALit1XLv" int2:id="scqWrYZ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523E"/>
    <w:multiLevelType w:val="hybridMultilevel"/>
    <w:tmpl w:val="82BE12F6"/>
    <w:lvl w:ilvl="0" w:tplc="B434C686">
      <w:start w:val="1"/>
      <w:numFmt w:val="bullet"/>
      <w:lvlText w:val=""/>
      <w:lvlJc w:val="left"/>
      <w:pPr>
        <w:ind w:left="720" w:hanging="360"/>
      </w:pPr>
      <w:rPr>
        <w:rFonts w:ascii="Symbol" w:hAnsi="Symbol" w:hint="default"/>
      </w:rPr>
    </w:lvl>
    <w:lvl w:ilvl="1" w:tplc="C0C0FD54">
      <w:start w:val="1"/>
      <w:numFmt w:val="bullet"/>
      <w:lvlText w:val="o"/>
      <w:lvlJc w:val="left"/>
      <w:pPr>
        <w:ind w:left="1440" w:hanging="360"/>
      </w:pPr>
      <w:rPr>
        <w:rFonts w:ascii="Courier New" w:hAnsi="Courier New" w:hint="default"/>
      </w:rPr>
    </w:lvl>
    <w:lvl w:ilvl="2" w:tplc="35880236">
      <w:start w:val="1"/>
      <w:numFmt w:val="bullet"/>
      <w:lvlText w:val=""/>
      <w:lvlJc w:val="left"/>
      <w:pPr>
        <w:ind w:left="2160" w:hanging="360"/>
      </w:pPr>
      <w:rPr>
        <w:rFonts w:ascii="Wingdings" w:hAnsi="Wingdings" w:hint="default"/>
      </w:rPr>
    </w:lvl>
    <w:lvl w:ilvl="3" w:tplc="2A86B098">
      <w:start w:val="1"/>
      <w:numFmt w:val="bullet"/>
      <w:lvlText w:val=""/>
      <w:lvlJc w:val="left"/>
      <w:pPr>
        <w:ind w:left="2880" w:hanging="360"/>
      </w:pPr>
      <w:rPr>
        <w:rFonts w:ascii="Symbol" w:hAnsi="Symbol" w:hint="default"/>
      </w:rPr>
    </w:lvl>
    <w:lvl w:ilvl="4" w:tplc="437AFC52">
      <w:start w:val="1"/>
      <w:numFmt w:val="bullet"/>
      <w:lvlText w:val="o"/>
      <w:lvlJc w:val="left"/>
      <w:pPr>
        <w:ind w:left="3600" w:hanging="360"/>
      </w:pPr>
      <w:rPr>
        <w:rFonts w:ascii="Courier New" w:hAnsi="Courier New" w:hint="default"/>
      </w:rPr>
    </w:lvl>
    <w:lvl w:ilvl="5" w:tplc="6404722A">
      <w:start w:val="1"/>
      <w:numFmt w:val="bullet"/>
      <w:lvlText w:val=""/>
      <w:lvlJc w:val="left"/>
      <w:pPr>
        <w:ind w:left="4320" w:hanging="360"/>
      </w:pPr>
      <w:rPr>
        <w:rFonts w:ascii="Wingdings" w:hAnsi="Wingdings" w:hint="default"/>
      </w:rPr>
    </w:lvl>
    <w:lvl w:ilvl="6" w:tplc="2DEAE534">
      <w:start w:val="1"/>
      <w:numFmt w:val="bullet"/>
      <w:lvlText w:val=""/>
      <w:lvlJc w:val="left"/>
      <w:pPr>
        <w:ind w:left="5040" w:hanging="360"/>
      </w:pPr>
      <w:rPr>
        <w:rFonts w:ascii="Symbol" w:hAnsi="Symbol" w:hint="default"/>
      </w:rPr>
    </w:lvl>
    <w:lvl w:ilvl="7" w:tplc="B2D2CC64">
      <w:start w:val="1"/>
      <w:numFmt w:val="bullet"/>
      <w:lvlText w:val="o"/>
      <w:lvlJc w:val="left"/>
      <w:pPr>
        <w:ind w:left="5760" w:hanging="360"/>
      </w:pPr>
      <w:rPr>
        <w:rFonts w:ascii="Courier New" w:hAnsi="Courier New" w:hint="default"/>
      </w:rPr>
    </w:lvl>
    <w:lvl w:ilvl="8" w:tplc="BEE62710">
      <w:start w:val="1"/>
      <w:numFmt w:val="bullet"/>
      <w:lvlText w:val=""/>
      <w:lvlJc w:val="left"/>
      <w:pPr>
        <w:ind w:left="6480" w:hanging="360"/>
      </w:pPr>
      <w:rPr>
        <w:rFonts w:ascii="Wingdings" w:hAnsi="Wingdings" w:hint="default"/>
      </w:rPr>
    </w:lvl>
  </w:abstractNum>
  <w:abstractNum w:abstractNumId="1" w15:restartNumberingAfterBreak="0">
    <w:nsid w:val="0ACDB41D"/>
    <w:multiLevelType w:val="hybridMultilevel"/>
    <w:tmpl w:val="DFB4A144"/>
    <w:lvl w:ilvl="0" w:tplc="2654AC30">
      <w:start w:val="1"/>
      <w:numFmt w:val="bullet"/>
      <w:lvlText w:val=""/>
      <w:lvlJc w:val="left"/>
      <w:pPr>
        <w:ind w:left="720" w:hanging="360"/>
      </w:pPr>
      <w:rPr>
        <w:rFonts w:ascii="Symbol" w:hAnsi="Symbol" w:hint="default"/>
      </w:rPr>
    </w:lvl>
    <w:lvl w:ilvl="1" w:tplc="261674B6">
      <w:start w:val="1"/>
      <w:numFmt w:val="bullet"/>
      <w:lvlText w:val="o"/>
      <w:lvlJc w:val="left"/>
      <w:pPr>
        <w:ind w:left="1440" w:hanging="360"/>
      </w:pPr>
      <w:rPr>
        <w:rFonts w:ascii="Courier New" w:hAnsi="Courier New" w:hint="default"/>
      </w:rPr>
    </w:lvl>
    <w:lvl w:ilvl="2" w:tplc="EDC647FC">
      <w:start w:val="1"/>
      <w:numFmt w:val="bullet"/>
      <w:lvlText w:val=""/>
      <w:lvlJc w:val="left"/>
      <w:pPr>
        <w:ind w:left="2160" w:hanging="360"/>
      </w:pPr>
      <w:rPr>
        <w:rFonts w:ascii="Wingdings" w:hAnsi="Wingdings" w:hint="default"/>
      </w:rPr>
    </w:lvl>
    <w:lvl w:ilvl="3" w:tplc="0BB45B74">
      <w:start w:val="1"/>
      <w:numFmt w:val="bullet"/>
      <w:lvlText w:val=""/>
      <w:lvlJc w:val="left"/>
      <w:pPr>
        <w:ind w:left="2880" w:hanging="360"/>
      </w:pPr>
      <w:rPr>
        <w:rFonts w:ascii="Symbol" w:hAnsi="Symbol" w:hint="default"/>
      </w:rPr>
    </w:lvl>
    <w:lvl w:ilvl="4" w:tplc="014E7224">
      <w:start w:val="1"/>
      <w:numFmt w:val="bullet"/>
      <w:lvlText w:val="o"/>
      <w:lvlJc w:val="left"/>
      <w:pPr>
        <w:ind w:left="3600" w:hanging="360"/>
      </w:pPr>
      <w:rPr>
        <w:rFonts w:ascii="Courier New" w:hAnsi="Courier New" w:hint="default"/>
      </w:rPr>
    </w:lvl>
    <w:lvl w:ilvl="5" w:tplc="2E781294">
      <w:start w:val="1"/>
      <w:numFmt w:val="bullet"/>
      <w:lvlText w:val=""/>
      <w:lvlJc w:val="left"/>
      <w:pPr>
        <w:ind w:left="4320" w:hanging="360"/>
      </w:pPr>
      <w:rPr>
        <w:rFonts w:ascii="Wingdings" w:hAnsi="Wingdings" w:hint="default"/>
      </w:rPr>
    </w:lvl>
    <w:lvl w:ilvl="6" w:tplc="2BD4D22A">
      <w:start w:val="1"/>
      <w:numFmt w:val="bullet"/>
      <w:lvlText w:val=""/>
      <w:lvlJc w:val="left"/>
      <w:pPr>
        <w:ind w:left="5040" w:hanging="360"/>
      </w:pPr>
      <w:rPr>
        <w:rFonts w:ascii="Symbol" w:hAnsi="Symbol" w:hint="default"/>
      </w:rPr>
    </w:lvl>
    <w:lvl w:ilvl="7" w:tplc="46BAC0D4">
      <w:start w:val="1"/>
      <w:numFmt w:val="bullet"/>
      <w:lvlText w:val="o"/>
      <w:lvlJc w:val="left"/>
      <w:pPr>
        <w:ind w:left="5760" w:hanging="360"/>
      </w:pPr>
      <w:rPr>
        <w:rFonts w:ascii="Courier New" w:hAnsi="Courier New" w:hint="default"/>
      </w:rPr>
    </w:lvl>
    <w:lvl w:ilvl="8" w:tplc="01B28766">
      <w:start w:val="1"/>
      <w:numFmt w:val="bullet"/>
      <w:lvlText w:val=""/>
      <w:lvlJc w:val="left"/>
      <w:pPr>
        <w:ind w:left="6480" w:hanging="360"/>
      </w:pPr>
      <w:rPr>
        <w:rFonts w:ascii="Wingdings" w:hAnsi="Wingdings" w:hint="default"/>
      </w:rPr>
    </w:lvl>
  </w:abstractNum>
  <w:abstractNum w:abstractNumId="2" w15:restartNumberingAfterBreak="0">
    <w:nsid w:val="0B2F6AD7"/>
    <w:multiLevelType w:val="hybridMultilevel"/>
    <w:tmpl w:val="66F09A4E"/>
    <w:lvl w:ilvl="0" w:tplc="0A12A2E6">
      <w:start w:val="1"/>
      <w:numFmt w:val="bullet"/>
      <w:lvlText w:val=""/>
      <w:lvlJc w:val="left"/>
      <w:pPr>
        <w:ind w:left="720" w:hanging="360"/>
      </w:pPr>
      <w:rPr>
        <w:rFonts w:ascii="Symbol" w:hAnsi="Symbol" w:hint="default"/>
      </w:rPr>
    </w:lvl>
    <w:lvl w:ilvl="1" w:tplc="ECD416BC">
      <w:start w:val="1"/>
      <w:numFmt w:val="bullet"/>
      <w:lvlText w:val="o"/>
      <w:lvlJc w:val="left"/>
      <w:pPr>
        <w:ind w:left="1440" w:hanging="360"/>
      </w:pPr>
      <w:rPr>
        <w:rFonts w:ascii="Courier New" w:hAnsi="Courier New" w:hint="default"/>
      </w:rPr>
    </w:lvl>
    <w:lvl w:ilvl="2" w:tplc="B2AC0124">
      <w:start w:val="1"/>
      <w:numFmt w:val="bullet"/>
      <w:lvlText w:val=""/>
      <w:lvlJc w:val="left"/>
      <w:pPr>
        <w:ind w:left="2160" w:hanging="360"/>
      </w:pPr>
      <w:rPr>
        <w:rFonts w:ascii="Wingdings" w:hAnsi="Wingdings" w:hint="default"/>
      </w:rPr>
    </w:lvl>
    <w:lvl w:ilvl="3" w:tplc="0152DE76">
      <w:start w:val="1"/>
      <w:numFmt w:val="bullet"/>
      <w:lvlText w:val=""/>
      <w:lvlJc w:val="left"/>
      <w:pPr>
        <w:ind w:left="2880" w:hanging="360"/>
      </w:pPr>
      <w:rPr>
        <w:rFonts w:ascii="Symbol" w:hAnsi="Symbol" w:hint="default"/>
      </w:rPr>
    </w:lvl>
    <w:lvl w:ilvl="4" w:tplc="D10098A6">
      <w:start w:val="1"/>
      <w:numFmt w:val="bullet"/>
      <w:lvlText w:val="o"/>
      <w:lvlJc w:val="left"/>
      <w:pPr>
        <w:ind w:left="3600" w:hanging="360"/>
      </w:pPr>
      <w:rPr>
        <w:rFonts w:ascii="Courier New" w:hAnsi="Courier New" w:hint="default"/>
      </w:rPr>
    </w:lvl>
    <w:lvl w:ilvl="5" w:tplc="9118B834">
      <w:start w:val="1"/>
      <w:numFmt w:val="bullet"/>
      <w:lvlText w:val=""/>
      <w:lvlJc w:val="left"/>
      <w:pPr>
        <w:ind w:left="4320" w:hanging="360"/>
      </w:pPr>
      <w:rPr>
        <w:rFonts w:ascii="Wingdings" w:hAnsi="Wingdings" w:hint="default"/>
      </w:rPr>
    </w:lvl>
    <w:lvl w:ilvl="6" w:tplc="1518ACA6">
      <w:start w:val="1"/>
      <w:numFmt w:val="bullet"/>
      <w:lvlText w:val=""/>
      <w:lvlJc w:val="left"/>
      <w:pPr>
        <w:ind w:left="5040" w:hanging="360"/>
      </w:pPr>
      <w:rPr>
        <w:rFonts w:ascii="Symbol" w:hAnsi="Symbol" w:hint="default"/>
      </w:rPr>
    </w:lvl>
    <w:lvl w:ilvl="7" w:tplc="085ADCC6">
      <w:start w:val="1"/>
      <w:numFmt w:val="bullet"/>
      <w:lvlText w:val="o"/>
      <w:lvlJc w:val="left"/>
      <w:pPr>
        <w:ind w:left="5760" w:hanging="360"/>
      </w:pPr>
      <w:rPr>
        <w:rFonts w:ascii="Courier New" w:hAnsi="Courier New" w:hint="default"/>
      </w:rPr>
    </w:lvl>
    <w:lvl w:ilvl="8" w:tplc="1342162E">
      <w:start w:val="1"/>
      <w:numFmt w:val="bullet"/>
      <w:lvlText w:val=""/>
      <w:lvlJc w:val="left"/>
      <w:pPr>
        <w:ind w:left="6480" w:hanging="360"/>
      </w:pPr>
      <w:rPr>
        <w:rFonts w:ascii="Wingdings" w:hAnsi="Wingdings" w:hint="default"/>
      </w:rPr>
    </w:lvl>
  </w:abstractNum>
  <w:abstractNum w:abstractNumId="3" w15:restartNumberingAfterBreak="0">
    <w:nsid w:val="135D633B"/>
    <w:multiLevelType w:val="hybridMultilevel"/>
    <w:tmpl w:val="59F6B6A2"/>
    <w:lvl w:ilvl="0" w:tplc="DFDEE5A6">
      <w:start w:val="1"/>
      <w:numFmt w:val="bullet"/>
      <w:lvlText w:val=""/>
      <w:lvlJc w:val="left"/>
      <w:pPr>
        <w:ind w:left="720" w:hanging="360"/>
      </w:pPr>
      <w:rPr>
        <w:rFonts w:ascii="Symbol" w:hAnsi="Symbol" w:hint="default"/>
      </w:rPr>
    </w:lvl>
    <w:lvl w:ilvl="1" w:tplc="A8E604F2">
      <w:start w:val="1"/>
      <w:numFmt w:val="bullet"/>
      <w:lvlText w:val="o"/>
      <w:lvlJc w:val="left"/>
      <w:pPr>
        <w:ind w:left="1440" w:hanging="360"/>
      </w:pPr>
      <w:rPr>
        <w:rFonts w:ascii="Courier New" w:hAnsi="Courier New" w:hint="default"/>
      </w:rPr>
    </w:lvl>
    <w:lvl w:ilvl="2" w:tplc="1EA61A82">
      <w:start w:val="1"/>
      <w:numFmt w:val="bullet"/>
      <w:lvlText w:val=""/>
      <w:lvlJc w:val="left"/>
      <w:pPr>
        <w:ind w:left="2160" w:hanging="360"/>
      </w:pPr>
      <w:rPr>
        <w:rFonts w:ascii="Wingdings" w:hAnsi="Wingdings" w:hint="default"/>
      </w:rPr>
    </w:lvl>
    <w:lvl w:ilvl="3" w:tplc="35BA926A">
      <w:start w:val="1"/>
      <w:numFmt w:val="bullet"/>
      <w:lvlText w:val=""/>
      <w:lvlJc w:val="left"/>
      <w:pPr>
        <w:ind w:left="2880" w:hanging="360"/>
      </w:pPr>
      <w:rPr>
        <w:rFonts w:ascii="Symbol" w:hAnsi="Symbol" w:hint="default"/>
      </w:rPr>
    </w:lvl>
    <w:lvl w:ilvl="4" w:tplc="9982899A">
      <w:start w:val="1"/>
      <w:numFmt w:val="bullet"/>
      <w:lvlText w:val="o"/>
      <w:lvlJc w:val="left"/>
      <w:pPr>
        <w:ind w:left="3600" w:hanging="360"/>
      </w:pPr>
      <w:rPr>
        <w:rFonts w:ascii="Courier New" w:hAnsi="Courier New" w:hint="default"/>
      </w:rPr>
    </w:lvl>
    <w:lvl w:ilvl="5" w:tplc="562419D6">
      <w:start w:val="1"/>
      <w:numFmt w:val="bullet"/>
      <w:lvlText w:val=""/>
      <w:lvlJc w:val="left"/>
      <w:pPr>
        <w:ind w:left="4320" w:hanging="360"/>
      </w:pPr>
      <w:rPr>
        <w:rFonts w:ascii="Wingdings" w:hAnsi="Wingdings" w:hint="default"/>
      </w:rPr>
    </w:lvl>
    <w:lvl w:ilvl="6" w:tplc="B14C59D6">
      <w:start w:val="1"/>
      <w:numFmt w:val="bullet"/>
      <w:lvlText w:val=""/>
      <w:lvlJc w:val="left"/>
      <w:pPr>
        <w:ind w:left="5040" w:hanging="360"/>
      </w:pPr>
      <w:rPr>
        <w:rFonts w:ascii="Symbol" w:hAnsi="Symbol" w:hint="default"/>
      </w:rPr>
    </w:lvl>
    <w:lvl w:ilvl="7" w:tplc="FDC8678E">
      <w:start w:val="1"/>
      <w:numFmt w:val="bullet"/>
      <w:lvlText w:val="o"/>
      <w:lvlJc w:val="left"/>
      <w:pPr>
        <w:ind w:left="5760" w:hanging="360"/>
      </w:pPr>
      <w:rPr>
        <w:rFonts w:ascii="Courier New" w:hAnsi="Courier New" w:hint="default"/>
      </w:rPr>
    </w:lvl>
    <w:lvl w:ilvl="8" w:tplc="1BEC9DE2">
      <w:start w:val="1"/>
      <w:numFmt w:val="bullet"/>
      <w:lvlText w:val=""/>
      <w:lvlJc w:val="left"/>
      <w:pPr>
        <w:ind w:left="6480" w:hanging="360"/>
      </w:pPr>
      <w:rPr>
        <w:rFonts w:ascii="Wingdings" w:hAnsi="Wingdings" w:hint="default"/>
      </w:rPr>
    </w:lvl>
  </w:abstractNum>
  <w:abstractNum w:abstractNumId="4" w15:restartNumberingAfterBreak="0">
    <w:nsid w:val="177EF40D"/>
    <w:multiLevelType w:val="hybridMultilevel"/>
    <w:tmpl w:val="F1667E6E"/>
    <w:lvl w:ilvl="0" w:tplc="D5BAF324">
      <w:start w:val="1"/>
      <w:numFmt w:val="bullet"/>
      <w:lvlText w:val="·"/>
      <w:lvlJc w:val="left"/>
      <w:pPr>
        <w:ind w:left="720" w:hanging="360"/>
      </w:pPr>
      <w:rPr>
        <w:rFonts w:ascii="Symbol" w:hAnsi="Symbol" w:hint="default"/>
      </w:rPr>
    </w:lvl>
    <w:lvl w:ilvl="1" w:tplc="5D4EE21E">
      <w:start w:val="1"/>
      <w:numFmt w:val="bullet"/>
      <w:lvlText w:val="o"/>
      <w:lvlJc w:val="left"/>
      <w:pPr>
        <w:ind w:left="1440" w:hanging="360"/>
      </w:pPr>
      <w:rPr>
        <w:rFonts w:ascii="Courier New" w:hAnsi="Courier New" w:hint="default"/>
      </w:rPr>
    </w:lvl>
    <w:lvl w:ilvl="2" w:tplc="31B8D7F4">
      <w:start w:val="1"/>
      <w:numFmt w:val="bullet"/>
      <w:lvlText w:val=""/>
      <w:lvlJc w:val="left"/>
      <w:pPr>
        <w:ind w:left="2160" w:hanging="360"/>
      </w:pPr>
      <w:rPr>
        <w:rFonts w:ascii="Wingdings" w:hAnsi="Wingdings" w:hint="default"/>
      </w:rPr>
    </w:lvl>
    <w:lvl w:ilvl="3" w:tplc="345862A2">
      <w:start w:val="1"/>
      <w:numFmt w:val="bullet"/>
      <w:lvlText w:val=""/>
      <w:lvlJc w:val="left"/>
      <w:pPr>
        <w:ind w:left="2880" w:hanging="360"/>
      </w:pPr>
      <w:rPr>
        <w:rFonts w:ascii="Symbol" w:hAnsi="Symbol" w:hint="default"/>
      </w:rPr>
    </w:lvl>
    <w:lvl w:ilvl="4" w:tplc="75E09138">
      <w:start w:val="1"/>
      <w:numFmt w:val="bullet"/>
      <w:lvlText w:val="o"/>
      <w:lvlJc w:val="left"/>
      <w:pPr>
        <w:ind w:left="3600" w:hanging="360"/>
      </w:pPr>
      <w:rPr>
        <w:rFonts w:ascii="Courier New" w:hAnsi="Courier New" w:hint="default"/>
      </w:rPr>
    </w:lvl>
    <w:lvl w:ilvl="5" w:tplc="819E2522">
      <w:start w:val="1"/>
      <w:numFmt w:val="bullet"/>
      <w:lvlText w:val=""/>
      <w:lvlJc w:val="left"/>
      <w:pPr>
        <w:ind w:left="4320" w:hanging="360"/>
      </w:pPr>
      <w:rPr>
        <w:rFonts w:ascii="Wingdings" w:hAnsi="Wingdings" w:hint="default"/>
      </w:rPr>
    </w:lvl>
    <w:lvl w:ilvl="6" w:tplc="09520A5A">
      <w:start w:val="1"/>
      <w:numFmt w:val="bullet"/>
      <w:lvlText w:val=""/>
      <w:lvlJc w:val="left"/>
      <w:pPr>
        <w:ind w:left="5040" w:hanging="360"/>
      </w:pPr>
      <w:rPr>
        <w:rFonts w:ascii="Symbol" w:hAnsi="Symbol" w:hint="default"/>
      </w:rPr>
    </w:lvl>
    <w:lvl w:ilvl="7" w:tplc="99087158">
      <w:start w:val="1"/>
      <w:numFmt w:val="bullet"/>
      <w:lvlText w:val="o"/>
      <w:lvlJc w:val="left"/>
      <w:pPr>
        <w:ind w:left="5760" w:hanging="360"/>
      </w:pPr>
      <w:rPr>
        <w:rFonts w:ascii="Courier New" w:hAnsi="Courier New" w:hint="default"/>
      </w:rPr>
    </w:lvl>
    <w:lvl w:ilvl="8" w:tplc="C3A29B6C">
      <w:start w:val="1"/>
      <w:numFmt w:val="bullet"/>
      <w:lvlText w:val=""/>
      <w:lvlJc w:val="left"/>
      <w:pPr>
        <w:ind w:left="6480" w:hanging="360"/>
      </w:pPr>
      <w:rPr>
        <w:rFonts w:ascii="Wingdings" w:hAnsi="Wingdings" w:hint="default"/>
      </w:rPr>
    </w:lvl>
  </w:abstractNum>
  <w:abstractNum w:abstractNumId="5" w15:restartNumberingAfterBreak="0">
    <w:nsid w:val="1935C666"/>
    <w:multiLevelType w:val="hybridMultilevel"/>
    <w:tmpl w:val="FFFFFFFF"/>
    <w:lvl w:ilvl="0" w:tplc="792041C8">
      <w:start w:val="1"/>
      <w:numFmt w:val="bullet"/>
      <w:lvlText w:val=""/>
      <w:lvlJc w:val="left"/>
      <w:pPr>
        <w:ind w:left="720" w:hanging="360"/>
      </w:pPr>
      <w:rPr>
        <w:rFonts w:ascii="Symbol" w:hAnsi="Symbol" w:hint="default"/>
      </w:rPr>
    </w:lvl>
    <w:lvl w:ilvl="1" w:tplc="E046914A">
      <w:start w:val="1"/>
      <w:numFmt w:val="bullet"/>
      <w:lvlText w:val="o"/>
      <w:lvlJc w:val="left"/>
      <w:pPr>
        <w:ind w:left="1440" w:hanging="360"/>
      </w:pPr>
      <w:rPr>
        <w:rFonts w:ascii="Courier New" w:hAnsi="Courier New" w:hint="default"/>
      </w:rPr>
    </w:lvl>
    <w:lvl w:ilvl="2" w:tplc="25BA92BA">
      <w:start w:val="1"/>
      <w:numFmt w:val="bullet"/>
      <w:lvlText w:val=""/>
      <w:lvlJc w:val="left"/>
      <w:pPr>
        <w:ind w:left="2160" w:hanging="360"/>
      </w:pPr>
      <w:rPr>
        <w:rFonts w:ascii="Wingdings" w:hAnsi="Wingdings" w:hint="default"/>
      </w:rPr>
    </w:lvl>
    <w:lvl w:ilvl="3" w:tplc="9244DFFA">
      <w:start w:val="1"/>
      <w:numFmt w:val="bullet"/>
      <w:lvlText w:val=""/>
      <w:lvlJc w:val="left"/>
      <w:pPr>
        <w:ind w:left="2880" w:hanging="360"/>
      </w:pPr>
      <w:rPr>
        <w:rFonts w:ascii="Symbol" w:hAnsi="Symbol" w:hint="default"/>
      </w:rPr>
    </w:lvl>
    <w:lvl w:ilvl="4" w:tplc="F9C476BA">
      <w:start w:val="1"/>
      <w:numFmt w:val="bullet"/>
      <w:lvlText w:val="o"/>
      <w:lvlJc w:val="left"/>
      <w:pPr>
        <w:ind w:left="3600" w:hanging="360"/>
      </w:pPr>
      <w:rPr>
        <w:rFonts w:ascii="Courier New" w:hAnsi="Courier New" w:hint="default"/>
      </w:rPr>
    </w:lvl>
    <w:lvl w:ilvl="5" w:tplc="1F2059A4">
      <w:start w:val="1"/>
      <w:numFmt w:val="bullet"/>
      <w:lvlText w:val=""/>
      <w:lvlJc w:val="left"/>
      <w:pPr>
        <w:ind w:left="4320" w:hanging="360"/>
      </w:pPr>
      <w:rPr>
        <w:rFonts w:ascii="Wingdings" w:hAnsi="Wingdings" w:hint="default"/>
      </w:rPr>
    </w:lvl>
    <w:lvl w:ilvl="6" w:tplc="51082B98">
      <w:start w:val="1"/>
      <w:numFmt w:val="bullet"/>
      <w:lvlText w:val=""/>
      <w:lvlJc w:val="left"/>
      <w:pPr>
        <w:ind w:left="5040" w:hanging="360"/>
      </w:pPr>
      <w:rPr>
        <w:rFonts w:ascii="Symbol" w:hAnsi="Symbol" w:hint="default"/>
      </w:rPr>
    </w:lvl>
    <w:lvl w:ilvl="7" w:tplc="E12E572A">
      <w:start w:val="1"/>
      <w:numFmt w:val="bullet"/>
      <w:lvlText w:val="o"/>
      <w:lvlJc w:val="left"/>
      <w:pPr>
        <w:ind w:left="5760" w:hanging="360"/>
      </w:pPr>
      <w:rPr>
        <w:rFonts w:ascii="Courier New" w:hAnsi="Courier New" w:hint="default"/>
      </w:rPr>
    </w:lvl>
    <w:lvl w:ilvl="8" w:tplc="5BAC278C">
      <w:start w:val="1"/>
      <w:numFmt w:val="bullet"/>
      <w:lvlText w:val=""/>
      <w:lvlJc w:val="left"/>
      <w:pPr>
        <w:ind w:left="6480" w:hanging="360"/>
      </w:pPr>
      <w:rPr>
        <w:rFonts w:ascii="Wingdings" w:hAnsi="Wingdings" w:hint="default"/>
      </w:rPr>
    </w:lvl>
  </w:abstractNum>
  <w:abstractNum w:abstractNumId="6" w15:restartNumberingAfterBreak="0">
    <w:nsid w:val="1A6687DD"/>
    <w:multiLevelType w:val="hybridMultilevel"/>
    <w:tmpl w:val="EA00B780"/>
    <w:lvl w:ilvl="0" w:tplc="20CEFF0A">
      <w:start w:val="1"/>
      <w:numFmt w:val="bullet"/>
      <w:lvlText w:val=""/>
      <w:lvlJc w:val="left"/>
      <w:pPr>
        <w:ind w:left="720" w:hanging="360"/>
      </w:pPr>
      <w:rPr>
        <w:rFonts w:ascii="Symbol" w:hAnsi="Symbol" w:hint="default"/>
      </w:rPr>
    </w:lvl>
    <w:lvl w:ilvl="1" w:tplc="BB9CF4DA">
      <w:start w:val="1"/>
      <w:numFmt w:val="bullet"/>
      <w:lvlText w:val="o"/>
      <w:lvlJc w:val="left"/>
      <w:pPr>
        <w:ind w:left="1440" w:hanging="360"/>
      </w:pPr>
      <w:rPr>
        <w:rFonts w:ascii="Courier New" w:hAnsi="Courier New" w:hint="default"/>
      </w:rPr>
    </w:lvl>
    <w:lvl w:ilvl="2" w:tplc="DEDE78B4">
      <w:start w:val="1"/>
      <w:numFmt w:val="bullet"/>
      <w:lvlText w:val=""/>
      <w:lvlJc w:val="left"/>
      <w:pPr>
        <w:ind w:left="2160" w:hanging="360"/>
      </w:pPr>
      <w:rPr>
        <w:rFonts w:ascii="Wingdings" w:hAnsi="Wingdings" w:hint="default"/>
      </w:rPr>
    </w:lvl>
    <w:lvl w:ilvl="3" w:tplc="EBC690F0">
      <w:start w:val="1"/>
      <w:numFmt w:val="bullet"/>
      <w:lvlText w:val=""/>
      <w:lvlJc w:val="left"/>
      <w:pPr>
        <w:ind w:left="2880" w:hanging="360"/>
      </w:pPr>
      <w:rPr>
        <w:rFonts w:ascii="Symbol" w:hAnsi="Symbol" w:hint="default"/>
      </w:rPr>
    </w:lvl>
    <w:lvl w:ilvl="4" w:tplc="E07A5390">
      <w:start w:val="1"/>
      <w:numFmt w:val="bullet"/>
      <w:lvlText w:val="o"/>
      <w:lvlJc w:val="left"/>
      <w:pPr>
        <w:ind w:left="3600" w:hanging="360"/>
      </w:pPr>
      <w:rPr>
        <w:rFonts w:ascii="Courier New" w:hAnsi="Courier New" w:hint="default"/>
      </w:rPr>
    </w:lvl>
    <w:lvl w:ilvl="5" w:tplc="50A08EB0">
      <w:start w:val="1"/>
      <w:numFmt w:val="bullet"/>
      <w:lvlText w:val=""/>
      <w:lvlJc w:val="left"/>
      <w:pPr>
        <w:ind w:left="4320" w:hanging="360"/>
      </w:pPr>
      <w:rPr>
        <w:rFonts w:ascii="Wingdings" w:hAnsi="Wingdings" w:hint="default"/>
      </w:rPr>
    </w:lvl>
    <w:lvl w:ilvl="6" w:tplc="83B66730">
      <w:start w:val="1"/>
      <w:numFmt w:val="bullet"/>
      <w:lvlText w:val=""/>
      <w:lvlJc w:val="left"/>
      <w:pPr>
        <w:ind w:left="5040" w:hanging="360"/>
      </w:pPr>
      <w:rPr>
        <w:rFonts w:ascii="Symbol" w:hAnsi="Symbol" w:hint="default"/>
      </w:rPr>
    </w:lvl>
    <w:lvl w:ilvl="7" w:tplc="3A728F96">
      <w:start w:val="1"/>
      <w:numFmt w:val="bullet"/>
      <w:lvlText w:val="o"/>
      <w:lvlJc w:val="left"/>
      <w:pPr>
        <w:ind w:left="5760" w:hanging="360"/>
      </w:pPr>
      <w:rPr>
        <w:rFonts w:ascii="Courier New" w:hAnsi="Courier New" w:hint="default"/>
      </w:rPr>
    </w:lvl>
    <w:lvl w:ilvl="8" w:tplc="03647D82">
      <w:start w:val="1"/>
      <w:numFmt w:val="bullet"/>
      <w:lvlText w:val=""/>
      <w:lvlJc w:val="left"/>
      <w:pPr>
        <w:ind w:left="6480" w:hanging="360"/>
      </w:pPr>
      <w:rPr>
        <w:rFonts w:ascii="Wingdings" w:hAnsi="Wingdings" w:hint="default"/>
      </w:rPr>
    </w:lvl>
  </w:abstractNum>
  <w:abstractNum w:abstractNumId="7" w15:restartNumberingAfterBreak="0">
    <w:nsid w:val="1BEB283F"/>
    <w:multiLevelType w:val="hybridMultilevel"/>
    <w:tmpl w:val="06BEE2DA"/>
    <w:lvl w:ilvl="0" w:tplc="4986FBC6">
      <w:start w:val="1"/>
      <w:numFmt w:val="bullet"/>
      <w:lvlText w:val=""/>
      <w:lvlJc w:val="left"/>
      <w:pPr>
        <w:ind w:left="720" w:hanging="360"/>
      </w:pPr>
      <w:rPr>
        <w:rFonts w:ascii="Symbol" w:hAnsi="Symbol" w:hint="default"/>
      </w:rPr>
    </w:lvl>
    <w:lvl w:ilvl="1" w:tplc="6F92AFAE">
      <w:start w:val="1"/>
      <w:numFmt w:val="bullet"/>
      <w:lvlText w:val="o"/>
      <w:lvlJc w:val="left"/>
      <w:pPr>
        <w:ind w:left="1440" w:hanging="360"/>
      </w:pPr>
      <w:rPr>
        <w:rFonts w:ascii="Courier New" w:hAnsi="Courier New" w:hint="default"/>
      </w:rPr>
    </w:lvl>
    <w:lvl w:ilvl="2" w:tplc="21B81024">
      <w:start w:val="1"/>
      <w:numFmt w:val="bullet"/>
      <w:lvlText w:val=""/>
      <w:lvlJc w:val="left"/>
      <w:pPr>
        <w:ind w:left="2160" w:hanging="360"/>
      </w:pPr>
      <w:rPr>
        <w:rFonts w:ascii="Wingdings" w:hAnsi="Wingdings" w:hint="default"/>
      </w:rPr>
    </w:lvl>
    <w:lvl w:ilvl="3" w:tplc="AA923214">
      <w:start w:val="1"/>
      <w:numFmt w:val="bullet"/>
      <w:lvlText w:val=""/>
      <w:lvlJc w:val="left"/>
      <w:pPr>
        <w:ind w:left="2880" w:hanging="360"/>
      </w:pPr>
      <w:rPr>
        <w:rFonts w:ascii="Symbol" w:hAnsi="Symbol" w:hint="default"/>
      </w:rPr>
    </w:lvl>
    <w:lvl w:ilvl="4" w:tplc="73668D9E">
      <w:start w:val="1"/>
      <w:numFmt w:val="bullet"/>
      <w:lvlText w:val="o"/>
      <w:lvlJc w:val="left"/>
      <w:pPr>
        <w:ind w:left="3600" w:hanging="360"/>
      </w:pPr>
      <w:rPr>
        <w:rFonts w:ascii="Courier New" w:hAnsi="Courier New" w:hint="default"/>
      </w:rPr>
    </w:lvl>
    <w:lvl w:ilvl="5" w:tplc="5088F53A">
      <w:start w:val="1"/>
      <w:numFmt w:val="bullet"/>
      <w:lvlText w:val=""/>
      <w:lvlJc w:val="left"/>
      <w:pPr>
        <w:ind w:left="4320" w:hanging="360"/>
      </w:pPr>
      <w:rPr>
        <w:rFonts w:ascii="Wingdings" w:hAnsi="Wingdings" w:hint="default"/>
      </w:rPr>
    </w:lvl>
    <w:lvl w:ilvl="6" w:tplc="63BC89DE">
      <w:start w:val="1"/>
      <w:numFmt w:val="bullet"/>
      <w:lvlText w:val=""/>
      <w:lvlJc w:val="left"/>
      <w:pPr>
        <w:ind w:left="5040" w:hanging="360"/>
      </w:pPr>
      <w:rPr>
        <w:rFonts w:ascii="Symbol" w:hAnsi="Symbol" w:hint="default"/>
      </w:rPr>
    </w:lvl>
    <w:lvl w:ilvl="7" w:tplc="7D9897EE">
      <w:start w:val="1"/>
      <w:numFmt w:val="bullet"/>
      <w:lvlText w:val="o"/>
      <w:lvlJc w:val="left"/>
      <w:pPr>
        <w:ind w:left="5760" w:hanging="360"/>
      </w:pPr>
      <w:rPr>
        <w:rFonts w:ascii="Courier New" w:hAnsi="Courier New" w:hint="default"/>
      </w:rPr>
    </w:lvl>
    <w:lvl w:ilvl="8" w:tplc="ECE0049C">
      <w:start w:val="1"/>
      <w:numFmt w:val="bullet"/>
      <w:lvlText w:val=""/>
      <w:lvlJc w:val="left"/>
      <w:pPr>
        <w:ind w:left="6480" w:hanging="360"/>
      </w:pPr>
      <w:rPr>
        <w:rFonts w:ascii="Wingdings" w:hAnsi="Wingdings" w:hint="default"/>
      </w:rPr>
    </w:lvl>
  </w:abstractNum>
  <w:abstractNum w:abstractNumId="8" w15:restartNumberingAfterBreak="0">
    <w:nsid w:val="1EC7DB5A"/>
    <w:multiLevelType w:val="hybridMultilevel"/>
    <w:tmpl w:val="378EB786"/>
    <w:lvl w:ilvl="0" w:tplc="05BC6C76">
      <w:start w:val="1"/>
      <w:numFmt w:val="bullet"/>
      <w:lvlText w:val=""/>
      <w:lvlJc w:val="left"/>
      <w:pPr>
        <w:ind w:left="720" w:hanging="360"/>
      </w:pPr>
      <w:rPr>
        <w:rFonts w:ascii="Symbol" w:hAnsi="Symbol" w:hint="default"/>
      </w:rPr>
    </w:lvl>
    <w:lvl w:ilvl="1" w:tplc="572A7A40">
      <w:start w:val="1"/>
      <w:numFmt w:val="bullet"/>
      <w:lvlText w:val="o"/>
      <w:lvlJc w:val="left"/>
      <w:pPr>
        <w:ind w:left="1440" w:hanging="360"/>
      </w:pPr>
      <w:rPr>
        <w:rFonts w:ascii="Courier New" w:hAnsi="Courier New" w:hint="default"/>
      </w:rPr>
    </w:lvl>
    <w:lvl w:ilvl="2" w:tplc="44A4AE90">
      <w:start w:val="1"/>
      <w:numFmt w:val="bullet"/>
      <w:lvlText w:val=""/>
      <w:lvlJc w:val="left"/>
      <w:pPr>
        <w:ind w:left="2160" w:hanging="360"/>
      </w:pPr>
      <w:rPr>
        <w:rFonts w:ascii="Wingdings" w:hAnsi="Wingdings" w:hint="default"/>
      </w:rPr>
    </w:lvl>
    <w:lvl w:ilvl="3" w:tplc="6704A430">
      <w:start w:val="1"/>
      <w:numFmt w:val="bullet"/>
      <w:lvlText w:val=""/>
      <w:lvlJc w:val="left"/>
      <w:pPr>
        <w:ind w:left="2880" w:hanging="360"/>
      </w:pPr>
      <w:rPr>
        <w:rFonts w:ascii="Symbol" w:hAnsi="Symbol" w:hint="default"/>
      </w:rPr>
    </w:lvl>
    <w:lvl w:ilvl="4" w:tplc="6DD88C38">
      <w:start w:val="1"/>
      <w:numFmt w:val="bullet"/>
      <w:lvlText w:val="o"/>
      <w:lvlJc w:val="left"/>
      <w:pPr>
        <w:ind w:left="3600" w:hanging="360"/>
      </w:pPr>
      <w:rPr>
        <w:rFonts w:ascii="Courier New" w:hAnsi="Courier New" w:hint="default"/>
      </w:rPr>
    </w:lvl>
    <w:lvl w:ilvl="5" w:tplc="BF06FF88">
      <w:start w:val="1"/>
      <w:numFmt w:val="bullet"/>
      <w:lvlText w:val=""/>
      <w:lvlJc w:val="left"/>
      <w:pPr>
        <w:ind w:left="4320" w:hanging="360"/>
      </w:pPr>
      <w:rPr>
        <w:rFonts w:ascii="Wingdings" w:hAnsi="Wingdings" w:hint="default"/>
      </w:rPr>
    </w:lvl>
    <w:lvl w:ilvl="6" w:tplc="AC246350">
      <w:start w:val="1"/>
      <w:numFmt w:val="bullet"/>
      <w:lvlText w:val=""/>
      <w:lvlJc w:val="left"/>
      <w:pPr>
        <w:ind w:left="5040" w:hanging="360"/>
      </w:pPr>
      <w:rPr>
        <w:rFonts w:ascii="Symbol" w:hAnsi="Symbol" w:hint="default"/>
      </w:rPr>
    </w:lvl>
    <w:lvl w:ilvl="7" w:tplc="8DC8B81E">
      <w:start w:val="1"/>
      <w:numFmt w:val="bullet"/>
      <w:lvlText w:val="o"/>
      <w:lvlJc w:val="left"/>
      <w:pPr>
        <w:ind w:left="5760" w:hanging="360"/>
      </w:pPr>
      <w:rPr>
        <w:rFonts w:ascii="Courier New" w:hAnsi="Courier New" w:hint="default"/>
      </w:rPr>
    </w:lvl>
    <w:lvl w:ilvl="8" w:tplc="C79891BA">
      <w:start w:val="1"/>
      <w:numFmt w:val="bullet"/>
      <w:lvlText w:val=""/>
      <w:lvlJc w:val="left"/>
      <w:pPr>
        <w:ind w:left="6480" w:hanging="360"/>
      </w:pPr>
      <w:rPr>
        <w:rFonts w:ascii="Wingdings" w:hAnsi="Wingdings" w:hint="default"/>
      </w:rPr>
    </w:lvl>
  </w:abstractNum>
  <w:abstractNum w:abstractNumId="9" w15:restartNumberingAfterBreak="0">
    <w:nsid w:val="1F16D8A6"/>
    <w:multiLevelType w:val="hybridMultilevel"/>
    <w:tmpl w:val="FFFFFFFF"/>
    <w:lvl w:ilvl="0" w:tplc="3F4A6AFC">
      <w:start w:val="1"/>
      <w:numFmt w:val="bullet"/>
      <w:lvlText w:val="-"/>
      <w:lvlJc w:val="left"/>
      <w:pPr>
        <w:ind w:left="720" w:hanging="360"/>
      </w:pPr>
      <w:rPr>
        <w:rFonts w:ascii="Aptos" w:hAnsi="Aptos" w:hint="default"/>
      </w:rPr>
    </w:lvl>
    <w:lvl w:ilvl="1" w:tplc="E30038D0">
      <w:start w:val="1"/>
      <w:numFmt w:val="bullet"/>
      <w:lvlText w:val="o"/>
      <w:lvlJc w:val="left"/>
      <w:pPr>
        <w:ind w:left="1440" w:hanging="360"/>
      </w:pPr>
      <w:rPr>
        <w:rFonts w:ascii="Courier New" w:hAnsi="Courier New" w:hint="default"/>
      </w:rPr>
    </w:lvl>
    <w:lvl w:ilvl="2" w:tplc="121C2414">
      <w:start w:val="1"/>
      <w:numFmt w:val="bullet"/>
      <w:lvlText w:val=""/>
      <w:lvlJc w:val="left"/>
      <w:pPr>
        <w:ind w:left="2160" w:hanging="360"/>
      </w:pPr>
      <w:rPr>
        <w:rFonts w:ascii="Wingdings" w:hAnsi="Wingdings" w:hint="default"/>
      </w:rPr>
    </w:lvl>
    <w:lvl w:ilvl="3" w:tplc="960A7090">
      <w:start w:val="1"/>
      <w:numFmt w:val="bullet"/>
      <w:lvlText w:val=""/>
      <w:lvlJc w:val="left"/>
      <w:pPr>
        <w:ind w:left="2880" w:hanging="360"/>
      </w:pPr>
      <w:rPr>
        <w:rFonts w:ascii="Symbol" w:hAnsi="Symbol" w:hint="default"/>
      </w:rPr>
    </w:lvl>
    <w:lvl w:ilvl="4" w:tplc="A6A20F80">
      <w:start w:val="1"/>
      <w:numFmt w:val="bullet"/>
      <w:lvlText w:val="o"/>
      <w:lvlJc w:val="left"/>
      <w:pPr>
        <w:ind w:left="3600" w:hanging="360"/>
      </w:pPr>
      <w:rPr>
        <w:rFonts w:ascii="Courier New" w:hAnsi="Courier New" w:hint="default"/>
      </w:rPr>
    </w:lvl>
    <w:lvl w:ilvl="5" w:tplc="1F822CE4">
      <w:start w:val="1"/>
      <w:numFmt w:val="bullet"/>
      <w:lvlText w:val=""/>
      <w:lvlJc w:val="left"/>
      <w:pPr>
        <w:ind w:left="4320" w:hanging="360"/>
      </w:pPr>
      <w:rPr>
        <w:rFonts w:ascii="Wingdings" w:hAnsi="Wingdings" w:hint="default"/>
      </w:rPr>
    </w:lvl>
    <w:lvl w:ilvl="6" w:tplc="ABE8667C">
      <w:start w:val="1"/>
      <w:numFmt w:val="bullet"/>
      <w:lvlText w:val=""/>
      <w:lvlJc w:val="left"/>
      <w:pPr>
        <w:ind w:left="5040" w:hanging="360"/>
      </w:pPr>
      <w:rPr>
        <w:rFonts w:ascii="Symbol" w:hAnsi="Symbol" w:hint="default"/>
      </w:rPr>
    </w:lvl>
    <w:lvl w:ilvl="7" w:tplc="3C3E7F52">
      <w:start w:val="1"/>
      <w:numFmt w:val="bullet"/>
      <w:lvlText w:val="o"/>
      <w:lvlJc w:val="left"/>
      <w:pPr>
        <w:ind w:left="5760" w:hanging="360"/>
      </w:pPr>
      <w:rPr>
        <w:rFonts w:ascii="Courier New" w:hAnsi="Courier New" w:hint="default"/>
      </w:rPr>
    </w:lvl>
    <w:lvl w:ilvl="8" w:tplc="FEC6964A">
      <w:start w:val="1"/>
      <w:numFmt w:val="bullet"/>
      <w:lvlText w:val=""/>
      <w:lvlJc w:val="left"/>
      <w:pPr>
        <w:ind w:left="6480" w:hanging="360"/>
      </w:pPr>
      <w:rPr>
        <w:rFonts w:ascii="Wingdings" w:hAnsi="Wingdings" w:hint="default"/>
      </w:rPr>
    </w:lvl>
  </w:abstractNum>
  <w:abstractNum w:abstractNumId="10" w15:restartNumberingAfterBreak="0">
    <w:nsid w:val="208CD11D"/>
    <w:multiLevelType w:val="hybridMultilevel"/>
    <w:tmpl w:val="850EDA12"/>
    <w:lvl w:ilvl="0" w:tplc="8A76594A">
      <w:start w:val="1"/>
      <w:numFmt w:val="bullet"/>
      <w:lvlText w:val=""/>
      <w:lvlJc w:val="left"/>
      <w:pPr>
        <w:ind w:left="720" w:hanging="360"/>
      </w:pPr>
      <w:rPr>
        <w:rFonts w:ascii="Symbol" w:hAnsi="Symbol" w:hint="default"/>
      </w:rPr>
    </w:lvl>
    <w:lvl w:ilvl="1" w:tplc="CF44FC1C">
      <w:start w:val="1"/>
      <w:numFmt w:val="bullet"/>
      <w:lvlText w:val="o"/>
      <w:lvlJc w:val="left"/>
      <w:pPr>
        <w:ind w:left="1440" w:hanging="360"/>
      </w:pPr>
      <w:rPr>
        <w:rFonts w:ascii="Courier New" w:hAnsi="Courier New" w:hint="default"/>
      </w:rPr>
    </w:lvl>
    <w:lvl w:ilvl="2" w:tplc="736EB6B0">
      <w:start w:val="1"/>
      <w:numFmt w:val="bullet"/>
      <w:lvlText w:val=""/>
      <w:lvlJc w:val="left"/>
      <w:pPr>
        <w:ind w:left="2160" w:hanging="360"/>
      </w:pPr>
      <w:rPr>
        <w:rFonts w:ascii="Wingdings" w:hAnsi="Wingdings" w:hint="default"/>
      </w:rPr>
    </w:lvl>
    <w:lvl w:ilvl="3" w:tplc="F18AEA4E">
      <w:start w:val="1"/>
      <w:numFmt w:val="bullet"/>
      <w:lvlText w:val=""/>
      <w:lvlJc w:val="left"/>
      <w:pPr>
        <w:ind w:left="2880" w:hanging="360"/>
      </w:pPr>
      <w:rPr>
        <w:rFonts w:ascii="Symbol" w:hAnsi="Symbol" w:hint="default"/>
      </w:rPr>
    </w:lvl>
    <w:lvl w:ilvl="4" w:tplc="59E8A0CA">
      <w:start w:val="1"/>
      <w:numFmt w:val="bullet"/>
      <w:lvlText w:val="o"/>
      <w:lvlJc w:val="left"/>
      <w:pPr>
        <w:ind w:left="3600" w:hanging="360"/>
      </w:pPr>
      <w:rPr>
        <w:rFonts w:ascii="Courier New" w:hAnsi="Courier New" w:hint="default"/>
      </w:rPr>
    </w:lvl>
    <w:lvl w:ilvl="5" w:tplc="CF54654A">
      <w:start w:val="1"/>
      <w:numFmt w:val="bullet"/>
      <w:lvlText w:val=""/>
      <w:lvlJc w:val="left"/>
      <w:pPr>
        <w:ind w:left="4320" w:hanging="360"/>
      </w:pPr>
      <w:rPr>
        <w:rFonts w:ascii="Wingdings" w:hAnsi="Wingdings" w:hint="default"/>
      </w:rPr>
    </w:lvl>
    <w:lvl w:ilvl="6" w:tplc="4A609152">
      <w:start w:val="1"/>
      <w:numFmt w:val="bullet"/>
      <w:lvlText w:val=""/>
      <w:lvlJc w:val="left"/>
      <w:pPr>
        <w:ind w:left="5040" w:hanging="360"/>
      </w:pPr>
      <w:rPr>
        <w:rFonts w:ascii="Symbol" w:hAnsi="Symbol" w:hint="default"/>
      </w:rPr>
    </w:lvl>
    <w:lvl w:ilvl="7" w:tplc="9C5AAC30">
      <w:start w:val="1"/>
      <w:numFmt w:val="bullet"/>
      <w:lvlText w:val="o"/>
      <w:lvlJc w:val="left"/>
      <w:pPr>
        <w:ind w:left="5760" w:hanging="360"/>
      </w:pPr>
      <w:rPr>
        <w:rFonts w:ascii="Courier New" w:hAnsi="Courier New" w:hint="default"/>
      </w:rPr>
    </w:lvl>
    <w:lvl w:ilvl="8" w:tplc="2E164974">
      <w:start w:val="1"/>
      <w:numFmt w:val="bullet"/>
      <w:lvlText w:val=""/>
      <w:lvlJc w:val="left"/>
      <w:pPr>
        <w:ind w:left="6480" w:hanging="360"/>
      </w:pPr>
      <w:rPr>
        <w:rFonts w:ascii="Wingdings" w:hAnsi="Wingdings" w:hint="default"/>
      </w:rPr>
    </w:lvl>
  </w:abstractNum>
  <w:abstractNum w:abstractNumId="11" w15:restartNumberingAfterBreak="0">
    <w:nsid w:val="27659DED"/>
    <w:multiLevelType w:val="hybridMultilevel"/>
    <w:tmpl w:val="FFFFFFFF"/>
    <w:lvl w:ilvl="0" w:tplc="9716D630">
      <w:start w:val="1"/>
      <w:numFmt w:val="bullet"/>
      <w:lvlText w:val=""/>
      <w:lvlJc w:val="left"/>
      <w:pPr>
        <w:ind w:left="720" w:hanging="360"/>
      </w:pPr>
      <w:rPr>
        <w:rFonts w:ascii="Symbol" w:hAnsi="Symbol" w:hint="default"/>
      </w:rPr>
    </w:lvl>
    <w:lvl w:ilvl="1" w:tplc="97120276">
      <w:start w:val="1"/>
      <w:numFmt w:val="bullet"/>
      <w:lvlText w:val="o"/>
      <w:lvlJc w:val="left"/>
      <w:pPr>
        <w:ind w:left="1440" w:hanging="360"/>
      </w:pPr>
      <w:rPr>
        <w:rFonts w:ascii="Courier New" w:hAnsi="Courier New" w:hint="default"/>
      </w:rPr>
    </w:lvl>
    <w:lvl w:ilvl="2" w:tplc="AB56B390">
      <w:start w:val="1"/>
      <w:numFmt w:val="bullet"/>
      <w:lvlText w:val=""/>
      <w:lvlJc w:val="left"/>
      <w:pPr>
        <w:ind w:left="2160" w:hanging="360"/>
      </w:pPr>
      <w:rPr>
        <w:rFonts w:ascii="Wingdings" w:hAnsi="Wingdings" w:hint="default"/>
      </w:rPr>
    </w:lvl>
    <w:lvl w:ilvl="3" w:tplc="2EA61262">
      <w:start w:val="1"/>
      <w:numFmt w:val="bullet"/>
      <w:lvlText w:val=""/>
      <w:lvlJc w:val="left"/>
      <w:pPr>
        <w:ind w:left="2880" w:hanging="360"/>
      </w:pPr>
      <w:rPr>
        <w:rFonts w:ascii="Symbol" w:hAnsi="Symbol" w:hint="default"/>
      </w:rPr>
    </w:lvl>
    <w:lvl w:ilvl="4" w:tplc="83B090A0">
      <w:start w:val="1"/>
      <w:numFmt w:val="bullet"/>
      <w:lvlText w:val="o"/>
      <w:lvlJc w:val="left"/>
      <w:pPr>
        <w:ind w:left="3600" w:hanging="360"/>
      </w:pPr>
      <w:rPr>
        <w:rFonts w:ascii="Courier New" w:hAnsi="Courier New" w:hint="default"/>
      </w:rPr>
    </w:lvl>
    <w:lvl w:ilvl="5" w:tplc="E22689E6">
      <w:start w:val="1"/>
      <w:numFmt w:val="bullet"/>
      <w:lvlText w:val=""/>
      <w:lvlJc w:val="left"/>
      <w:pPr>
        <w:ind w:left="4320" w:hanging="360"/>
      </w:pPr>
      <w:rPr>
        <w:rFonts w:ascii="Wingdings" w:hAnsi="Wingdings" w:hint="default"/>
      </w:rPr>
    </w:lvl>
    <w:lvl w:ilvl="6" w:tplc="A6B050BC">
      <w:start w:val="1"/>
      <w:numFmt w:val="bullet"/>
      <w:lvlText w:val=""/>
      <w:lvlJc w:val="left"/>
      <w:pPr>
        <w:ind w:left="5040" w:hanging="360"/>
      </w:pPr>
      <w:rPr>
        <w:rFonts w:ascii="Symbol" w:hAnsi="Symbol" w:hint="default"/>
      </w:rPr>
    </w:lvl>
    <w:lvl w:ilvl="7" w:tplc="9BBC00CE">
      <w:start w:val="1"/>
      <w:numFmt w:val="bullet"/>
      <w:lvlText w:val="o"/>
      <w:lvlJc w:val="left"/>
      <w:pPr>
        <w:ind w:left="5760" w:hanging="360"/>
      </w:pPr>
      <w:rPr>
        <w:rFonts w:ascii="Courier New" w:hAnsi="Courier New" w:hint="default"/>
      </w:rPr>
    </w:lvl>
    <w:lvl w:ilvl="8" w:tplc="5504FF90">
      <w:start w:val="1"/>
      <w:numFmt w:val="bullet"/>
      <w:lvlText w:val=""/>
      <w:lvlJc w:val="left"/>
      <w:pPr>
        <w:ind w:left="6480" w:hanging="360"/>
      </w:pPr>
      <w:rPr>
        <w:rFonts w:ascii="Wingdings" w:hAnsi="Wingdings" w:hint="default"/>
      </w:rPr>
    </w:lvl>
  </w:abstractNum>
  <w:abstractNum w:abstractNumId="12" w15:restartNumberingAfterBreak="0">
    <w:nsid w:val="2B87A77C"/>
    <w:multiLevelType w:val="hybridMultilevel"/>
    <w:tmpl w:val="DEE8FEE8"/>
    <w:lvl w:ilvl="0" w:tplc="C92E9A08">
      <w:start w:val="1"/>
      <w:numFmt w:val="bullet"/>
      <w:lvlText w:val=""/>
      <w:lvlJc w:val="left"/>
      <w:pPr>
        <w:ind w:left="720" w:hanging="360"/>
      </w:pPr>
      <w:rPr>
        <w:rFonts w:ascii="Symbol" w:hAnsi="Symbol" w:hint="default"/>
      </w:rPr>
    </w:lvl>
    <w:lvl w:ilvl="1" w:tplc="8F9CF9AE">
      <w:start w:val="1"/>
      <w:numFmt w:val="bullet"/>
      <w:lvlText w:val="o"/>
      <w:lvlJc w:val="left"/>
      <w:pPr>
        <w:ind w:left="1440" w:hanging="360"/>
      </w:pPr>
      <w:rPr>
        <w:rFonts w:ascii="Courier New" w:hAnsi="Courier New" w:hint="default"/>
      </w:rPr>
    </w:lvl>
    <w:lvl w:ilvl="2" w:tplc="123CFCA6">
      <w:start w:val="1"/>
      <w:numFmt w:val="bullet"/>
      <w:lvlText w:val=""/>
      <w:lvlJc w:val="left"/>
      <w:pPr>
        <w:ind w:left="2160" w:hanging="360"/>
      </w:pPr>
      <w:rPr>
        <w:rFonts w:ascii="Wingdings" w:hAnsi="Wingdings" w:hint="default"/>
      </w:rPr>
    </w:lvl>
    <w:lvl w:ilvl="3" w:tplc="1074B092">
      <w:start w:val="1"/>
      <w:numFmt w:val="bullet"/>
      <w:lvlText w:val=""/>
      <w:lvlJc w:val="left"/>
      <w:pPr>
        <w:ind w:left="2880" w:hanging="360"/>
      </w:pPr>
      <w:rPr>
        <w:rFonts w:ascii="Symbol" w:hAnsi="Symbol" w:hint="default"/>
      </w:rPr>
    </w:lvl>
    <w:lvl w:ilvl="4" w:tplc="665E9068">
      <w:start w:val="1"/>
      <w:numFmt w:val="bullet"/>
      <w:lvlText w:val="o"/>
      <w:lvlJc w:val="left"/>
      <w:pPr>
        <w:ind w:left="3600" w:hanging="360"/>
      </w:pPr>
      <w:rPr>
        <w:rFonts w:ascii="Courier New" w:hAnsi="Courier New" w:hint="default"/>
      </w:rPr>
    </w:lvl>
    <w:lvl w:ilvl="5" w:tplc="846A528E">
      <w:start w:val="1"/>
      <w:numFmt w:val="bullet"/>
      <w:lvlText w:val=""/>
      <w:lvlJc w:val="left"/>
      <w:pPr>
        <w:ind w:left="4320" w:hanging="360"/>
      </w:pPr>
      <w:rPr>
        <w:rFonts w:ascii="Wingdings" w:hAnsi="Wingdings" w:hint="default"/>
      </w:rPr>
    </w:lvl>
    <w:lvl w:ilvl="6" w:tplc="9BD8275C">
      <w:start w:val="1"/>
      <w:numFmt w:val="bullet"/>
      <w:lvlText w:val=""/>
      <w:lvlJc w:val="left"/>
      <w:pPr>
        <w:ind w:left="5040" w:hanging="360"/>
      </w:pPr>
      <w:rPr>
        <w:rFonts w:ascii="Symbol" w:hAnsi="Symbol" w:hint="default"/>
      </w:rPr>
    </w:lvl>
    <w:lvl w:ilvl="7" w:tplc="40E02610">
      <w:start w:val="1"/>
      <w:numFmt w:val="bullet"/>
      <w:lvlText w:val="o"/>
      <w:lvlJc w:val="left"/>
      <w:pPr>
        <w:ind w:left="5760" w:hanging="360"/>
      </w:pPr>
      <w:rPr>
        <w:rFonts w:ascii="Courier New" w:hAnsi="Courier New" w:hint="default"/>
      </w:rPr>
    </w:lvl>
    <w:lvl w:ilvl="8" w:tplc="7B563786">
      <w:start w:val="1"/>
      <w:numFmt w:val="bullet"/>
      <w:lvlText w:val=""/>
      <w:lvlJc w:val="left"/>
      <w:pPr>
        <w:ind w:left="6480" w:hanging="360"/>
      </w:pPr>
      <w:rPr>
        <w:rFonts w:ascii="Wingdings" w:hAnsi="Wingdings" w:hint="default"/>
      </w:rPr>
    </w:lvl>
  </w:abstractNum>
  <w:abstractNum w:abstractNumId="13" w15:restartNumberingAfterBreak="0">
    <w:nsid w:val="30F7EFD8"/>
    <w:multiLevelType w:val="hybridMultilevel"/>
    <w:tmpl w:val="63CAB75E"/>
    <w:lvl w:ilvl="0" w:tplc="3A5E9B6E">
      <w:start w:val="1"/>
      <w:numFmt w:val="bullet"/>
      <w:lvlText w:val=""/>
      <w:lvlJc w:val="left"/>
      <w:pPr>
        <w:ind w:left="720" w:hanging="360"/>
      </w:pPr>
      <w:rPr>
        <w:rFonts w:ascii="Symbol" w:hAnsi="Symbol" w:hint="default"/>
      </w:rPr>
    </w:lvl>
    <w:lvl w:ilvl="1" w:tplc="366C3E44">
      <w:start w:val="1"/>
      <w:numFmt w:val="bullet"/>
      <w:lvlText w:val="o"/>
      <w:lvlJc w:val="left"/>
      <w:pPr>
        <w:ind w:left="1440" w:hanging="360"/>
      </w:pPr>
      <w:rPr>
        <w:rFonts w:ascii="Courier New" w:hAnsi="Courier New" w:hint="default"/>
      </w:rPr>
    </w:lvl>
    <w:lvl w:ilvl="2" w:tplc="1254A056">
      <w:start w:val="1"/>
      <w:numFmt w:val="bullet"/>
      <w:lvlText w:val=""/>
      <w:lvlJc w:val="left"/>
      <w:pPr>
        <w:ind w:left="2160" w:hanging="360"/>
      </w:pPr>
      <w:rPr>
        <w:rFonts w:ascii="Wingdings" w:hAnsi="Wingdings" w:hint="default"/>
      </w:rPr>
    </w:lvl>
    <w:lvl w:ilvl="3" w:tplc="AC54C7EA">
      <w:start w:val="1"/>
      <w:numFmt w:val="bullet"/>
      <w:lvlText w:val=""/>
      <w:lvlJc w:val="left"/>
      <w:pPr>
        <w:ind w:left="2880" w:hanging="360"/>
      </w:pPr>
      <w:rPr>
        <w:rFonts w:ascii="Symbol" w:hAnsi="Symbol" w:hint="default"/>
      </w:rPr>
    </w:lvl>
    <w:lvl w:ilvl="4" w:tplc="CF7C8396">
      <w:start w:val="1"/>
      <w:numFmt w:val="bullet"/>
      <w:lvlText w:val="o"/>
      <w:lvlJc w:val="left"/>
      <w:pPr>
        <w:ind w:left="3600" w:hanging="360"/>
      </w:pPr>
      <w:rPr>
        <w:rFonts w:ascii="Courier New" w:hAnsi="Courier New" w:hint="default"/>
      </w:rPr>
    </w:lvl>
    <w:lvl w:ilvl="5" w:tplc="A306ADE2">
      <w:start w:val="1"/>
      <w:numFmt w:val="bullet"/>
      <w:lvlText w:val=""/>
      <w:lvlJc w:val="left"/>
      <w:pPr>
        <w:ind w:left="4320" w:hanging="360"/>
      </w:pPr>
      <w:rPr>
        <w:rFonts w:ascii="Wingdings" w:hAnsi="Wingdings" w:hint="default"/>
      </w:rPr>
    </w:lvl>
    <w:lvl w:ilvl="6" w:tplc="3A08BF6C">
      <w:start w:val="1"/>
      <w:numFmt w:val="bullet"/>
      <w:lvlText w:val=""/>
      <w:lvlJc w:val="left"/>
      <w:pPr>
        <w:ind w:left="5040" w:hanging="360"/>
      </w:pPr>
      <w:rPr>
        <w:rFonts w:ascii="Symbol" w:hAnsi="Symbol" w:hint="default"/>
      </w:rPr>
    </w:lvl>
    <w:lvl w:ilvl="7" w:tplc="1F7AD390">
      <w:start w:val="1"/>
      <w:numFmt w:val="bullet"/>
      <w:lvlText w:val="o"/>
      <w:lvlJc w:val="left"/>
      <w:pPr>
        <w:ind w:left="5760" w:hanging="360"/>
      </w:pPr>
      <w:rPr>
        <w:rFonts w:ascii="Courier New" w:hAnsi="Courier New" w:hint="default"/>
      </w:rPr>
    </w:lvl>
    <w:lvl w:ilvl="8" w:tplc="F40C2FA0">
      <w:start w:val="1"/>
      <w:numFmt w:val="bullet"/>
      <w:lvlText w:val=""/>
      <w:lvlJc w:val="left"/>
      <w:pPr>
        <w:ind w:left="6480" w:hanging="360"/>
      </w:pPr>
      <w:rPr>
        <w:rFonts w:ascii="Wingdings" w:hAnsi="Wingdings" w:hint="default"/>
      </w:rPr>
    </w:lvl>
  </w:abstractNum>
  <w:abstractNum w:abstractNumId="14" w15:restartNumberingAfterBreak="0">
    <w:nsid w:val="31472C89"/>
    <w:multiLevelType w:val="hybridMultilevel"/>
    <w:tmpl w:val="FFFFFFFF"/>
    <w:lvl w:ilvl="0" w:tplc="42089E00">
      <w:start w:val="1"/>
      <w:numFmt w:val="bullet"/>
      <w:lvlText w:val="-"/>
      <w:lvlJc w:val="left"/>
      <w:pPr>
        <w:ind w:left="720" w:hanging="360"/>
      </w:pPr>
      <w:rPr>
        <w:rFonts w:ascii="Aptos" w:hAnsi="Aptos" w:hint="default"/>
      </w:rPr>
    </w:lvl>
    <w:lvl w:ilvl="1" w:tplc="D0E69886">
      <w:start w:val="1"/>
      <w:numFmt w:val="bullet"/>
      <w:lvlText w:val="o"/>
      <w:lvlJc w:val="left"/>
      <w:pPr>
        <w:ind w:left="1440" w:hanging="360"/>
      </w:pPr>
      <w:rPr>
        <w:rFonts w:ascii="Courier New" w:hAnsi="Courier New" w:hint="default"/>
      </w:rPr>
    </w:lvl>
    <w:lvl w:ilvl="2" w:tplc="B5FAB3B4">
      <w:start w:val="1"/>
      <w:numFmt w:val="bullet"/>
      <w:lvlText w:val=""/>
      <w:lvlJc w:val="left"/>
      <w:pPr>
        <w:ind w:left="2160" w:hanging="360"/>
      </w:pPr>
      <w:rPr>
        <w:rFonts w:ascii="Wingdings" w:hAnsi="Wingdings" w:hint="default"/>
      </w:rPr>
    </w:lvl>
    <w:lvl w:ilvl="3" w:tplc="6DC816B0">
      <w:start w:val="1"/>
      <w:numFmt w:val="bullet"/>
      <w:lvlText w:val=""/>
      <w:lvlJc w:val="left"/>
      <w:pPr>
        <w:ind w:left="2880" w:hanging="360"/>
      </w:pPr>
      <w:rPr>
        <w:rFonts w:ascii="Symbol" w:hAnsi="Symbol" w:hint="default"/>
      </w:rPr>
    </w:lvl>
    <w:lvl w:ilvl="4" w:tplc="D4BCD3D8">
      <w:start w:val="1"/>
      <w:numFmt w:val="bullet"/>
      <w:lvlText w:val="o"/>
      <w:lvlJc w:val="left"/>
      <w:pPr>
        <w:ind w:left="3600" w:hanging="360"/>
      </w:pPr>
      <w:rPr>
        <w:rFonts w:ascii="Courier New" w:hAnsi="Courier New" w:hint="default"/>
      </w:rPr>
    </w:lvl>
    <w:lvl w:ilvl="5" w:tplc="C64E5C7E">
      <w:start w:val="1"/>
      <w:numFmt w:val="bullet"/>
      <w:lvlText w:val=""/>
      <w:lvlJc w:val="left"/>
      <w:pPr>
        <w:ind w:left="4320" w:hanging="360"/>
      </w:pPr>
      <w:rPr>
        <w:rFonts w:ascii="Wingdings" w:hAnsi="Wingdings" w:hint="default"/>
      </w:rPr>
    </w:lvl>
    <w:lvl w:ilvl="6" w:tplc="B9C0B2AE">
      <w:start w:val="1"/>
      <w:numFmt w:val="bullet"/>
      <w:lvlText w:val=""/>
      <w:lvlJc w:val="left"/>
      <w:pPr>
        <w:ind w:left="5040" w:hanging="360"/>
      </w:pPr>
      <w:rPr>
        <w:rFonts w:ascii="Symbol" w:hAnsi="Symbol" w:hint="default"/>
      </w:rPr>
    </w:lvl>
    <w:lvl w:ilvl="7" w:tplc="5B263EC6">
      <w:start w:val="1"/>
      <w:numFmt w:val="bullet"/>
      <w:lvlText w:val="o"/>
      <w:lvlJc w:val="left"/>
      <w:pPr>
        <w:ind w:left="5760" w:hanging="360"/>
      </w:pPr>
      <w:rPr>
        <w:rFonts w:ascii="Courier New" w:hAnsi="Courier New" w:hint="default"/>
      </w:rPr>
    </w:lvl>
    <w:lvl w:ilvl="8" w:tplc="9B3A8534">
      <w:start w:val="1"/>
      <w:numFmt w:val="bullet"/>
      <w:lvlText w:val=""/>
      <w:lvlJc w:val="left"/>
      <w:pPr>
        <w:ind w:left="6480" w:hanging="360"/>
      </w:pPr>
      <w:rPr>
        <w:rFonts w:ascii="Wingdings" w:hAnsi="Wingdings" w:hint="default"/>
      </w:rPr>
    </w:lvl>
  </w:abstractNum>
  <w:abstractNum w:abstractNumId="15" w15:restartNumberingAfterBreak="0">
    <w:nsid w:val="32473B97"/>
    <w:multiLevelType w:val="hybridMultilevel"/>
    <w:tmpl w:val="B1B63CFA"/>
    <w:lvl w:ilvl="0" w:tplc="B54E1548">
      <w:start w:val="1"/>
      <w:numFmt w:val="bullet"/>
      <w:lvlText w:val=""/>
      <w:lvlJc w:val="left"/>
      <w:pPr>
        <w:ind w:left="720" w:hanging="360"/>
      </w:pPr>
      <w:rPr>
        <w:rFonts w:ascii="Symbol" w:hAnsi="Symbol" w:hint="default"/>
      </w:rPr>
    </w:lvl>
    <w:lvl w:ilvl="1" w:tplc="DE8C5C70">
      <w:start w:val="1"/>
      <w:numFmt w:val="bullet"/>
      <w:lvlText w:val="o"/>
      <w:lvlJc w:val="left"/>
      <w:pPr>
        <w:ind w:left="1440" w:hanging="360"/>
      </w:pPr>
      <w:rPr>
        <w:rFonts w:ascii="Courier New" w:hAnsi="Courier New" w:hint="default"/>
      </w:rPr>
    </w:lvl>
    <w:lvl w:ilvl="2" w:tplc="A84E55F2">
      <w:start w:val="1"/>
      <w:numFmt w:val="bullet"/>
      <w:lvlText w:val=""/>
      <w:lvlJc w:val="left"/>
      <w:pPr>
        <w:ind w:left="2160" w:hanging="360"/>
      </w:pPr>
      <w:rPr>
        <w:rFonts w:ascii="Wingdings" w:hAnsi="Wingdings" w:hint="default"/>
      </w:rPr>
    </w:lvl>
    <w:lvl w:ilvl="3" w:tplc="AB5A1C1C">
      <w:start w:val="1"/>
      <w:numFmt w:val="bullet"/>
      <w:lvlText w:val=""/>
      <w:lvlJc w:val="left"/>
      <w:pPr>
        <w:ind w:left="2880" w:hanging="360"/>
      </w:pPr>
      <w:rPr>
        <w:rFonts w:ascii="Symbol" w:hAnsi="Symbol" w:hint="default"/>
      </w:rPr>
    </w:lvl>
    <w:lvl w:ilvl="4" w:tplc="BD064424">
      <w:start w:val="1"/>
      <w:numFmt w:val="bullet"/>
      <w:lvlText w:val="o"/>
      <w:lvlJc w:val="left"/>
      <w:pPr>
        <w:ind w:left="3600" w:hanging="360"/>
      </w:pPr>
      <w:rPr>
        <w:rFonts w:ascii="Courier New" w:hAnsi="Courier New" w:hint="default"/>
      </w:rPr>
    </w:lvl>
    <w:lvl w:ilvl="5" w:tplc="8638980E">
      <w:start w:val="1"/>
      <w:numFmt w:val="bullet"/>
      <w:lvlText w:val=""/>
      <w:lvlJc w:val="left"/>
      <w:pPr>
        <w:ind w:left="4320" w:hanging="360"/>
      </w:pPr>
      <w:rPr>
        <w:rFonts w:ascii="Wingdings" w:hAnsi="Wingdings" w:hint="default"/>
      </w:rPr>
    </w:lvl>
    <w:lvl w:ilvl="6" w:tplc="BBBA844C">
      <w:start w:val="1"/>
      <w:numFmt w:val="bullet"/>
      <w:lvlText w:val=""/>
      <w:lvlJc w:val="left"/>
      <w:pPr>
        <w:ind w:left="5040" w:hanging="360"/>
      </w:pPr>
      <w:rPr>
        <w:rFonts w:ascii="Symbol" w:hAnsi="Symbol" w:hint="default"/>
      </w:rPr>
    </w:lvl>
    <w:lvl w:ilvl="7" w:tplc="C15C8D04">
      <w:start w:val="1"/>
      <w:numFmt w:val="bullet"/>
      <w:lvlText w:val="o"/>
      <w:lvlJc w:val="left"/>
      <w:pPr>
        <w:ind w:left="5760" w:hanging="360"/>
      </w:pPr>
      <w:rPr>
        <w:rFonts w:ascii="Courier New" w:hAnsi="Courier New" w:hint="default"/>
      </w:rPr>
    </w:lvl>
    <w:lvl w:ilvl="8" w:tplc="7DB6319C">
      <w:start w:val="1"/>
      <w:numFmt w:val="bullet"/>
      <w:lvlText w:val=""/>
      <w:lvlJc w:val="left"/>
      <w:pPr>
        <w:ind w:left="6480" w:hanging="360"/>
      </w:pPr>
      <w:rPr>
        <w:rFonts w:ascii="Wingdings" w:hAnsi="Wingdings" w:hint="default"/>
      </w:rPr>
    </w:lvl>
  </w:abstractNum>
  <w:abstractNum w:abstractNumId="16" w15:restartNumberingAfterBreak="0">
    <w:nsid w:val="33021ACA"/>
    <w:multiLevelType w:val="hybridMultilevel"/>
    <w:tmpl w:val="9CC83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0222E7"/>
    <w:multiLevelType w:val="hybridMultilevel"/>
    <w:tmpl w:val="561E2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879468"/>
    <w:multiLevelType w:val="hybridMultilevel"/>
    <w:tmpl w:val="FFFFFFFF"/>
    <w:lvl w:ilvl="0" w:tplc="2EFE2794">
      <w:start w:val="1"/>
      <w:numFmt w:val="bullet"/>
      <w:lvlText w:val="-"/>
      <w:lvlJc w:val="left"/>
      <w:pPr>
        <w:ind w:left="720" w:hanging="360"/>
      </w:pPr>
      <w:rPr>
        <w:rFonts w:ascii="Aptos" w:hAnsi="Aptos" w:hint="default"/>
      </w:rPr>
    </w:lvl>
    <w:lvl w:ilvl="1" w:tplc="DF1232F2">
      <w:start w:val="1"/>
      <w:numFmt w:val="bullet"/>
      <w:lvlText w:val="o"/>
      <w:lvlJc w:val="left"/>
      <w:pPr>
        <w:ind w:left="1440" w:hanging="360"/>
      </w:pPr>
      <w:rPr>
        <w:rFonts w:ascii="Courier New" w:hAnsi="Courier New" w:hint="default"/>
      </w:rPr>
    </w:lvl>
    <w:lvl w:ilvl="2" w:tplc="EC309334">
      <w:start w:val="1"/>
      <w:numFmt w:val="bullet"/>
      <w:lvlText w:val=""/>
      <w:lvlJc w:val="left"/>
      <w:pPr>
        <w:ind w:left="2160" w:hanging="360"/>
      </w:pPr>
      <w:rPr>
        <w:rFonts w:ascii="Wingdings" w:hAnsi="Wingdings" w:hint="default"/>
      </w:rPr>
    </w:lvl>
    <w:lvl w:ilvl="3" w:tplc="A9AA905E">
      <w:start w:val="1"/>
      <w:numFmt w:val="bullet"/>
      <w:lvlText w:val=""/>
      <w:lvlJc w:val="left"/>
      <w:pPr>
        <w:ind w:left="2880" w:hanging="360"/>
      </w:pPr>
      <w:rPr>
        <w:rFonts w:ascii="Symbol" w:hAnsi="Symbol" w:hint="default"/>
      </w:rPr>
    </w:lvl>
    <w:lvl w:ilvl="4" w:tplc="F2007090">
      <w:start w:val="1"/>
      <w:numFmt w:val="bullet"/>
      <w:lvlText w:val="o"/>
      <w:lvlJc w:val="left"/>
      <w:pPr>
        <w:ind w:left="3600" w:hanging="360"/>
      </w:pPr>
      <w:rPr>
        <w:rFonts w:ascii="Courier New" w:hAnsi="Courier New" w:hint="default"/>
      </w:rPr>
    </w:lvl>
    <w:lvl w:ilvl="5" w:tplc="C94AAD18">
      <w:start w:val="1"/>
      <w:numFmt w:val="bullet"/>
      <w:lvlText w:val=""/>
      <w:lvlJc w:val="left"/>
      <w:pPr>
        <w:ind w:left="4320" w:hanging="360"/>
      </w:pPr>
      <w:rPr>
        <w:rFonts w:ascii="Wingdings" w:hAnsi="Wingdings" w:hint="default"/>
      </w:rPr>
    </w:lvl>
    <w:lvl w:ilvl="6" w:tplc="1456960E">
      <w:start w:val="1"/>
      <w:numFmt w:val="bullet"/>
      <w:lvlText w:val=""/>
      <w:lvlJc w:val="left"/>
      <w:pPr>
        <w:ind w:left="5040" w:hanging="360"/>
      </w:pPr>
      <w:rPr>
        <w:rFonts w:ascii="Symbol" w:hAnsi="Symbol" w:hint="default"/>
      </w:rPr>
    </w:lvl>
    <w:lvl w:ilvl="7" w:tplc="413047EC">
      <w:start w:val="1"/>
      <w:numFmt w:val="bullet"/>
      <w:lvlText w:val="o"/>
      <w:lvlJc w:val="left"/>
      <w:pPr>
        <w:ind w:left="5760" w:hanging="360"/>
      </w:pPr>
      <w:rPr>
        <w:rFonts w:ascii="Courier New" w:hAnsi="Courier New" w:hint="default"/>
      </w:rPr>
    </w:lvl>
    <w:lvl w:ilvl="8" w:tplc="869EC214">
      <w:start w:val="1"/>
      <w:numFmt w:val="bullet"/>
      <w:lvlText w:val=""/>
      <w:lvlJc w:val="left"/>
      <w:pPr>
        <w:ind w:left="6480" w:hanging="360"/>
      </w:pPr>
      <w:rPr>
        <w:rFonts w:ascii="Wingdings" w:hAnsi="Wingdings" w:hint="default"/>
      </w:rPr>
    </w:lvl>
  </w:abstractNum>
  <w:abstractNum w:abstractNumId="19" w15:restartNumberingAfterBreak="0">
    <w:nsid w:val="347549B3"/>
    <w:multiLevelType w:val="hybridMultilevel"/>
    <w:tmpl w:val="8C82DB9C"/>
    <w:lvl w:ilvl="0" w:tplc="AA6C8000">
      <w:start w:val="1"/>
      <w:numFmt w:val="bullet"/>
      <w:lvlText w:val=""/>
      <w:lvlJc w:val="left"/>
      <w:pPr>
        <w:ind w:left="720" w:hanging="360"/>
      </w:pPr>
      <w:rPr>
        <w:rFonts w:ascii="Symbol" w:hAnsi="Symbol" w:hint="default"/>
      </w:rPr>
    </w:lvl>
    <w:lvl w:ilvl="1" w:tplc="E1C629DA">
      <w:start w:val="1"/>
      <w:numFmt w:val="bullet"/>
      <w:lvlText w:val="o"/>
      <w:lvlJc w:val="left"/>
      <w:pPr>
        <w:ind w:left="1440" w:hanging="360"/>
      </w:pPr>
      <w:rPr>
        <w:rFonts w:ascii="Courier New" w:hAnsi="Courier New" w:hint="default"/>
      </w:rPr>
    </w:lvl>
    <w:lvl w:ilvl="2" w:tplc="DD661F0C">
      <w:start w:val="1"/>
      <w:numFmt w:val="bullet"/>
      <w:lvlText w:val=""/>
      <w:lvlJc w:val="left"/>
      <w:pPr>
        <w:ind w:left="2160" w:hanging="360"/>
      </w:pPr>
      <w:rPr>
        <w:rFonts w:ascii="Wingdings" w:hAnsi="Wingdings" w:hint="default"/>
      </w:rPr>
    </w:lvl>
    <w:lvl w:ilvl="3" w:tplc="768EC448">
      <w:start w:val="1"/>
      <w:numFmt w:val="bullet"/>
      <w:lvlText w:val=""/>
      <w:lvlJc w:val="left"/>
      <w:pPr>
        <w:ind w:left="2880" w:hanging="360"/>
      </w:pPr>
      <w:rPr>
        <w:rFonts w:ascii="Symbol" w:hAnsi="Symbol" w:hint="default"/>
      </w:rPr>
    </w:lvl>
    <w:lvl w:ilvl="4" w:tplc="AF68C5D8">
      <w:start w:val="1"/>
      <w:numFmt w:val="bullet"/>
      <w:lvlText w:val="o"/>
      <w:lvlJc w:val="left"/>
      <w:pPr>
        <w:ind w:left="3600" w:hanging="360"/>
      </w:pPr>
      <w:rPr>
        <w:rFonts w:ascii="Courier New" w:hAnsi="Courier New" w:hint="default"/>
      </w:rPr>
    </w:lvl>
    <w:lvl w:ilvl="5" w:tplc="A6A44CC4">
      <w:start w:val="1"/>
      <w:numFmt w:val="bullet"/>
      <w:lvlText w:val=""/>
      <w:lvlJc w:val="left"/>
      <w:pPr>
        <w:ind w:left="4320" w:hanging="360"/>
      </w:pPr>
      <w:rPr>
        <w:rFonts w:ascii="Wingdings" w:hAnsi="Wingdings" w:hint="default"/>
      </w:rPr>
    </w:lvl>
    <w:lvl w:ilvl="6" w:tplc="9132A992">
      <w:start w:val="1"/>
      <w:numFmt w:val="bullet"/>
      <w:lvlText w:val=""/>
      <w:lvlJc w:val="left"/>
      <w:pPr>
        <w:ind w:left="5040" w:hanging="360"/>
      </w:pPr>
      <w:rPr>
        <w:rFonts w:ascii="Symbol" w:hAnsi="Symbol" w:hint="default"/>
      </w:rPr>
    </w:lvl>
    <w:lvl w:ilvl="7" w:tplc="BEDC9F72">
      <w:start w:val="1"/>
      <w:numFmt w:val="bullet"/>
      <w:lvlText w:val="o"/>
      <w:lvlJc w:val="left"/>
      <w:pPr>
        <w:ind w:left="5760" w:hanging="360"/>
      </w:pPr>
      <w:rPr>
        <w:rFonts w:ascii="Courier New" w:hAnsi="Courier New" w:hint="default"/>
      </w:rPr>
    </w:lvl>
    <w:lvl w:ilvl="8" w:tplc="43EE8BFE">
      <w:start w:val="1"/>
      <w:numFmt w:val="bullet"/>
      <w:lvlText w:val=""/>
      <w:lvlJc w:val="left"/>
      <w:pPr>
        <w:ind w:left="6480" w:hanging="360"/>
      </w:pPr>
      <w:rPr>
        <w:rFonts w:ascii="Wingdings" w:hAnsi="Wingdings" w:hint="default"/>
      </w:rPr>
    </w:lvl>
  </w:abstractNum>
  <w:abstractNum w:abstractNumId="20" w15:restartNumberingAfterBreak="0">
    <w:nsid w:val="3A4683C7"/>
    <w:multiLevelType w:val="hybridMultilevel"/>
    <w:tmpl w:val="FFFFFFFF"/>
    <w:lvl w:ilvl="0" w:tplc="285C999E">
      <w:start w:val="1"/>
      <w:numFmt w:val="bullet"/>
      <w:lvlText w:val="-"/>
      <w:lvlJc w:val="left"/>
      <w:pPr>
        <w:ind w:left="720" w:hanging="360"/>
      </w:pPr>
      <w:rPr>
        <w:rFonts w:ascii="Aptos" w:hAnsi="Aptos" w:hint="default"/>
      </w:rPr>
    </w:lvl>
    <w:lvl w:ilvl="1" w:tplc="EBB8AD7C">
      <w:start w:val="1"/>
      <w:numFmt w:val="bullet"/>
      <w:lvlText w:val="o"/>
      <w:lvlJc w:val="left"/>
      <w:pPr>
        <w:ind w:left="1440" w:hanging="360"/>
      </w:pPr>
      <w:rPr>
        <w:rFonts w:ascii="Courier New" w:hAnsi="Courier New" w:hint="default"/>
      </w:rPr>
    </w:lvl>
    <w:lvl w:ilvl="2" w:tplc="E7A42A2C">
      <w:start w:val="1"/>
      <w:numFmt w:val="bullet"/>
      <w:lvlText w:val=""/>
      <w:lvlJc w:val="left"/>
      <w:pPr>
        <w:ind w:left="2160" w:hanging="360"/>
      </w:pPr>
      <w:rPr>
        <w:rFonts w:ascii="Wingdings" w:hAnsi="Wingdings" w:hint="default"/>
      </w:rPr>
    </w:lvl>
    <w:lvl w:ilvl="3" w:tplc="642EC36E">
      <w:start w:val="1"/>
      <w:numFmt w:val="bullet"/>
      <w:lvlText w:val=""/>
      <w:lvlJc w:val="left"/>
      <w:pPr>
        <w:ind w:left="2880" w:hanging="360"/>
      </w:pPr>
      <w:rPr>
        <w:rFonts w:ascii="Symbol" w:hAnsi="Symbol" w:hint="default"/>
      </w:rPr>
    </w:lvl>
    <w:lvl w:ilvl="4" w:tplc="037ACD54">
      <w:start w:val="1"/>
      <w:numFmt w:val="bullet"/>
      <w:lvlText w:val="o"/>
      <w:lvlJc w:val="left"/>
      <w:pPr>
        <w:ind w:left="3600" w:hanging="360"/>
      </w:pPr>
      <w:rPr>
        <w:rFonts w:ascii="Courier New" w:hAnsi="Courier New" w:hint="default"/>
      </w:rPr>
    </w:lvl>
    <w:lvl w:ilvl="5" w:tplc="9124C058">
      <w:start w:val="1"/>
      <w:numFmt w:val="bullet"/>
      <w:lvlText w:val=""/>
      <w:lvlJc w:val="left"/>
      <w:pPr>
        <w:ind w:left="4320" w:hanging="360"/>
      </w:pPr>
      <w:rPr>
        <w:rFonts w:ascii="Wingdings" w:hAnsi="Wingdings" w:hint="default"/>
      </w:rPr>
    </w:lvl>
    <w:lvl w:ilvl="6" w:tplc="63A8A282">
      <w:start w:val="1"/>
      <w:numFmt w:val="bullet"/>
      <w:lvlText w:val=""/>
      <w:lvlJc w:val="left"/>
      <w:pPr>
        <w:ind w:left="5040" w:hanging="360"/>
      </w:pPr>
      <w:rPr>
        <w:rFonts w:ascii="Symbol" w:hAnsi="Symbol" w:hint="default"/>
      </w:rPr>
    </w:lvl>
    <w:lvl w:ilvl="7" w:tplc="CBA898AA">
      <w:start w:val="1"/>
      <w:numFmt w:val="bullet"/>
      <w:lvlText w:val="o"/>
      <w:lvlJc w:val="left"/>
      <w:pPr>
        <w:ind w:left="5760" w:hanging="360"/>
      </w:pPr>
      <w:rPr>
        <w:rFonts w:ascii="Courier New" w:hAnsi="Courier New" w:hint="default"/>
      </w:rPr>
    </w:lvl>
    <w:lvl w:ilvl="8" w:tplc="1F8ED862">
      <w:start w:val="1"/>
      <w:numFmt w:val="bullet"/>
      <w:lvlText w:val=""/>
      <w:lvlJc w:val="left"/>
      <w:pPr>
        <w:ind w:left="6480" w:hanging="360"/>
      </w:pPr>
      <w:rPr>
        <w:rFonts w:ascii="Wingdings" w:hAnsi="Wingdings" w:hint="default"/>
      </w:rPr>
    </w:lvl>
  </w:abstractNum>
  <w:abstractNum w:abstractNumId="21" w15:restartNumberingAfterBreak="0">
    <w:nsid w:val="3C1669A8"/>
    <w:multiLevelType w:val="hybridMultilevel"/>
    <w:tmpl w:val="2A2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1AAC4"/>
    <w:multiLevelType w:val="hybridMultilevel"/>
    <w:tmpl w:val="FFFFFFFF"/>
    <w:lvl w:ilvl="0" w:tplc="31EEF270">
      <w:start w:val="1"/>
      <w:numFmt w:val="bullet"/>
      <w:lvlText w:val="-"/>
      <w:lvlJc w:val="left"/>
      <w:pPr>
        <w:ind w:left="720" w:hanging="360"/>
      </w:pPr>
      <w:rPr>
        <w:rFonts w:ascii="Aptos" w:hAnsi="Aptos" w:hint="default"/>
      </w:rPr>
    </w:lvl>
    <w:lvl w:ilvl="1" w:tplc="4B0ECD48">
      <w:start w:val="1"/>
      <w:numFmt w:val="bullet"/>
      <w:lvlText w:val="o"/>
      <w:lvlJc w:val="left"/>
      <w:pPr>
        <w:ind w:left="1440" w:hanging="360"/>
      </w:pPr>
      <w:rPr>
        <w:rFonts w:ascii="Courier New" w:hAnsi="Courier New" w:hint="default"/>
      </w:rPr>
    </w:lvl>
    <w:lvl w:ilvl="2" w:tplc="DDE8A03E">
      <w:start w:val="1"/>
      <w:numFmt w:val="bullet"/>
      <w:lvlText w:val=""/>
      <w:lvlJc w:val="left"/>
      <w:pPr>
        <w:ind w:left="2160" w:hanging="360"/>
      </w:pPr>
      <w:rPr>
        <w:rFonts w:ascii="Wingdings" w:hAnsi="Wingdings" w:hint="default"/>
      </w:rPr>
    </w:lvl>
    <w:lvl w:ilvl="3" w:tplc="F8F0A10C">
      <w:start w:val="1"/>
      <w:numFmt w:val="bullet"/>
      <w:lvlText w:val=""/>
      <w:lvlJc w:val="left"/>
      <w:pPr>
        <w:ind w:left="2880" w:hanging="360"/>
      </w:pPr>
      <w:rPr>
        <w:rFonts w:ascii="Symbol" w:hAnsi="Symbol" w:hint="default"/>
      </w:rPr>
    </w:lvl>
    <w:lvl w:ilvl="4" w:tplc="D77EB4B6">
      <w:start w:val="1"/>
      <w:numFmt w:val="bullet"/>
      <w:lvlText w:val="o"/>
      <w:lvlJc w:val="left"/>
      <w:pPr>
        <w:ind w:left="3600" w:hanging="360"/>
      </w:pPr>
      <w:rPr>
        <w:rFonts w:ascii="Courier New" w:hAnsi="Courier New" w:hint="default"/>
      </w:rPr>
    </w:lvl>
    <w:lvl w:ilvl="5" w:tplc="3A80BAFA">
      <w:start w:val="1"/>
      <w:numFmt w:val="bullet"/>
      <w:lvlText w:val=""/>
      <w:lvlJc w:val="left"/>
      <w:pPr>
        <w:ind w:left="4320" w:hanging="360"/>
      </w:pPr>
      <w:rPr>
        <w:rFonts w:ascii="Wingdings" w:hAnsi="Wingdings" w:hint="default"/>
      </w:rPr>
    </w:lvl>
    <w:lvl w:ilvl="6" w:tplc="898C4E08">
      <w:start w:val="1"/>
      <w:numFmt w:val="bullet"/>
      <w:lvlText w:val=""/>
      <w:lvlJc w:val="left"/>
      <w:pPr>
        <w:ind w:left="5040" w:hanging="360"/>
      </w:pPr>
      <w:rPr>
        <w:rFonts w:ascii="Symbol" w:hAnsi="Symbol" w:hint="default"/>
      </w:rPr>
    </w:lvl>
    <w:lvl w:ilvl="7" w:tplc="191A48C8">
      <w:start w:val="1"/>
      <w:numFmt w:val="bullet"/>
      <w:lvlText w:val="o"/>
      <w:lvlJc w:val="left"/>
      <w:pPr>
        <w:ind w:left="5760" w:hanging="360"/>
      </w:pPr>
      <w:rPr>
        <w:rFonts w:ascii="Courier New" w:hAnsi="Courier New" w:hint="default"/>
      </w:rPr>
    </w:lvl>
    <w:lvl w:ilvl="8" w:tplc="9B0204D8">
      <w:start w:val="1"/>
      <w:numFmt w:val="bullet"/>
      <w:lvlText w:val=""/>
      <w:lvlJc w:val="left"/>
      <w:pPr>
        <w:ind w:left="6480" w:hanging="360"/>
      </w:pPr>
      <w:rPr>
        <w:rFonts w:ascii="Wingdings" w:hAnsi="Wingdings" w:hint="default"/>
      </w:rPr>
    </w:lvl>
  </w:abstractNum>
  <w:abstractNum w:abstractNumId="23" w15:restartNumberingAfterBreak="0">
    <w:nsid w:val="408EC424"/>
    <w:multiLevelType w:val="hybridMultilevel"/>
    <w:tmpl w:val="281AB7D6"/>
    <w:lvl w:ilvl="0" w:tplc="1D048C4C">
      <w:start w:val="1"/>
      <w:numFmt w:val="bullet"/>
      <w:lvlText w:val=""/>
      <w:lvlJc w:val="left"/>
      <w:pPr>
        <w:ind w:left="720" w:hanging="360"/>
      </w:pPr>
      <w:rPr>
        <w:rFonts w:ascii="Symbol" w:hAnsi="Symbol" w:hint="default"/>
      </w:rPr>
    </w:lvl>
    <w:lvl w:ilvl="1" w:tplc="CCD82E0E">
      <w:start w:val="1"/>
      <w:numFmt w:val="bullet"/>
      <w:lvlText w:val="o"/>
      <w:lvlJc w:val="left"/>
      <w:pPr>
        <w:ind w:left="1440" w:hanging="360"/>
      </w:pPr>
      <w:rPr>
        <w:rFonts w:ascii="Courier New" w:hAnsi="Courier New" w:hint="default"/>
      </w:rPr>
    </w:lvl>
    <w:lvl w:ilvl="2" w:tplc="363AB11E">
      <w:start w:val="1"/>
      <w:numFmt w:val="bullet"/>
      <w:lvlText w:val=""/>
      <w:lvlJc w:val="left"/>
      <w:pPr>
        <w:ind w:left="2160" w:hanging="360"/>
      </w:pPr>
      <w:rPr>
        <w:rFonts w:ascii="Wingdings" w:hAnsi="Wingdings" w:hint="default"/>
      </w:rPr>
    </w:lvl>
    <w:lvl w:ilvl="3" w:tplc="5C44017E">
      <w:start w:val="1"/>
      <w:numFmt w:val="bullet"/>
      <w:lvlText w:val=""/>
      <w:lvlJc w:val="left"/>
      <w:pPr>
        <w:ind w:left="2880" w:hanging="360"/>
      </w:pPr>
      <w:rPr>
        <w:rFonts w:ascii="Symbol" w:hAnsi="Symbol" w:hint="default"/>
      </w:rPr>
    </w:lvl>
    <w:lvl w:ilvl="4" w:tplc="B14C4332">
      <w:start w:val="1"/>
      <w:numFmt w:val="bullet"/>
      <w:lvlText w:val="o"/>
      <w:lvlJc w:val="left"/>
      <w:pPr>
        <w:ind w:left="3600" w:hanging="360"/>
      </w:pPr>
      <w:rPr>
        <w:rFonts w:ascii="Courier New" w:hAnsi="Courier New" w:hint="default"/>
      </w:rPr>
    </w:lvl>
    <w:lvl w:ilvl="5" w:tplc="495E2BA0">
      <w:start w:val="1"/>
      <w:numFmt w:val="bullet"/>
      <w:lvlText w:val=""/>
      <w:lvlJc w:val="left"/>
      <w:pPr>
        <w:ind w:left="4320" w:hanging="360"/>
      </w:pPr>
      <w:rPr>
        <w:rFonts w:ascii="Wingdings" w:hAnsi="Wingdings" w:hint="default"/>
      </w:rPr>
    </w:lvl>
    <w:lvl w:ilvl="6" w:tplc="ED60FE5C">
      <w:start w:val="1"/>
      <w:numFmt w:val="bullet"/>
      <w:lvlText w:val=""/>
      <w:lvlJc w:val="left"/>
      <w:pPr>
        <w:ind w:left="5040" w:hanging="360"/>
      </w:pPr>
      <w:rPr>
        <w:rFonts w:ascii="Symbol" w:hAnsi="Symbol" w:hint="default"/>
      </w:rPr>
    </w:lvl>
    <w:lvl w:ilvl="7" w:tplc="CDF60836">
      <w:start w:val="1"/>
      <w:numFmt w:val="bullet"/>
      <w:lvlText w:val="o"/>
      <w:lvlJc w:val="left"/>
      <w:pPr>
        <w:ind w:left="5760" w:hanging="360"/>
      </w:pPr>
      <w:rPr>
        <w:rFonts w:ascii="Courier New" w:hAnsi="Courier New" w:hint="default"/>
      </w:rPr>
    </w:lvl>
    <w:lvl w:ilvl="8" w:tplc="39586720">
      <w:start w:val="1"/>
      <w:numFmt w:val="bullet"/>
      <w:lvlText w:val=""/>
      <w:lvlJc w:val="left"/>
      <w:pPr>
        <w:ind w:left="6480" w:hanging="360"/>
      </w:pPr>
      <w:rPr>
        <w:rFonts w:ascii="Wingdings" w:hAnsi="Wingdings" w:hint="default"/>
      </w:rPr>
    </w:lvl>
  </w:abstractNum>
  <w:abstractNum w:abstractNumId="24" w15:restartNumberingAfterBreak="0">
    <w:nsid w:val="45D6C423"/>
    <w:multiLevelType w:val="hybridMultilevel"/>
    <w:tmpl w:val="FFFFFFFF"/>
    <w:lvl w:ilvl="0" w:tplc="9B861132">
      <w:start w:val="1"/>
      <w:numFmt w:val="bullet"/>
      <w:lvlText w:val="-"/>
      <w:lvlJc w:val="left"/>
      <w:pPr>
        <w:ind w:left="720" w:hanging="360"/>
      </w:pPr>
      <w:rPr>
        <w:rFonts w:ascii="Aptos" w:hAnsi="Aptos" w:hint="default"/>
      </w:rPr>
    </w:lvl>
    <w:lvl w:ilvl="1" w:tplc="2DD83E40">
      <w:start w:val="1"/>
      <w:numFmt w:val="bullet"/>
      <w:lvlText w:val="o"/>
      <w:lvlJc w:val="left"/>
      <w:pPr>
        <w:ind w:left="1440" w:hanging="360"/>
      </w:pPr>
      <w:rPr>
        <w:rFonts w:ascii="Courier New" w:hAnsi="Courier New" w:hint="default"/>
      </w:rPr>
    </w:lvl>
    <w:lvl w:ilvl="2" w:tplc="B0B21888">
      <w:start w:val="1"/>
      <w:numFmt w:val="bullet"/>
      <w:lvlText w:val=""/>
      <w:lvlJc w:val="left"/>
      <w:pPr>
        <w:ind w:left="2160" w:hanging="360"/>
      </w:pPr>
      <w:rPr>
        <w:rFonts w:ascii="Wingdings" w:hAnsi="Wingdings" w:hint="default"/>
      </w:rPr>
    </w:lvl>
    <w:lvl w:ilvl="3" w:tplc="60E0D446">
      <w:start w:val="1"/>
      <w:numFmt w:val="bullet"/>
      <w:lvlText w:val=""/>
      <w:lvlJc w:val="left"/>
      <w:pPr>
        <w:ind w:left="2880" w:hanging="360"/>
      </w:pPr>
      <w:rPr>
        <w:rFonts w:ascii="Symbol" w:hAnsi="Symbol" w:hint="default"/>
      </w:rPr>
    </w:lvl>
    <w:lvl w:ilvl="4" w:tplc="F828C3AE">
      <w:start w:val="1"/>
      <w:numFmt w:val="bullet"/>
      <w:lvlText w:val="o"/>
      <w:lvlJc w:val="left"/>
      <w:pPr>
        <w:ind w:left="3600" w:hanging="360"/>
      </w:pPr>
      <w:rPr>
        <w:rFonts w:ascii="Courier New" w:hAnsi="Courier New" w:hint="default"/>
      </w:rPr>
    </w:lvl>
    <w:lvl w:ilvl="5" w:tplc="89E83412">
      <w:start w:val="1"/>
      <w:numFmt w:val="bullet"/>
      <w:lvlText w:val=""/>
      <w:lvlJc w:val="left"/>
      <w:pPr>
        <w:ind w:left="4320" w:hanging="360"/>
      </w:pPr>
      <w:rPr>
        <w:rFonts w:ascii="Wingdings" w:hAnsi="Wingdings" w:hint="default"/>
      </w:rPr>
    </w:lvl>
    <w:lvl w:ilvl="6" w:tplc="14625C2C">
      <w:start w:val="1"/>
      <w:numFmt w:val="bullet"/>
      <w:lvlText w:val=""/>
      <w:lvlJc w:val="left"/>
      <w:pPr>
        <w:ind w:left="5040" w:hanging="360"/>
      </w:pPr>
      <w:rPr>
        <w:rFonts w:ascii="Symbol" w:hAnsi="Symbol" w:hint="default"/>
      </w:rPr>
    </w:lvl>
    <w:lvl w:ilvl="7" w:tplc="80164D88">
      <w:start w:val="1"/>
      <w:numFmt w:val="bullet"/>
      <w:lvlText w:val="o"/>
      <w:lvlJc w:val="left"/>
      <w:pPr>
        <w:ind w:left="5760" w:hanging="360"/>
      </w:pPr>
      <w:rPr>
        <w:rFonts w:ascii="Courier New" w:hAnsi="Courier New" w:hint="default"/>
      </w:rPr>
    </w:lvl>
    <w:lvl w:ilvl="8" w:tplc="DD0CAF96">
      <w:start w:val="1"/>
      <w:numFmt w:val="bullet"/>
      <w:lvlText w:val=""/>
      <w:lvlJc w:val="left"/>
      <w:pPr>
        <w:ind w:left="6480" w:hanging="360"/>
      </w:pPr>
      <w:rPr>
        <w:rFonts w:ascii="Wingdings" w:hAnsi="Wingdings" w:hint="default"/>
      </w:rPr>
    </w:lvl>
  </w:abstractNum>
  <w:abstractNum w:abstractNumId="25" w15:restartNumberingAfterBreak="0">
    <w:nsid w:val="46F895CE"/>
    <w:multiLevelType w:val="hybridMultilevel"/>
    <w:tmpl w:val="44FE4F8A"/>
    <w:lvl w:ilvl="0" w:tplc="BF4C40BA">
      <w:start w:val="1"/>
      <w:numFmt w:val="bullet"/>
      <w:lvlText w:val=""/>
      <w:lvlJc w:val="left"/>
      <w:pPr>
        <w:ind w:left="720" w:hanging="360"/>
      </w:pPr>
      <w:rPr>
        <w:rFonts w:ascii="Symbol" w:hAnsi="Symbol" w:hint="default"/>
      </w:rPr>
    </w:lvl>
    <w:lvl w:ilvl="1" w:tplc="A6826174">
      <w:start w:val="1"/>
      <w:numFmt w:val="bullet"/>
      <w:lvlText w:val="o"/>
      <w:lvlJc w:val="left"/>
      <w:pPr>
        <w:ind w:left="1440" w:hanging="360"/>
      </w:pPr>
      <w:rPr>
        <w:rFonts w:ascii="Courier New" w:hAnsi="Courier New" w:hint="default"/>
      </w:rPr>
    </w:lvl>
    <w:lvl w:ilvl="2" w:tplc="2DFEE1BE">
      <w:start w:val="1"/>
      <w:numFmt w:val="bullet"/>
      <w:lvlText w:val=""/>
      <w:lvlJc w:val="left"/>
      <w:pPr>
        <w:ind w:left="2160" w:hanging="360"/>
      </w:pPr>
      <w:rPr>
        <w:rFonts w:ascii="Wingdings" w:hAnsi="Wingdings" w:hint="default"/>
      </w:rPr>
    </w:lvl>
    <w:lvl w:ilvl="3" w:tplc="C742E9FC">
      <w:start w:val="1"/>
      <w:numFmt w:val="bullet"/>
      <w:lvlText w:val=""/>
      <w:lvlJc w:val="left"/>
      <w:pPr>
        <w:ind w:left="2880" w:hanging="360"/>
      </w:pPr>
      <w:rPr>
        <w:rFonts w:ascii="Symbol" w:hAnsi="Symbol" w:hint="default"/>
      </w:rPr>
    </w:lvl>
    <w:lvl w:ilvl="4" w:tplc="EC60B37C">
      <w:start w:val="1"/>
      <w:numFmt w:val="bullet"/>
      <w:lvlText w:val="o"/>
      <w:lvlJc w:val="left"/>
      <w:pPr>
        <w:ind w:left="3600" w:hanging="360"/>
      </w:pPr>
      <w:rPr>
        <w:rFonts w:ascii="Courier New" w:hAnsi="Courier New" w:hint="default"/>
      </w:rPr>
    </w:lvl>
    <w:lvl w:ilvl="5" w:tplc="2D0EDE18">
      <w:start w:val="1"/>
      <w:numFmt w:val="bullet"/>
      <w:lvlText w:val=""/>
      <w:lvlJc w:val="left"/>
      <w:pPr>
        <w:ind w:left="4320" w:hanging="360"/>
      </w:pPr>
      <w:rPr>
        <w:rFonts w:ascii="Wingdings" w:hAnsi="Wingdings" w:hint="default"/>
      </w:rPr>
    </w:lvl>
    <w:lvl w:ilvl="6" w:tplc="F8A80D3A">
      <w:start w:val="1"/>
      <w:numFmt w:val="bullet"/>
      <w:lvlText w:val=""/>
      <w:lvlJc w:val="left"/>
      <w:pPr>
        <w:ind w:left="5040" w:hanging="360"/>
      </w:pPr>
      <w:rPr>
        <w:rFonts w:ascii="Symbol" w:hAnsi="Symbol" w:hint="default"/>
      </w:rPr>
    </w:lvl>
    <w:lvl w:ilvl="7" w:tplc="E5A6A286">
      <w:start w:val="1"/>
      <w:numFmt w:val="bullet"/>
      <w:lvlText w:val="o"/>
      <w:lvlJc w:val="left"/>
      <w:pPr>
        <w:ind w:left="5760" w:hanging="360"/>
      </w:pPr>
      <w:rPr>
        <w:rFonts w:ascii="Courier New" w:hAnsi="Courier New" w:hint="default"/>
      </w:rPr>
    </w:lvl>
    <w:lvl w:ilvl="8" w:tplc="74509D62">
      <w:start w:val="1"/>
      <w:numFmt w:val="bullet"/>
      <w:lvlText w:val=""/>
      <w:lvlJc w:val="left"/>
      <w:pPr>
        <w:ind w:left="6480" w:hanging="360"/>
      </w:pPr>
      <w:rPr>
        <w:rFonts w:ascii="Wingdings" w:hAnsi="Wingdings" w:hint="default"/>
      </w:rPr>
    </w:lvl>
  </w:abstractNum>
  <w:abstractNum w:abstractNumId="26" w15:restartNumberingAfterBreak="0">
    <w:nsid w:val="4E75A589"/>
    <w:multiLevelType w:val="hybridMultilevel"/>
    <w:tmpl w:val="FFFFFFFF"/>
    <w:lvl w:ilvl="0" w:tplc="8FF67490">
      <w:start w:val="1"/>
      <w:numFmt w:val="bullet"/>
      <w:lvlText w:val="-"/>
      <w:lvlJc w:val="left"/>
      <w:pPr>
        <w:ind w:left="720" w:hanging="360"/>
      </w:pPr>
      <w:rPr>
        <w:rFonts w:ascii="Aptos" w:hAnsi="Aptos" w:hint="default"/>
      </w:rPr>
    </w:lvl>
    <w:lvl w:ilvl="1" w:tplc="2F8C777C">
      <w:start w:val="1"/>
      <w:numFmt w:val="bullet"/>
      <w:lvlText w:val="o"/>
      <w:lvlJc w:val="left"/>
      <w:pPr>
        <w:ind w:left="1440" w:hanging="360"/>
      </w:pPr>
      <w:rPr>
        <w:rFonts w:ascii="Courier New" w:hAnsi="Courier New" w:hint="default"/>
      </w:rPr>
    </w:lvl>
    <w:lvl w:ilvl="2" w:tplc="3C4C88AA">
      <w:start w:val="1"/>
      <w:numFmt w:val="bullet"/>
      <w:lvlText w:val=""/>
      <w:lvlJc w:val="left"/>
      <w:pPr>
        <w:ind w:left="2160" w:hanging="360"/>
      </w:pPr>
      <w:rPr>
        <w:rFonts w:ascii="Wingdings" w:hAnsi="Wingdings" w:hint="default"/>
      </w:rPr>
    </w:lvl>
    <w:lvl w:ilvl="3" w:tplc="4432C91C">
      <w:start w:val="1"/>
      <w:numFmt w:val="bullet"/>
      <w:lvlText w:val=""/>
      <w:lvlJc w:val="left"/>
      <w:pPr>
        <w:ind w:left="2880" w:hanging="360"/>
      </w:pPr>
      <w:rPr>
        <w:rFonts w:ascii="Symbol" w:hAnsi="Symbol" w:hint="default"/>
      </w:rPr>
    </w:lvl>
    <w:lvl w:ilvl="4" w:tplc="A98E47DC">
      <w:start w:val="1"/>
      <w:numFmt w:val="bullet"/>
      <w:lvlText w:val="o"/>
      <w:lvlJc w:val="left"/>
      <w:pPr>
        <w:ind w:left="3600" w:hanging="360"/>
      </w:pPr>
      <w:rPr>
        <w:rFonts w:ascii="Courier New" w:hAnsi="Courier New" w:hint="default"/>
      </w:rPr>
    </w:lvl>
    <w:lvl w:ilvl="5" w:tplc="2D580F5A">
      <w:start w:val="1"/>
      <w:numFmt w:val="bullet"/>
      <w:lvlText w:val=""/>
      <w:lvlJc w:val="left"/>
      <w:pPr>
        <w:ind w:left="4320" w:hanging="360"/>
      </w:pPr>
      <w:rPr>
        <w:rFonts w:ascii="Wingdings" w:hAnsi="Wingdings" w:hint="default"/>
      </w:rPr>
    </w:lvl>
    <w:lvl w:ilvl="6" w:tplc="5AD2B42C">
      <w:start w:val="1"/>
      <w:numFmt w:val="bullet"/>
      <w:lvlText w:val=""/>
      <w:lvlJc w:val="left"/>
      <w:pPr>
        <w:ind w:left="5040" w:hanging="360"/>
      </w:pPr>
      <w:rPr>
        <w:rFonts w:ascii="Symbol" w:hAnsi="Symbol" w:hint="default"/>
      </w:rPr>
    </w:lvl>
    <w:lvl w:ilvl="7" w:tplc="808E4C3C">
      <w:start w:val="1"/>
      <w:numFmt w:val="bullet"/>
      <w:lvlText w:val="o"/>
      <w:lvlJc w:val="left"/>
      <w:pPr>
        <w:ind w:left="5760" w:hanging="360"/>
      </w:pPr>
      <w:rPr>
        <w:rFonts w:ascii="Courier New" w:hAnsi="Courier New" w:hint="default"/>
      </w:rPr>
    </w:lvl>
    <w:lvl w:ilvl="8" w:tplc="E8BE624C">
      <w:start w:val="1"/>
      <w:numFmt w:val="bullet"/>
      <w:lvlText w:val=""/>
      <w:lvlJc w:val="left"/>
      <w:pPr>
        <w:ind w:left="6480" w:hanging="360"/>
      </w:pPr>
      <w:rPr>
        <w:rFonts w:ascii="Wingdings" w:hAnsi="Wingdings" w:hint="default"/>
      </w:rPr>
    </w:lvl>
  </w:abstractNum>
  <w:abstractNum w:abstractNumId="27" w15:restartNumberingAfterBreak="0">
    <w:nsid w:val="4EA025A0"/>
    <w:multiLevelType w:val="hybridMultilevel"/>
    <w:tmpl w:val="FFFFFFFF"/>
    <w:lvl w:ilvl="0" w:tplc="AD08A062">
      <w:start w:val="1"/>
      <w:numFmt w:val="bullet"/>
      <w:lvlText w:val=""/>
      <w:lvlJc w:val="left"/>
      <w:pPr>
        <w:ind w:left="720" w:hanging="360"/>
      </w:pPr>
      <w:rPr>
        <w:rFonts w:ascii="Symbol" w:hAnsi="Symbol" w:hint="default"/>
      </w:rPr>
    </w:lvl>
    <w:lvl w:ilvl="1" w:tplc="741AA790">
      <w:start w:val="1"/>
      <w:numFmt w:val="bullet"/>
      <w:lvlText w:val="o"/>
      <w:lvlJc w:val="left"/>
      <w:pPr>
        <w:ind w:left="1440" w:hanging="360"/>
      </w:pPr>
      <w:rPr>
        <w:rFonts w:ascii="Courier New" w:hAnsi="Courier New" w:hint="default"/>
      </w:rPr>
    </w:lvl>
    <w:lvl w:ilvl="2" w:tplc="CA6C04A0">
      <w:start w:val="1"/>
      <w:numFmt w:val="bullet"/>
      <w:lvlText w:val=""/>
      <w:lvlJc w:val="left"/>
      <w:pPr>
        <w:ind w:left="2160" w:hanging="360"/>
      </w:pPr>
      <w:rPr>
        <w:rFonts w:ascii="Wingdings" w:hAnsi="Wingdings" w:hint="default"/>
      </w:rPr>
    </w:lvl>
    <w:lvl w:ilvl="3" w:tplc="BB8C8BBC">
      <w:start w:val="1"/>
      <w:numFmt w:val="bullet"/>
      <w:lvlText w:val=""/>
      <w:lvlJc w:val="left"/>
      <w:pPr>
        <w:ind w:left="2880" w:hanging="360"/>
      </w:pPr>
      <w:rPr>
        <w:rFonts w:ascii="Symbol" w:hAnsi="Symbol" w:hint="default"/>
      </w:rPr>
    </w:lvl>
    <w:lvl w:ilvl="4" w:tplc="51F8F888">
      <w:start w:val="1"/>
      <w:numFmt w:val="bullet"/>
      <w:lvlText w:val="o"/>
      <w:lvlJc w:val="left"/>
      <w:pPr>
        <w:ind w:left="3600" w:hanging="360"/>
      </w:pPr>
      <w:rPr>
        <w:rFonts w:ascii="Courier New" w:hAnsi="Courier New" w:hint="default"/>
      </w:rPr>
    </w:lvl>
    <w:lvl w:ilvl="5" w:tplc="243A0F98">
      <w:start w:val="1"/>
      <w:numFmt w:val="bullet"/>
      <w:lvlText w:val=""/>
      <w:lvlJc w:val="left"/>
      <w:pPr>
        <w:ind w:left="4320" w:hanging="360"/>
      </w:pPr>
      <w:rPr>
        <w:rFonts w:ascii="Wingdings" w:hAnsi="Wingdings" w:hint="default"/>
      </w:rPr>
    </w:lvl>
    <w:lvl w:ilvl="6" w:tplc="86144C96">
      <w:start w:val="1"/>
      <w:numFmt w:val="bullet"/>
      <w:lvlText w:val=""/>
      <w:lvlJc w:val="left"/>
      <w:pPr>
        <w:ind w:left="5040" w:hanging="360"/>
      </w:pPr>
      <w:rPr>
        <w:rFonts w:ascii="Symbol" w:hAnsi="Symbol" w:hint="default"/>
      </w:rPr>
    </w:lvl>
    <w:lvl w:ilvl="7" w:tplc="974E0C68">
      <w:start w:val="1"/>
      <w:numFmt w:val="bullet"/>
      <w:lvlText w:val="o"/>
      <w:lvlJc w:val="left"/>
      <w:pPr>
        <w:ind w:left="5760" w:hanging="360"/>
      </w:pPr>
      <w:rPr>
        <w:rFonts w:ascii="Courier New" w:hAnsi="Courier New" w:hint="default"/>
      </w:rPr>
    </w:lvl>
    <w:lvl w:ilvl="8" w:tplc="568A41DC">
      <w:start w:val="1"/>
      <w:numFmt w:val="bullet"/>
      <w:lvlText w:val=""/>
      <w:lvlJc w:val="left"/>
      <w:pPr>
        <w:ind w:left="6480" w:hanging="360"/>
      </w:pPr>
      <w:rPr>
        <w:rFonts w:ascii="Wingdings" w:hAnsi="Wingdings" w:hint="default"/>
      </w:rPr>
    </w:lvl>
  </w:abstractNum>
  <w:abstractNum w:abstractNumId="28" w15:restartNumberingAfterBreak="0">
    <w:nsid w:val="537B399D"/>
    <w:multiLevelType w:val="hybridMultilevel"/>
    <w:tmpl w:val="DCA06C4C"/>
    <w:lvl w:ilvl="0" w:tplc="2B3C2668">
      <w:start w:val="1"/>
      <w:numFmt w:val="bullet"/>
      <w:lvlText w:val=""/>
      <w:lvlJc w:val="left"/>
      <w:pPr>
        <w:ind w:left="720" w:hanging="360"/>
      </w:pPr>
      <w:rPr>
        <w:rFonts w:ascii="Symbol" w:hAnsi="Symbol" w:hint="default"/>
      </w:rPr>
    </w:lvl>
    <w:lvl w:ilvl="1" w:tplc="AE188108">
      <w:start w:val="1"/>
      <w:numFmt w:val="bullet"/>
      <w:lvlText w:val="o"/>
      <w:lvlJc w:val="left"/>
      <w:pPr>
        <w:ind w:left="1440" w:hanging="360"/>
      </w:pPr>
      <w:rPr>
        <w:rFonts w:ascii="Courier New" w:hAnsi="Courier New" w:hint="default"/>
      </w:rPr>
    </w:lvl>
    <w:lvl w:ilvl="2" w:tplc="B2D886AE">
      <w:start w:val="1"/>
      <w:numFmt w:val="bullet"/>
      <w:lvlText w:val=""/>
      <w:lvlJc w:val="left"/>
      <w:pPr>
        <w:ind w:left="2160" w:hanging="360"/>
      </w:pPr>
      <w:rPr>
        <w:rFonts w:ascii="Wingdings" w:hAnsi="Wingdings" w:hint="default"/>
      </w:rPr>
    </w:lvl>
    <w:lvl w:ilvl="3" w:tplc="292CE734">
      <w:start w:val="1"/>
      <w:numFmt w:val="bullet"/>
      <w:lvlText w:val=""/>
      <w:lvlJc w:val="left"/>
      <w:pPr>
        <w:ind w:left="2880" w:hanging="360"/>
      </w:pPr>
      <w:rPr>
        <w:rFonts w:ascii="Symbol" w:hAnsi="Symbol" w:hint="default"/>
      </w:rPr>
    </w:lvl>
    <w:lvl w:ilvl="4" w:tplc="567EA0D8">
      <w:start w:val="1"/>
      <w:numFmt w:val="bullet"/>
      <w:lvlText w:val="o"/>
      <w:lvlJc w:val="left"/>
      <w:pPr>
        <w:ind w:left="3600" w:hanging="360"/>
      </w:pPr>
      <w:rPr>
        <w:rFonts w:ascii="Courier New" w:hAnsi="Courier New" w:hint="default"/>
      </w:rPr>
    </w:lvl>
    <w:lvl w:ilvl="5" w:tplc="0D7227FE">
      <w:start w:val="1"/>
      <w:numFmt w:val="bullet"/>
      <w:lvlText w:val=""/>
      <w:lvlJc w:val="left"/>
      <w:pPr>
        <w:ind w:left="4320" w:hanging="360"/>
      </w:pPr>
      <w:rPr>
        <w:rFonts w:ascii="Wingdings" w:hAnsi="Wingdings" w:hint="default"/>
      </w:rPr>
    </w:lvl>
    <w:lvl w:ilvl="6" w:tplc="BF64FDFE">
      <w:start w:val="1"/>
      <w:numFmt w:val="bullet"/>
      <w:lvlText w:val=""/>
      <w:lvlJc w:val="left"/>
      <w:pPr>
        <w:ind w:left="5040" w:hanging="360"/>
      </w:pPr>
      <w:rPr>
        <w:rFonts w:ascii="Symbol" w:hAnsi="Symbol" w:hint="default"/>
      </w:rPr>
    </w:lvl>
    <w:lvl w:ilvl="7" w:tplc="96A8596E">
      <w:start w:val="1"/>
      <w:numFmt w:val="bullet"/>
      <w:lvlText w:val="o"/>
      <w:lvlJc w:val="left"/>
      <w:pPr>
        <w:ind w:left="5760" w:hanging="360"/>
      </w:pPr>
      <w:rPr>
        <w:rFonts w:ascii="Courier New" w:hAnsi="Courier New" w:hint="default"/>
      </w:rPr>
    </w:lvl>
    <w:lvl w:ilvl="8" w:tplc="4A201B9A">
      <w:start w:val="1"/>
      <w:numFmt w:val="bullet"/>
      <w:lvlText w:val=""/>
      <w:lvlJc w:val="left"/>
      <w:pPr>
        <w:ind w:left="6480" w:hanging="360"/>
      </w:pPr>
      <w:rPr>
        <w:rFonts w:ascii="Wingdings" w:hAnsi="Wingdings" w:hint="default"/>
      </w:rPr>
    </w:lvl>
  </w:abstractNum>
  <w:abstractNum w:abstractNumId="29" w15:restartNumberingAfterBreak="0">
    <w:nsid w:val="5546A142"/>
    <w:multiLevelType w:val="hybridMultilevel"/>
    <w:tmpl w:val="FFFFFFFF"/>
    <w:lvl w:ilvl="0" w:tplc="E2DCCBDC">
      <w:start w:val="1"/>
      <w:numFmt w:val="bullet"/>
      <w:lvlText w:val="-"/>
      <w:lvlJc w:val="left"/>
      <w:pPr>
        <w:ind w:left="720" w:hanging="360"/>
      </w:pPr>
      <w:rPr>
        <w:rFonts w:ascii="Aptos" w:hAnsi="Aptos" w:hint="default"/>
      </w:rPr>
    </w:lvl>
    <w:lvl w:ilvl="1" w:tplc="4544D466">
      <w:start w:val="1"/>
      <w:numFmt w:val="bullet"/>
      <w:lvlText w:val="o"/>
      <w:lvlJc w:val="left"/>
      <w:pPr>
        <w:ind w:left="1440" w:hanging="360"/>
      </w:pPr>
      <w:rPr>
        <w:rFonts w:ascii="Courier New" w:hAnsi="Courier New" w:hint="default"/>
      </w:rPr>
    </w:lvl>
    <w:lvl w:ilvl="2" w:tplc="02B88C48">
      <w:start w:val="1"/>
      <w:numFmt w:val="bullet"/>
      <w:lvlText w:val=""/>
      <w:lvlJc w:val="left"/>
      <w:pPr>
        <w:ind w:left="2160" w:hanging="360"/>
      </w:pPr>
      <w:rPr>
        <w:rFonts w:ascii="Wingdings" w:hAnsi="Wingdings" w:hint="default"/>
      </w:rPr>
    </w:lvl>
    <w:lvl w:ilvl="3" w:tplc="43EC0508">
      <w:start w:val="1"/>
      <w:numFmt w:val="bullet"/>
      <w:lvlText w:val=""/>
      <w:lvlJc w:val="left"/>
      <w:pPr>
        <w:ind w:left="2880" w:hanging="360"/>
      </w:pPr>
      <w:rPr>
        <w:rFonts w:ascii="Symbol" w:hAnsi="Symbol" w:hint="default"/>
      </w:rPr>
    </w:lvl>
    <w:lvl w:ilvl="4" w:tplc="6700CE3C">
      <w:start w:val="1"/>
      <w:numFmt w:val="bullet"/>
      <w:lvlText w:val="o"/>
      <w:lvlJc w:val="left"/>
      <w:pPr>
        <w:ind w:left="3600" w:hanging="360"/>
      </w:pPr>
      <w:rPr>
        <w:rFonts w:ascii="Courier New" w:hAnsi="Courier New" w:hint="default"/>
      </w:rPr>
    </w:lvl>
    <w:lvl w:ilvl="5" w:tplc="7A52262E">
      <w:start w:val="1"/>
      <w:numFmt w:val="bullet"/>
      <w:lvlText w:val=""/>
      <w:lvlJc w:val="left"/>
      <w:pPr>
        <w:ind w:left="4320" w:hanging="360"/>
      </w:pPr>
      <w:rPr>
        <w:rFonts w:ascii="Wingdings" w:hAnsi="Wingdings" w:hint="default"/>
      </w:rPr>
    </w:lvl>
    <w:lvl w:ilvl="6" w:tplc="2D6832CA">
      <w:start w:val="1"/>
      <w:numFmt w:val="bullet"/>
      <w:lvlText w:val=""/>
      <w:lvlJc w:val="left"/>
      <w:pPr>
        <w:ind w:left="5040" w:hanging="360"/>
      </w:pPr>
      <w:rPr>
        <w:rFonts w:ascii="Symbol" w:hAnsi="Symbol" w:hint="default"/>
      </w:rPr>
    </w:lvl>
    <w:lvl w:ilvl="7" w:tplc="F6E2C946">
      <w:start w:val="1"/>
      <w:numFmt w:val="bullet"/>
      <w:lvlText w:val="o"/>
      <w:lvlJc w:val="left"/>
      <w:pPr>
        <w:ind w:left="5760" w:hanging="360"/>
      </w:pPr>
      <w:rPr>
        <w:rFonts w:ascii="Courier New" w:hAnsi="Courier New" w:hint="default"/>
      </w:rPr>
    </w:lvl>
    <w:lvl w:ilvl="8" w:tplc="191CAB1A">
      <w:start w:val="1"/>
      <w:numFmt w:val="bullet"/>
      <w:lvlText w:val=""/>
      <w:lvlJc w:val="left"/>
      <w:pPr>
        <w:ind w:left="6480" w:hanging="360"/>
      </w:pPr>
      <w:rPr>
        <w:rFonts w:ascii="Wingdings" w:hAnsi="Wingdings" w:hint="default"/>
      </w:rPr>
    </w:lvl>
  </w:abstractNum>
  <w:abstractNum w:abstractNumId="30" w15:restartNumberingAfterBreak="0">
    <w:nsid w:val="5589A1EC"/>
    <w:multiLevelType w:val="hybridMultilevel"/>
    <w:tmpl w:val="4F109BAE"/>
    <w:lvl w:ilvl="0" w:tplc="0D58604A">
      <w:start w:val="1"/>
      <w:numFmt w:val="bullet"/>
      <w:lvlText w:val=""/>
      <w:lvlJc w:val="left"/>
      <w:pPr>
        <w:ind w:left="720" w:hanging="360"/>
      </w:pPr>
      <w:rPr>
        <w:rFonts w:ascii="Symbol" w:hAnsi="Symbol" w:hint="default"/>
      </w:rPr>
    </w:lvl>
    <w:lvl w:ilvl="1" w:tplc="6F06AA38">
      <w:start w:val="1"/>
      <w:numFmt w:val="bullet"/>
      <w:lvlText w:val="o"/>
      <w:lvlJc w:val="left"/>
      <w:pPr>
        <w:ind w:left="1440" w:hanging="360"/>
      </w:pPr>
      <w:rPr>
        <w:rFonts w:ascii="Courier New" w:hAnsi="Courier New" w:hint="default"/>
      </w:rPr>
    </w:lvl>
    <w:lvl w:ilvl="2" w:tplc="C1FA36DE">
      <w:start w:val="1"/>
      <w:numFmt w:val="bullet"/>
      <w:lvlText w:val=""/>
      <w:lvlJc w:val="left"/>
      <w:pPr>
        <w:ind w:left="2160" w:hanging="360"/>
      </w:pPr>
      <w:rPr>
        <w:rFonts w:ascii="Wingdings" w:hAnsi="Wingdings" w:hint="default"/>
      </w:rPr>
    </w:lvl>
    <w:lvl w:ilvl="3" w:tplc="526ECD6C">
      <w:start w:val="1"/>
      <w:numFmt w:val="bullet"/>
      <w:lvlText w:val=""/>
      <w:lvlJc w:val="left"/>
      <w:pPr>
        <w:ind w:left="2880" w:hanging="360"/>
      </w:pPr>
      <w:rPr>
        <w:rFonts w:ascii="Symbol" w:hAnsi="Symbol" w:hint="default"/>
      </w:rPr>
    </w:lvl>
    <w:lvl w:ilvl="4" w:tplc="3558D830">
      <w:start w:val="1"/>
      <w:numFmt w:val="bullet"/>
      <w:lvlText w:val="o"/>
      <w:lvlJc w:val="left"/>
      <w:pPr>
        <w:ind w:left="3600" w:hanging="360"/>
      </w:pPr>
      <w:rPr>
        <w:rFonts w:ascii="Courier New" w:hAnsi="Courier New" w:hint="default"/>
      </w:rPr>
    </w:lvl>
    <w:lvl w:ilvl="5" w:tplc="3D5E956E">
      <w:start w:val="1"/>
      <w:numFmt w:val="bullet"/>
      <w:lvlText w:val=""/>
      <w:lvlJc w:val="left"/>
      <w:pPr>
        <w:ind w:left="4320" w:hanging="360"/>
      </w:pPr>
      <w:rPr>
        <w:rFonts w:ascii="Wingdings" w:hAnsi="Wingdings" w:hint="default"/>
      </w:rPr>
    </w:lvl>
    <w:lvl w:ilvl="6" w:tplc="4AC007B8">
      <w:start w:val="1"/>
      <w:numFmt w:val="bullet"/>
      <w:lvlText w:val=""/>
      <w:lvlJc w:val="left"/>
      <w:pPr>
        <w:ind w:left="5040" w:hanging="360"/>
      </w:pPr>
      <w:rPr>
        <w:rFonts w:ascii="Symbol" w:hAnsi="Symbol" w:hint="default"/>
      </w:rPr>
    </w:lvl>
    <w:lvl w:ilvl="7" w:tplc="579C6548">
      <w:start w:val="1"/>
      <w:numFmt w:val="bullet"/>
      <w:lvlText w:val="o"/>
      <w:lvlJc w:val="left"/>
      <w:pPr>
        <w:ind w:left="5760" w:hanging="360"/>
      </w:pPr>
      <w:rPr>
        <w:rFonts w:ascii="Courier New" w:hAnsi="Courier New" w:hint="default"/>
      </w:rPr>
    </w:lvl>
    <w:lvl w:ilvl="8" w:tplc="17DA54AE">
      <w:start w:val="1"/>
      <w:numFmt w:val="bullet"/>
      <w:lvlText w:val=""/>
      <w:lvlJc w:val="left"/>
      <w:pPr>
        <w:ind w:left="6480" w:hanging="360"/>
      </w:pPr>
      <w:rPr>
        <w:rFonts w:ascii="Wingdings" w:hAnsi="Wingdings" w:hint="default"/>
      </w:rPr>
    </w:lvl>
  </w:abstractNum>
  <w:abstractNum w:abstractNumId="31" w15:restartNumberingAfterBreak="0">
    <w:nsid w:val="5A7810AA"/>
    <w:multiLevelType w:val="hybridMultilevel"/>
    <w:tmpl w:val="FFFFFFFF"/>
    <w:lvl w:ilvl="0" w:tplc="13B21942">
      <w:start w:val="1"/>
      <w:numFmt w:val="bullet"/>
      <w:lvlText w:val="-"/>
      <w:lvlJc w:val="left"/>
      <w:pPr>
        <w:ind w:left="720" w:hanging="360"/>
      </w:pPr>
      <w:rPr>
        <w:rFonts w:ascii="Aptos" w:hAnsi="Aptos" w:hint="default"/>
      </w:rPr>
    </w:lvl>
    <w:lvl w:ilvl="1" w:tplc="545A8532">
      <w:start w:val="1"/>
      <w:numFmt w:val="bullet"/>
      <w:lvlText w:val="o"/>
      <w:lvlJc w:val="left"/>
      <w:pPr>
        <w:ind w:left="1440" w:hanging="360"/>
      </w:pPr>
      <w:rPr>
        <w:rFonts w:ascii="Courier New" w:hAnsi="Courier New" w:hint="default"/>
      </w:rPr>
    </w:lvl>
    <w:lvl w:ilvl="2" w:tplc="52060E6A">
      <w:start w:val="1"/>
      <w:numFmt w:val="bullet"/>
      <w:lvlText w:val=""/>
      <w:lvlJc w:val="left"/>
      <w:pPr>
        <w:ind w:left="2160" w:hanging="360"/>
      </w:pPr>
      <w:rPr>
        <w:rFonts w:ascii="Wingdings" w:hAnsi="Wingdings" w:hint="default"/>
      </w:rPr>
    </w:lvl>
    <w:lvl w:ilvl="3" w:tplc="4FAC0A32">
      <w:start w:val="1"/>
      <w:numFmt w:val="bullet"/>
      <w:lvlText w:val=""/>
      <w:lvlJc w:val="left"/>
      <w:pPr>
        <w:ind w:left="2880" w:hanging="360"/>
      </w:pPr>
      <w:rPr>
        <w:rFonts w:ascii="Symbol" w:hAnsi="Symbol" w:hint="default"/>
      </w:rPr>
    </w:lvl>
    <w:lvl w:ilvl="4" w:tplc="7F7C41EA">
      <w:start w:val="1"/>
      <w:numFmt w:val="bullet"/>
      <w:lvlText w:val="o"/>
      <w:lvlJc w:val="left"/>
      <w:pPr>
        <w:ind w:left="3600" w:hanging="360"/>
      </w:pPr>
      <w:rPr>
        <w:rFonts w:ascii="Courier New" w:hAnsi="Courier New" w:hint="default"/>
      </w:rPr>
    </w:lvl>
    <w:lvl w:ilvl="5" w:tplc="0AA26208">
      <w:start w:val="1"/>
      <w:numFmt w:val="bullet"/>
      <w:lvlText w:val=""/>
      <w:lvlJc w:val="left"/>
      <w:pPr>
        <w:ind w:left="4320" w:hanging="360"/>
      </w:pPr>
      <w:rPr>
        <w:rFonts w:ascii="Wingdings" w:hAnsi="Wingdings" w:hint="default"/>
      </w:rPr>
    </w:lvl>
    <w:lvl w:ilvl="6" w:tplc="57143614">
      <w:start w:val="1"/>
      <w:numFmt w:val="bullet"/>
      <w:lvlText w:val=""/>
      <w:lvlJc w:val="left"/>
      <w:pPr>
        <w:ind w:left="5040" w:hanging="360"/>
      </w:pPr>
      <w:rPr>
        <w:rFonts w:ascii="Symbol" w:hAnsi="Symbol" w:hint="default"/>
      </w:rPr>
    </w:lvl>
    <w:lvl w:ilvl="7" w:tplc="FACE6C9E">
      <w:start w:val="1"/>
      <w:numFmt w:val="bullet"/>
      <w:lvlText w:val="o"/>
      <w:lvlJc w:val="left"/>
      <w:pPr>
        <w:ind w:left="5760" w:hanging="360"/>
      </w:pPr>
      <w:rPr>
        <w:rFonts w:ascii="Courier New" w:hAnsi="Courier New" w:hint="default"/>
      </w:rPr>
    </w:lvl>
    <w:lvl w:ilvl="8" w:tplc="7834C7EC">
      <w:start w:val="1"/>
      <w:numFmt w:val="bullet"/>
      <w:lvlText w:val=""/>
      <w:lvlJc w:val="left"/>
      <w:pPr>
        <w:ind w:left="6480" w:hanging="360"/>
      </w:pPr>
      <w:rPr>
        <w:rFonts w:ascii="Wingdings" w:hAnsi="Wingdings" w:hint="default"/>
      </w:rPr>
    </w:lvl>
  </w:abstractNum>
  <w:abstractNum w:abstractNumId="32" w15:restartNumberingAfterBreak="0">
    <w:nsid w:val="5BF8A253"/>
    <w:multiLevelType w:val="hybridMultilevel"/>
    <w:tmpl w:val="FFFFFFFF"/>
    <w:lvl w:ilvl="0" w:tplc="9578BB46">
      <w:start w:val="1"/>
      <w:numFmt w:val="bullet"/>
      <w:lvlText w:val="-"/>
      <w:lvlJc w:val="left"/>
      <w:pPr>
        <w:ind w:left="720" w:hanging="360"/>
      </w:pPr>
      <w:rPr>
        <w:rFonts w:ascii="Aptos" w:hAnsi="Aptos" w:hint="default"/>
      </w:rPr>
    </w:lvl>
    <w:lvl w:ilvl="1" w:tplc="0BDC58C2">
      <w:start w:val="1"/>
      <w:numFmt w:val="bullet"/>
      <w:lvlText w:val="o"/>
      <w:lvlJc w:val="left"/>
      <w:pPr>
        <w:ind w:left="1440" w:hanging="360"/>
      </w:pPr>
      <w:rPr>
        <w:rFonts w:ascii="Courier New" w:hAnsi="Courier New" w:hint="default"/>
      </w:rPr>
    </w:lvl>
    <w:lvl w:ilvl="2" w:tplc="847ACF84">
      <w:start w:val="1"/>
      <w:numFmt w:val="bullet"/>
      <w:lvlText w:val=""/>
      <w:lvlJc w:val="left"/>
      <w:pPr>
        <w:ind w:left="2160" w:hanging="360"/>
      </w:pPr>
      <w:rPr>
        <w:rFonts w:ascii="Wingdings" w:hAnsi="Wingdings" w:hint="default"/>
      </w:rPr>
    </w:lvl>
    <w:lvl w:ilvl="3" w:tplc="B8B48252">
      <w:start w:val="1"/>
      <w:numFmt w:val="bullet"/>
      <w:lvlText w:val=""/>
      <w:lvlJc w:val="left"/>
      <w:pPr>
        <w:ind w:left="2880" w:hanging="360"/>
      </w:pPr>
      <w:rPr>
        <w:rFonts w:ascii="Symbol" w:hAnsi="Symbol" w:hint="default"/>
      </w:rPr>
    </w:lvl>
    <w:lvl w:ilvl="4" w:tplc="07FEF84E">
      <w:start w:val="1"/>
      <w:numFmt w:val="bullet"/>
      <w:lvlText w:val="o"/>
      <w:lvlJc w:val="left"/>
      <w:pPr>
        <w:ind w:left="3600" w:hanging="360"/>
      </w:pPr>
      <w:rPr>
        <w:rFonts w:ascii="Courier New" w:hAnsi="Courier New" w:hint="default"/>
      </w:rPr>
    </w:lvl>
    <w:lvl w:ilvl="5" w:tplc="64FEF436">
      <w:start w:val="1"/>
      <w:numFmt w:val="bullet"/>
      <w:lvlText w:val=""/>
      <w:lvlJc w:val="left"/>
      <w:pPr>
        <w:ind w:left="4320" w:hanging="360"/>
      </w:pPr>
      <w:rPr>
        <w:rFonts w:ascii="Wingdings" w:hAnsi="Wingdings" w:hint="default"/>
      </w:rPr>
    </w:lvl>
    <w:lvl w:ilvl="6" w:tplc="6AB29842">
      <w:start w:val="1"/>
      <w:numFmt w:val="bullet"/>
      <w:lvlText w:val=""/>
      <w:lvlJc w:val="left"/>
      <w:pPr>
        <w:ind w:left="5040" w:hanging="360"/>
      </w:pPr>
      <w:rPr>
        <w:rFonts w:ascii="Symbol" w:hAnsi="Symbol" w:hint="default"/>
      </w:rPr>
    </w:lvl>
    <w:lvl w:ilvl="7" w:tplc="A20E8B44">
      <w:start w:val="1"/>
      <w:numFmt w:val="bullet"/>
      <w:lvlText w:val="o"/>
      <w:lvlJc w:val="left"/>
      <w:pPr>
        <w:ind w:left="5760" w:hanging="360"/>
      </w:pPr>
      <w:rPr>
        <w:rFonts w:ascii="Courier New" w:hAnsi="Courier New" w:hint="default"/>
      </w:rPr>
    </w:lvl>
    <w:lvl w:ilvl="8" w:tplc="5A365406">
      <w:start w:val="1"/>
      <w:numFmt w:val="bullet"/>
      <w:lvlText w:val=""/>
      <w:lvlJc w:val="left"/>
      <w:pPr>
        <w:ind w:left="6480" w:hanging="360"/>
      </w:pPr>
      <w:rPr>
        <w:rFonts w:ascii="Wingdings" w:hAnsi="Wingdings" w:hint="default"/>
      </w:rPr>
    </w:lvl>
  </w:abstractNum>
  <w:abstractNum w:abstractNumId="33" w15:restartNumberingAfterBreak="0">
    <w:nsid w:val="64D99A37"/>
    <w:multiLevelType w:val="hybridMultilevel"/>
    <w:tmpl w:val="D7683EC4"/>
    <w:lvl w:ilvl="0" w:tplc="711808DE">
      <w:start w:val="1"/>
      <w:numFmt w:val="bullet"/>
      <w:lvlText w:val=""/>
      <w:lvlJc w:val="left"/>
      <w:pPr>
        <w:ind w:left="720" w:hanging="360"/>
      </w:pPr>
      <w:rPr>
        <w:rFonts w:ascii="Symbol" w:hAnsi="Symbol" w:hint="default"/>
      </w:rPr>
    </w:lvl>
    <w:lvl w:ilvl="1" w:tplc="AB3CA102">
      <w:start w:val="1"/>
      <w:numFmt w:val="bullet"/>
      <w:lvlText w:val="o"/>
      <w:lvlJc w:val="left"/>
      <w:pPr>
        <w:ind w:left="1440" w:hanging="360"/>
      </w:pPr>
      <w:rPr>
        <w:rFonts w:ascii="Courier New" w:hAnsi="Courier New" w:hint="default"/>
      </w:rPr>
    </w:lvl>
    <w:lvl w:ilvl="2" w:tplc="652E0208">
      <w:start w:val="1"/>
      <w:numFmt w:val="bullet"/>
      <w:lvlText w:val=""/>
      <w:lvlJc w:val="left"/>
      <w:pPr>
        <w:ind w:left="2160" w:hanging="360"/>
      </w:pPr>
      <w:rPr>
        <w:rFonts w:ascii="Wingdings" w:hAnsi="Wingdings" w:hint="default"/>
      </w:rPr>
    </w:lvl>
    <w:lvl w:ilvl="3" w:tplc="274CFD00">
      <w:start w:val="1"/>
      <w:numFmt w:val="bullet"/>
      <w:lvlText w:val=""/>
      <w:lvlJc w:val="left"/>
      <w:pPr>
        <w:ind w:left="2880" w:hanging="360"/>
      </w:pPr>
      <w:rPr>
        <w:rFonts w:ascii="Symbol" w:hAnsi="Symbol" w:hint="default"/>
      </w:rPr>
    </w:lvl>
    <w:lvl w:ilvl="4" w:tplc="941A0DEC">
      <w:start w:val="1"/>
      <w:numFmt w:val="bullet"/>
      <w:lvlText w:val="o"/>
      <w:lvlJc w:val="left"/>
      <w:pPr>
        <w:ind w:left="3600" w:hanging="360"/>
      </w:pPr>
      <w:rPr>
        <w:rFonts w:ascii="Courier New" w:hAnsi="Courier New" w:hint="default"/>
      </w:rPr>
    </w:lvl>
    <w:lvl w:ilvl="5" w:tplc="901625DA">
      <w:start w:val="1"/>
      <w:numFmt w:val="bullet"/>
      <w:lvlText w:val=""/>
      <w:lvlJc w:val="left"/>
      <w:pPr>
        <w:ind w:left="4320" w:hanging="360"/>
      </w:pPr>
      <w:rPr>
        <w:rFonts w:ascii="Wingdings" w:hAnsi="Wingdings" w:hint="default"/>
      </w:rPr>
    </w:lvl>
    <w:lvl w:ilvl="6" w:tplc="7794CF12">
      <w:start w:val="1"/>
      <w:numFmt w:val="bullet"/>
      <w:lvlText w:val=""/>
      <w:lvlJc w:val="left"/>
      <w:pPr>
        <w:ind w:left="5040" w:hanging="360"/>
      </w:pPr>
      <w:rPr>
        <w:rFonts w:ascii="Symbol" w:hAnsi="Symbol" w:hint="default"/>
      </w:rPr>
    </w:lvl>
    <w:lvl w:ilvl="7" w:tplc="64D0E1D2">
      <w:start w:val="1"/>
      <w:numFmt w:val="bullet"/>
      <w:lvlText w:val="o"/>
      <w:lvlJc w:val="left"/>
      <w:pPr>
        <w:ind w:left="5760" w:hanging="360"/>
      </w:pPr>
      <w:rPr>
        <w:rFonts w:ascii="Courier New" w:hAnsi="Courier New" w:hint="default"/>
      </w:rPr>
    </w:lvl>
    <w:lvl w:ilvl="8" w:tplc="E402BC64">
      <w:start w:val="1"/>
      <w:numFmt w:val="bullet"/>
      <w:lvlText w:val=""/>
      <w:lvlJc w:val="left"/>
      <w:pPr>
        <w:ind w:left="6480" w:hanging="360"/>
      </w:pPr>
      <w:rPr>
        <w:rFonts w:ascii="Wingdings" w:hAnsi="Wingdings" w:hint="default"/>
      </w:rPr>
    </w:lvl>
  </w:abstractNum>
  <w:abstractNum w:abstractNumId="34" w15:restartNumberingAfterBreak="0">
    <w:nsid w:val="6536A4C9"/>
    <w:multiLevelType w:val="hybridMultilevel"/>
    <w:tmpl w:val="FFFFFFFF"/>
    <w:lvl w:ilvl="0" w:tplc="C9E8705C">
      <w:start w:val="1"/>
      <w:numFmt w:val="bullet"/>
      <w:lvlText w:val="-"/>
      <w:lvlJc w:val="left"/>
      <w:pPr>
        <w:ind w:left="720" w:hanging="360"/>
      </w:pPr>
      <w:rPr>
        <w:rFonts w:ascii="Aptos" w:hAnsi="Aptos" w:hint="default"/>
      </w:rPr>
    </w:lvl>
    <w:lvl w:ilvl="1" w:tplc="EC9262B0">
      <w:start w:val="1"/>
      <w:numFmt w:val="bullet"/>
      <w:lvlText w:val="o"/>
      <w:lvlJc w:val="left"/>
      <w:pPr>
        <w:ind w:left="1440" w:hanging="360"/>
      </w:pPr>
      <w:rPr>
        <w:rFonts w:ascii="Courier New" w:hAnsi="Courier New" w:hint="default"/>
      </w:rPr>
    </w:lvl>
    <w:lvl w:ilvl="2" w:tplc="962A42B4">
      <w:start w:val="1"/>
      <w:numFmt w:val="bullet"/>
      <w:lvlText w:val=""/>
      <w:lvlJc w:val="left"/>
      <w:pPr>
        <w:ind w:left="2160" w:hanging="360"/>
      </w:pPr>
      <w:rPr>
        <w:rFonts w:ascii="Wingdings" w:hAnsi="Wingdings" w:hint="default"/>
      </w:rPr>
    </w:lvl>
    <w:lvl w:ilvl="3" w:tplc="47307E80">
      <w:start w:val="1"/>
      <w:numFmt w:val="bullet"/>
      <w:lvlText w:val=""/>
      <w:lvlJc w:val="left"/>
      <w:pPr>
        <w:ind w:left="2880" w:hanging="360"/>
      </w:pPr>
      <w:rPr>
        <w:rFonts w:ascii="Symbol" w:hAnsi="Symbol" w:hint="default"/>
      </w:rPr>
    </w:lvl>
    <w:lvl w:ilvl="4" w:tplc="5C267BDA">
      <w:start w:val="1"/>
      <w:numFmt w:val="bullet"/>
      <w:lvlText w:val="o"/>
      <w:lvlJc w:val="left"/>
      <w:pPr>
        <w:ind w:left="3600" w:hanging="360"/>
      </w:pPr>
      <w:rPr>
        <w:rFonts w:ascii="Courier New" w:hAnsi="Courier New" w:hint="default"/>
      </w:rPr>
    </w:lvl>
    <w:lvl w:ilvl="5" w:tplc="FFAC2368">
      <w:start w:val="1"/>
      <w:numFmt w:val="bullet"/>
      <w:lvlText w:val=""/>
      <w:lvlJc w:val="left"/>
      <w:pPr>
        <w:ind w:left="4320" w:hanging="360"/>
      </w:pPr>
      <w:rPr>
        <w:rFonts w:ascii="Wingdings" w:hAnsi="Wingdings" w:hint="default"/>
      </w:rPr>
    </w:lvl>
    <w:lvl w:ilvl="6" w:tplc="B18A8EC4">
      <w:start w:val="1"/>
      <w:numFmt w:val="bullet"/>
      <w:lvlText w:val=""/>
      <w:lvlJc w:val="left"/>
      <w:pPr>
        <w:ind w:left="5040" w:hanging="360"/>
      </w:pPr>
      <w:rPr>
        <w:rFonts w:ascii="Symbol" w:hAnsi="Symbol" w:hint="default"/>
      </w:rPr>
    </w:lvl>
    <w:lvl w:ilvl="7" w:tplc="940034EC">
      <w:start w:val="1"/>
      <w:numFmt w:val="bullet"/>
      <w:lvlText w:val="o"/>
      <w:lvlJc w:val="left"/>
      <w:pPr>
        <w:ind w:left="5760" w:hanging="360"/>
      </w:pPr>
      <w:rPr>
        <w:rFonts w:ascii="Courier New" w:hAnsi="Courier New" w:hint="default"/>
      </w:rPr>
    </w:lvl>
    <w:lvl w:ilvl="8" w:tplc="9C62C354">
      <w:start w:val="1"/>
      <w:numFmt w:val="bullet"/>
      <w:lvlText w:val=""/>
      <w:lvlJc w:val="left"/>
      <w:pPr>
        <w:ind w:left="6480" w:hanging="360"/>
      </w:pPr>
      <w:rPr>
        <w:rFonts w:ascii="Wingdings" w:hAnsi="Wingdings" w:hint="default"/>
      </w:rPr>
    </w:lvl>
  </w:abstractNum>
  <w:abstractNum w:abstractNumId="35" w15:restartNumberingAfterBreak="0">
    <w:nsid w:val="656156E8"/>
    <w:multiLevelType w:val="hybridMultilevel"/>
    <w:tmpl w:val="FFFFFFFF"/>
    <w:lvl w:ilvl="0" w:tplc="C6880290">
      <w:start w:val="1"/>
      <w:numFmt w:val="bullet"/>
      <w:lvlText w:val="-"/>
      <w:lvlJc w:val="left"/>
      <w:pPr>
        <w:ind w:left="720" w:hanging="360"/>
      </w:pPr>
      <w:rPr>
        <w:rFonts w:ascii="Aptos" w:hAnsi="Aptos" w:hint="default"/>
      </w:rPr>
    </w:lvl>
    <w:lvl w:ilvl="1" w:tplc="B1C43F2C">
      <w:start w:val="1"/>
      <w:numFmt w:val="bullet"/>
      <w:lvlText w:val="o"/>
      <w:lvlJc w:val="left"/>
      <w:pPr>
        <w:ind w:left="1440" w:hanging="360"/>
      </w:pPr>
      <w:rPr>
        <w:rFonts w:ascii="Courier New" w:hAnsi="Courier New" w:hint="default"/>
      </w:rPr>
    </w:lvl>
    <w:lvl w:ilvl="2" w:tplc="F3E4247A">
      <w:start w:val="1"/>
      <w:numFmt w:val="bullet"/>
      <w:lvlText w:val=""/>
      <w:lvlJc w:val="left"/>
      <w:pPr>
        <w:ind w:left="2160" w:hanging="360"/>
      </w:pPr>
      <w:rPr>
        <w:rFonts w:ascii="Wingdings" w:hAnsi="Wingdings" w:hint="default"/>
      </w:rPr>
    </w:lvl>
    <w:lvl w:ilvl="3" w:tplc="A1C6A7F0">
      <w:start w:val="1"/>
      <w:numFmt w:val="bullet"/>
      <w:lvlText w:val=""/>
      <w:lvlJc w:val="left"/>
      <w:pPr>
        <w:ind w:left="2880" w:hanging="360"/>
      </w:pPr>
      <w:rPr>
        <w:rFonts w:ascii="Symbol" w:hAnsi="Symbol" w:hint="default"/>
      </w:rPr>
    </w:lvl>
    <w:lvl w:ilvl="4" w:tplc="431280A6">
      <w:start w:val="1"/>
      <w:numFmt w:val="bullet"/>
      <w:lvlText w:val="o"/>
      <w:lvlJc w:val="left"/>
      <w:pPr>
        <w:ind w:left="3600" w:hanging="360"/>
      </w:pPr>
      <w:rPr>
        <w:rFonts w:ascii="Courier New" w:hAnsi="Courier New" w:hint="default"/>
      </w:rPr>
    </w:lvl>
    <w:lvl w:ilvl="5" w:tplc="E2D80F54">
      <w:start w:val="1"/>
      <w:numFmt w:val="bullet"/>
      <w:lvlText w:val=""/>
      <w:lvlJc w:val="left"/>
      <w:pPr>
        <w:ind w:left="4320" w:hanging="360"/>
      </w:pPr>
      <w:rPr>
        <w:rFonts w:ascii="Wingdings" w:hAnsi="Wingdings" w:hint="default"/>
      </w:rPr>
    </w:lvl>
    <w:lvl w:ilvl="6" w:tplc="7CD69998">
      <w:start w:val="1"/>
      <w:numFmt w:val="bullet"/>
      <w:lvlText w:val=""/>
      <w:lvlJc w:val="left"/>
      <w:pPr>
        <w:ind w:left="5040" w:hanging="360"/>
      </w:pPr>
      <w:rPr>
        <w:rFonts w:ascii="Symbol" w:hAnsi="Symbol" w:hint="default"/>
      </w:rPr>
    </w:lvl>
    <w:lvl w:ilvl="7" w:tplc="EA1CE33A">
      <w:start w:val="1"/>
      <w:numFmt w:val="bullet"/>
      <w:lvlText w:val="o"/>
      <w:lvlJc w:val="left"/>
      <w:pPr>
        <w:ind w:left="5760" w:hanging="360"/>
      </w:pPr>
      <w:rPr>
        <w:rFonts w:ascii="Courier New" w:hAnsi="Courier New" w:hint="default"/>
      </w:rPr>
    </w:lvl>
    <w:lvl w:ilvl="8" w:tplc="DB68BF76">
      <w:start w:val="1"/>
      <w:numFmt w:val="bullet"/>
      <w:lvlText w:val=""/>
      <w:lvlJc w:val="left"/>
      <w:pPr>
        <w:ind w:left="6480" w:hanging="360"/>
      </w:pPr>
      <w:rPr>
        <w:rFonts w:ascii="Wingdings" w:hAnsi="Wingdings" w:hint="default"/>
      </w:rPr>
    </w:lvl>
  </w:abstractNum>
  <w:abstractNum w:abstractNumId="36" w15:restartNumberingAfterBreak="0">
    <w:nsid w:val="68CDC414"/>
    <w:multiLevelType w:val="hybridMultilevel"/>
    <w:tmpl w:val="DD102E98"/>
    <w:lvl w:ilvl="0" w:tplc="ED4ACB64">
      <w:start w:val="1"/>
      <w:numFmt w:val="bullet"/>
      <w:lvlText w:val=""/>
      <w:lvlJc w:val="left"/>
      <w:pPr>
        <w:ind w:left="720" w:hanging="360"/>
      </w:pPr>
      <w:rPr>
        <w:rFonts w:ascii="Symbol" w:hAnsi="Symbol" w:hint="default"/>
      </w:rPr>
    </w:lvl>
    <w:lvl w:ilvl="1" w:tplc="60622B38">
      <w:start w:val="1"/>
      <w:numFmt w:val="bullet"/>
      <w:lvlText w:val="o"/>
      <w:lvlJc w:val="left"/>
      <w:pPr>
        <w:ind w:left="1440" w:hanging="360"/>
      </w:pPr>
      <w:rPr>
        <w:rFonts w:ascii="Courier New" w:hAnsi="Courier New" w:hint="default"/>
      </w:rPr>
    </w:lvl>
    <w:lvl w:ilvl="2" w:tplc="4C246F7E">
      <w:start w:val="1"/>
      <w:numFmt w:val="bullet"/>
      <w:lvlText w:val=""/>
      <w:lvlJc w:val="left"/>
      <w:pPr>
        <w:ind w:left="2160" w:hanging="360"/>
      </w:pPr>
      <w:rPr>
        <w:rFonts w:ascii="Wingdings" w:hAnsi="Wingdings" w:hint="default"/>
      </w:rPr>
    </w:lvl>
    <w:lvl w:ilvl="3" w:tplc="CDC6BDE6">
      <w:start w:val="1"/>
      <w:numFmt w:val="bullet"/>
      <w:lvlText w:val=""/>
      <w:lvlJc w:val="left"/>
      <w:pPr>
        <w:ind w:left="2880" w:hanging="360"/>
      </w:pPr>
      <w:rPr>
        <w:rFonts w:ascii="Symbol" w:hAnsi="Symbol" w:hint="default"/>
      </w:rPr>
    </w:lvl>
    <w:lvl w:ilvl="4" w:tplc="A4722D8C">
      <w:start w:val="1"/>
      <w:numFmt w:val="bullet"/>
      <w:lvlText w:val="o"/>
      <w:lvlJc w:val="left"/>
      <w:pPr>
        <w:ind w:left="3600" w:hanging="360"/>
      </w:pPr>
      <w:rPr>
        <w:rFonts w:ascii="Courier New" w:hAnsi="Courier New" w:hint="default"/>
      </w:rPr>
    </w:lvl>
    <w:lvl w:ilvl="5" w:tplc="CCDCA946">
      <w:start w:val="1"/>
      <w:numFmt w:val="bullet"/>
      <w:lvlText w:val=""/>
      <w:lvlJc w:val="left"/>
      <w:pPr>
        <w:ind w:left="4320" w:hanging="360"/>
      </w:pPr>
      <w:rPr>
        <w:rFonts w:ascii="Wingdings" w:hAnsi="Wingdings" w:hint="default"/>
      </w:rPr>
    </w:lvl>
    <w:lvl w:ilvl="6" w:tplc="7A20B05A">
      <w:start w:val="1"/>
      <w:numFmt w:val="bullet"/>
      <w:lvlText w:val=""/>
      <w:lvlJc w:val="left"/>
      <w:pPr>
        <w:ind w:left="5040" w:hanging="360"/>
      </w:pPr>
      <w:rPr>
        <w:rFonts w:ascii="Symbol" w:hAnsi="Symbol" w:hint="default"/>
      </w:rPr>
    </w:lvl>
    <w:lvl w:ilvl="7" w:tplc="210C1270">
      <w:start w:val="1"/>
      <w:numFmt w:val="bullet"/>
      <w:lvlText w:val="o"/>
      <w:lvlJc w:val="left"/>
      <w:pPr>
        <w:ind w:left="5760" w:hanging="360"/>
      </w:pPr>
      <w:rPr>
        <w:rFonts w:ascii="Courier New" w:hAnsi="Courier New" w:hint="default"/>
      </w:rPr>
    </w:lvl>
    <w:lvl w:ilvl="8" w:tplc="90963024">
      <w:start w:val="1"/>
      <w:numFmt w:val="bullet"/>
      <w:lvlText w:val=""/>
      <w:lvlJc w:val="left"/>
      <w:pPr>
        <w:ind w:left="6480" w:hanging="360"/>
      </w:pPr>
      <w:rPr>
        <w:rFonts w:ascii="Wingdings" w:hAnsi="Wingdings" w:hint="default"/>
      </w:rPr>
    </w:lvl>
  </w:abstractNum>
  <w:abstractNum w:abstractNumId="37" w15:restartNumberingAfterBreak="0">
    <w:nsid w:val="69330194"/>
    <w:multiLevelType w:val="hybridMultilevel"/>
    <w:tmpl w:val="478C3BA4"/>
    <w:lvl w:ilvl="0" w:tplc="7292D558">
      <w:start w:val="1"/>
      <w:numFmt w:val="bullet"/>
      <w:lvlText w:val="·"/>
      <w:lvlJc w:val="left"/>
      <w:pPr>
        <w:ind w:left="720" w:hanging="360"/>
      </w:pPr>
      <w:rPr>
        <w:rFonts w:ascii="Symbol" w:hAnsi="Symbol" w:hint="default"/>
      </w:rPr>
    </w:lvl>
    <w:lvl w:ilvl="1" w:tplc="414C9398">
      <w:start w:val="1"/>
      <w:numFmt w:val="bullet"/>
      <w:lvlText w:val="o"/>
      <w:lvlJc w:val="left"/>
      <w:pPr>
        <w:ind w:left="1440" w:hanging="360"/>
      </w:pPr>
      <w:rPr>
        <w:rFonts w:ascii="Courier New" w:hAnsi="Courier New" w:hint="default"/>
      </w:rPr>
    </w:lvl>
    <w:lvl w:ilvl="2" w:tplc="908E24B6">
      <w:start w:val="1"/>
      <w:numFmt w:val="bullet"/>
      <w:lvlText w:val=""/>
      <w:lvlJc w:val="left"/>
      <w:pPr>
        <w:ind w:left="2160" w:hanging="360"/>
      </w:pPr>
      <w:rPr>
        <w:rFonts w:ascii="Wingdings" w:hAnsi="Wingdings" w:hint="default"/>
      </w:rPr>
    </w:lvl>
    <w:lvl w:ilvl="3" w:tplc="E24642EA">
      <w:start w:val="1"/>
      <w:numFmt w:val="bullet"/>
      <w:lvlText w:val=""/>
      <w:lvlJc w:val="left"/>
      <w:pPr>
        <w:ind w:left="2880" w:hanging="360"/>
      </w:pPr>
      <w:rPr>
        <w:rFonts w:ascii="Symbol" w:hAnsi="Symbol" w:hint="default"/>
      </w:rPr>
    </w:lvl>
    <w:lvl w:ilvl="4" w:tplc="6EA2B6C6">
      <w:start w:val="1"/>
      <w:numFmt w:val="bullet"/>
      <w:lvlText w:val="o"/>
      <w:lvlJc w:val="left"/>
      <w:pPr>
        <w:ind w:left="3600" w:hanging="360"/>
      </w:pPr>
      <w:rPr>
        <w:rFonts w:ascii="Courier New" w:hAnsi="Courier New" w:hint="default"/>
      </w:rPr>
    </w:lvl>
    <w:lvl w:ilvl="5" w:tplc="5D0AE0F0">
      <w:start w:val="1"/>
      <w:numFmt w:val="bullet"/>
      <w:lvlText w:val=""/>
      <w:lvlJc w:val="left"/>
      <w:pPr>
        <w:ind w:left="4320" w:hanging="360"/>
      </w:pPr>
      <w:rPr>
        <w:rFonts w:ascii="Wingdings" w:hAnsi="Wingdings" w:hint="default"/>
      </w:rPr>
    </w:lvl>
    <w:lvl w:ilvl="6" w:tplc="0E205748">
      <w:start w:val="1"/>
      <w:numFmt w:val="bullet"/>
      <w:lvlText w:val=""/>
      <w:lvlJc w:val="left"/>
      <w:pPr>
        <w:ind w:left="5040" w:hanging="360"/>
      </w:pPr>
      <w:rPr>
        <w:rFonts w:ascii="Symbol" w:hAnsi="Symbol" w:hint="default"/>
      </w:rPr>
    </w:lvl>
    <w:lvl w:ilvl="7" w:tplc="D8364D7C">
      <w:start w:val="1"/>
      <w:numFmt w:val="bullet"/>
      <w:lvlText w:val="o"/>
      <w:lvlJc w:val="left"/>
      <w:pPr>
        <w:ind w:left="5760" w:hanging="360"/>
      </w:pPr>
      <w:rPr>
        <w:rFonts w:ascii="Courier New" w:hAnsi="Courier New" w:hint="default"/>
      </w:rPr>
    </w:lvl>
    <w:lvl w:ilvl="8" w:tplc="E81066FC">
      <w:start w:val="1"/>
      <w:numFmt w:val="bullet"/>
      <w:lvlText w:val=""/>
      <w:lvlJc w:val="left"/>
      <w:pPr>
        <w:ind w:left="6480" w:hanging="360"/>
      </w:pPr>
      <w:rPr>
        <w:rFonts w:ascii="Wingdings" w:hAnsi="Wingdings" w:hint="default"/>
      </w:rPr>
    </w:lvl>
  </w:abstractNum>
  <w:abstractNum w:abstractNumId="38" w15:restartNumberingAfterBreak="0">
    <w:nsid w:val="694033E6"/>
    <w:multiLevelType w:val="hybridMultilevel"/>
    <w:tmpl w:val="FFFFFFFF"/>
    <w:lvl w:ilvl="0" w:tplc="AB14A64E">
      <w:start w:val="1"/>
      <w:numFmt w:val="bullet"/>
      <w:lvlText w:val="·"/>
      <w:lvlJc w:val="left"/>
      <w:pPr>
        <w:ind w:left="720" w:hanging="360"/>
      </w:pPr>
      <w:rPr>
        <w:rFonts w:ascii="Symbol" w:hAnsi="Symbol" w:hint="default"/>
      </w:rPr>
    </w:lvl>
    <w:lvl w:ilvl="1" w:tplc="90FA69A4">
      <w:start w:val="1"/>
      <w:numFmt w:val="bullet"/>
      <w:lvlText w:val="o"/>
      <w:lvlJc w:val="left"/>
      <w:pPr>
        <w:ind w:left="1440" w:hanging="360"/>
      </w:pPr>
      <w:rPr>
        <w:rFonts w:ascii="Courier New" w:hAnsi="Courier New" w:hint="default"/>
      </w:rPr>
    </w:lvl>
    <w:lvl w:ilvl="2" w:tplc="3B98AA36">
      <w:start w:val="1"/>
      <w:numFmt w:val="bullet"/>
      <w:lvlText w:val=""/>
      <w:lvlJc w:val="left"/>
      <w:pPr>
        <w:ind w:left="2160" w:hanging="360"/>
      </w:pPr>
      <w:rPr>
        <w:rFonts w:ascii="Wingdings" w:hAnsi="Wingdings" w:hint="default"/>
      </w:rPr>
    </w:lvl>
    <w:lvl w:ilvl="3" w:tplc="4CD60C5A">
      <w:start w:val="1"/>
      <w:numFmt w:val="bullet"/>
      <w:lvlText w:val=""/>
      <w:lvlJc w:val="left"/>
      <w:pPr>
        <w:ind w:left="2880" w:hanging="360"/>
      </w:pPr>
      <w:rPr>
        <w:rFonts w:ascii="Symbol" w:hAnsi="Symbol" w:hint="default"/>
      </w:rPr>
    </w:lvl>
    <w:lvl w:ilvl="4" w:tplc="5AC246C8">
      <w:start w:val="1"/>
      <w:numFmt w:val="bullet"/>
      <w:lvlText w:val="o"/>
      <w:lvlJc w:val="left"/>
      <w:pPr>
        <w:ind w:left="3600" w:hanging="360"/>
      </w:pPr>
      <w:rPr>
        <w:rFonts w:ascii="Courier New" w:hAnsi="Courier New" w:hint="default"/>
      </w:rPr>
    </w:lvl>
    <w:lvl w:ilvl="5" w:tplc="C6A672A8">
      <w:start w:val="1"/>
      <w:numFmt w:val="bullet"/>
      <w:lvlText w:val=""/>
      <w:lvlJc w:val="left"/>
      <w:pPr>
        <w:ind w:left="4320" w:hanging="360"/>
      </w:pPr>
      <w:rPr>
        <w:rFonts w:ascii="Wingdings" w:hAnsi="Wingdings" w:hint="default"/>
      </w:rPr>
    </w:lvl>
    <w:lvl w:ilvl="6" w:tplc="FAD676F4">
      <w:start w:val="1"/>
      <w:numFmt w:val="bullet"/>
      <w:lvlText w:val=""/>
      <w:lvlJc w:val="left"/>
      <w:pPr>
        <w:ind w:left="5040" w:hanging="360"/>
      </w:pPr>
      <w:rPr>
        <w:rFonts w:ascii="Symbol" w:hAnsi="Symbol" w:hint="default"/>
      </w:rPr>
    </w:lvl>
    <w:lvl w:ilvl="7" w:tplc="13A616D4">
      <w:start w:val="1"/>
      <w:numFmt w:val="bullet"/>
      <w:lvlText w:val="o"/>
      <w:lvlJc w:val="left"/>
      <w:pPr>
        <w:ind w:left="5760" w:hanging="360"/>
      </w:pPr>
      <w:rPr>
        <w:rFonts w:ascii="Courier New" w:hAnsi="Courier New" w:hint="default"/>
      </w:rPr>
    </w:lvl>
    <w:lvl w:ilvl="8" w:tplc="1102EE16">
      <w:start w:val="1"/>
      <w:numFmt w:val="bullet"/>
      <w:lvlText w:val=""/>
      <w:lvlJc w:val="left"/>
      <w:pPr>
        <w:ind w:left="6480" w:hanging="360"/>
      </w:pPr>
      <w:rPr>
        <w:rFonts w:ascii="Wingdings" w:hAnsi="Wingdings" w:hint="default"/>
      </w:rPr>
    </w:lvl>
  </w:abstractNum>
  <w:abstractNum w:abstractNumId="39" w15:restartNumberingAfterBreak="0">
    <w:nsid w:val="6AF6D262"/>
    <w:multiLevelType w:val="hybridMultilevel"/>
    <w:tmpl w:val="FFFFFFFF"/>
    <w:lvl w:ilvl="0" w:tplc="8C00552A">
      <w:start w:val="1"/>
      <w:numFmt w:val="bullet"/>
      <w:lvlText w:val="-"/>
      <w:lvlJc w:val="left"/>
      <w:pPr>
        <w:ind w:left="720" w:hanging="360"/>
      </w:pPr>
      <w:rPr>
        <w:rFonts w:ascii="Aptos" w:hAnsi="Aptos" w:hint="default"/>
      </w:rPr>
    </w:lvl>
    <w:lvl w:ilvl="1" w:tplc="C616DD74">
      <w:start w:val="1"/>
      <w:numFmt w:val="bullet"/>
      <w:lvlText w:val="o"/>
      <w:lvlJc w:val="left"/>
      <w:pPr>
        <w:ind w:left="1440" w:hanging="360"/>
      </w:pPr>
      <w:rPr>
        <w:rFonts w:ascii="Courier New" w:hAnsi="Courier New" w:hint="default"/>
      </w:rPr>
    </w:lvl>
    <w:lvl w:ilvl="2" w:tplc="504A7A50">
      <w:start w:val="1"/>
      <w:numFmt w:val="bullet"/>
      <w:lvlText w:val=""/>
      <w:lvlJc w:val="left"/>
      <w:pPr>
        <w:ind w:left="2160" w:hanging="360"/>
      </w:pPr>
      <w:rPr>
        <w:rFonts w:ascii="Wingdings" w:hAnsi="Wingdings" w:hint="default"/>
      </w:rPr>
    </w:lvl>
    <w:lvl w:ilvl="3" w:tplc="D43A33E2">
      <w:start w:val="1"/>
      <w:numFmt w:val="bullet"/>
      <w:lvlText w:val=""/>
      <w:lvlJc w:val="left"/>
      <w:pPr>
        <w:ind w:left="2880" w:hanging="360"/>
      </w:pPr>
      <w:rPr>
        <w:rFonts w:ascii="Symbol" w:hAnsi="Symbol" w:hint="default"/>
      </w:rPr>
    </w:lvl>
    <w:lvl w:ilvl="4" w:tplc="EA2E7C88">
      <w:start w:val="1"/>
      <w:numFmt w:val="bullet"/>
      <w:lvlText w:val="o"/>
      <w:lvlJc w:val="left"/>
      <w:pPr>
        <w:ind w:left="3600" w:hanging="360"/>
      </w:pPr>
      <w:rPr>
        <w:rFonts w:ascii="Courier New" w:hAnsi="Courier New" w:hint="default"/>
      </w:rPr>
    </w:lvl>
    <w:lvl w:ilvl="5" w:tplc="033EC2F6">
      <w:start w:val="1"/>
      <w:numFmt w:val="bullet"/>
      <w:lvlText w:val=""/>
      <w:lvlJc w:val="left"/>
      <w:pPr>
        <w:ind w:left="4320" w:hanging="360"/>
      </w:pPr>
      <w:rPr>
        <w:rFonts w:ascii="Wingdings" w:hAnsi="Wingdings" w:hint="default"/>
      </w:rPr>
    </w:lvl>
    <w:lvl w:ilvl="6" w:tplc="CA2C91FE">
      <w:start w:val="1"/>
      <w:numFmt w:val="bullet"/>
      <w:lvlText w:val=""/>
      <w:lvlJc w:val="left"/>
      <w:pPr>
        <w:ind w:left="5040" w:hanging="360"/>
      </w:pPr>
      <w:rPr>
        <w:rFonts w:ascii="Symbol" w:hAnsi="Symbol" w:hint="default"/>
      </w:rPr>
    </w:lvl>
    <w:lvl w:ilvl="7" w:tplc="2ABAA01E">
      <w:start w:val="1"/>
      <w:numFmt w:val="bullet"/>
      <w:lvlText w:val="o"/>
      <w:lvlJc w:val="left"/>
      <w:pPr>
        <w:ind w:left="5760" w:hanging="360"/>
      </w:pPr>
      <w:rPr>
        <w:rFonts w:ascii="Courier New" w:hAnsi="Courier New" w:hint="default"/>
      </w:rPr>
    </w:lvl>
    <w:lvl w:ilvl="8" w:tplc="0944E7D4">
      <w:start w:val="1"/>
      <w:numFmt w:val="bullet"/>
      <w:lvlText w:val=""/>
      <w:lvlJc w:val="left"/>
      <w:pPr>
        <w:ind w:left="6480" w:hanging="360"/>
      </w:pPr>
      <w:rPr>
        <w:rFonts w:ascii="Wingdings" w:hAnsi="Wingdings" w:hint="default"/>
      </w:rPr>
    </w:lvl>
  </w:abstractNum>
  <w:abstractNum w:abstractNumId="40" w15:restartNumberingAfterBreak="0">
    <w:nsid w:val="6E542567"/>
    <w:multiLevelType w:val="hybridMultilevel"/>
    <w:tmpl w:val="4C7C7F8C"/>
    <w:lvl w:ilvl="0" w:tplc="9176BDC4">
      <w:start w:val="1"/>
      <w:numFmt w:val="bullet"/>
      <w:lvlText w:val=""/>
      <w:lvlJc w:val="left"/>
      <w:pPr>
        <w:ind w:left="720" w:hanging="360"/>
      </w:pPr>
      <w:rPr>
        <w:rFonts w:ascii="Symbol" w:hAnsi="Symbol" w:hint="default"/>
      </w:rPr>
    </w:lvl>
    <w:lvl w:ilvl="1" w:tplc="A54A76DC">
      <w:start w:val="1"/>
      <w:numFmt w:val="bullet"/>
      <w:lvlText w:val="o"/>
      <w:lvlJc w:val="left"/>
      <w:pPr>
        <w:ind w:left="1440" w:hanging="360"/>
      </w:pPr>
      <w:rPr>
        <w:rFonts w:ascii="Courier New" w:hAnsi="Courier New" w:hint="default"/>
      </w:rPr>
    </w:lvl>
    <w:lvl w:ilvl="2" w:tplc="4690928E">
      <w:start w:val="1"/>
      <w:numFmt w:val="bullet"/>
      <w:lvlText w:val=""/>
      <w:lvlJc w:val="left"/>
      <w:pPr>
        <w:ind w:left="2160" w:hanging="360"/>
      </w:pPr>
      <w:rPr>
        <w:rFonts w:ascii="Wingdings" w:hAnsi="Wingdings" w:hint="default"/>
      </w:rPr>
    </w:lvl>
    <w:lvl w:ilvl="3" w:tplc="D0BA0A3A">
      <w:start w:val="1"/>
      <w:numFmt w:val="bullet"/>
      <w:lvlText w:val=""/>
      <w:lvlJc w:val="left"/>
      <w:pPr>
        <w:ind w:left="2880" w:hanging="360"/>
      </w:pPr>
      <w:rPr>
        <w:rFonts w:ascii="Symbol" w:hAnsi="Symbol" w:hint="default"/>
      </w:rPr>
    </w:lvl>
    <w:lvl w:ilvl="4" w:tplc="D7765B54">
      <w:start w:val="1"/>
      <w:numFmt w:val="bullet"/>
      <w:lvlText w:val="o"/>
      <w:lvlJc w:val="left"/>
      <w:pPr>
        <w:ind w:left="3600" w:hanging="360"/>
      </w:pPr>
      <w:rPr>
        <w:rFonts w:ascii="Courier New" w:hAnsi="Courier New" w:hint="default"/>
      </w:rPr>
    </w:lvl>
    <w:lvl w:ilvl="5" w:tplc="30AA35C2">
      <w:start w:val="1"/>
      <w:numFmt w:val="bullet"/>
      <w:lvlText w:val=""/>
      <w:lvlJc w:val="left"/>
      <w:pPr>
        <w:ind w:left="4320" w:hanging="360"/>
      </w:pPr>
      <w:rPr>
        <w:rFonts w:ascii="Wingdings" w:hAnsi="Wingdings" w:hint="default"/>
      </w:rPr>
    </w:lvl>
    <w:lvl w:ilvl="6" w:tplc="AAF623DE">
      <w:start w:val="1"/>
      <w:numFmt w:val="bullet"/>
      <w:lvlText w:val=""/>
      <w:lvlJc w:val="left"/>
      <w:pPr>
        <w:ind w:left="5040" w:hanging="360"/>
      </w:pPr>
      <w:rPr>
        <w:rFonts w:ascii="Symbol" w:hAnsi="Symbol" w:hint="default"/>
      </w:rPr>
    </w:lvl>
    <w:lvl w:ilvl="7" w:tplc="786C2662">
      <w:start w:val="1"/>
      <w:numFmt w:val="bullet"/>
      <w:lvlText w:val="o"/>
      <w:lvlJc w:val="left"/>
      <w:pPr>
        <w:ind w:left="5760" w:hanging="360"/>
      </w:pPr>
      <w:rPr>
        <w:rFonts w:ascii="Courier New" w:hAnsi="Courier New" w:hint="default"/>
      </w:rPr>
    </w:lvl>
    <w:lvl w:ilvl="8" w:tplc="CD76C014">
      <w:start w:val="1"/>
      <w:numFmt w:val="bullet"/>
      <w:lvlText w:val=""/>
      <w:lvlJc w:val="left"/>
      <w:pPr>
        <w:ind w:left="6480" w:hanging="360"/>
      </w:pPr>
      <w:rPr>
        <w:rFonts w:ascii="Wingdings" w:hAnsi="Wingdings" w:hint="default"/>
      </w:rPr>
    </w:lvl>
  </w:abstractNum>
  <w:abstractNum w:abstractNumId="41" w15:restartNumberingAfterBreak="0">
    <w:nsid w:val="70B2CCF0"/>
    <w:multiLevelType w:val="hybridMultilevel"/>
    <w:tmpl w:val="FFFFFFFF"/>
    <w:lvl w:ilvl="0" w:tplc="19F64FDC">
      <w:start w:val="1"/>
      <w:numFmt w:val="bullet"/>
      <w:lvlText w:val="-"/>
      <w:lvlJc w:val="left"/>
      <w:pPr>
        <w:ind w:left="720" w:hanging="360"/>
      </w:pPr>
      <w:rPr>
        <w:rFonts w:ascii="Aptos" w:hAnsi="Aptos" w:hint="default"/>
      </w:rPr>
    </w:lvl>
    <w:lvl w:ilvl="1" w:tplc="2F0C6344">
      <w:start w:val="1"/>
      <w:numFmt w:val="bullet"/>
      <w:lvlText w:val="o"/>
      <w:lvlJc w:val="left"/>
      <w:pPr>
        <w:ind w:left="1440" w:hanging="360"/>
      </w:pPr>
      <w:rPr>
        <w:rFonts w:ascii="Courier New" w:hAnsi="Courier New" w:hint="default"/>
      </w:rPr>
    </w:lvl>
    <w:lvl w:ilvl="2" w:tplc="B1FC8C36">
      <w:start w:val="1"/>
      <w:numFmt w:val="bullet"/>
      <w:lvlText w:val=""/>
      <w:lvlJc w:val="left"/>
      <w:pPr>
        <w:ind w:left="2160" w:hanging="360"/>
      </w:pPr>
      <w:rPr>
        <w:rFonts w:ascii="Wingdings" w:hAnsi="Wingdings" w:hint="default"/>
      </w:rPr>
    </w:lvl>
    <w:lvl w:ilvl="3" w:tplc="727A28C6">
      <w:start w:val="1"/>
      <w:numFmt w:val="bullet"/>
      <w:lvlText w:val=""/>
      <w:lvlJc w:val="left"/>
      <w:pPr>
        <w:ind w:left="2880" w:hanging="360"/>
      </w:pPr>
      <w:rPr>
        <w:rFonts w:ascii="Symbol" w:hAnsi="Symbol" w:hint="default"/>
      </w:rPr>
    </w:lvl>
    <w:lvl w:ilvl="4" w:tplc="7AF8054E">
      <w:start w:val="1"/>
      <w:numFmt w:val="bullet"/>
      <w:lvlText w:val="o"/>
      <w:lvlJc w:val="left"/>
      <w:pPr>
        <w:ind w:left="3600" w:hanging="360"/>
      </w:pPr>
      <w:rPr>
        <w:rFonts w:ascii="Courier New" w:hAnsi="Courier New" w:hint="default"/>
      </w:rPr>
    </w:lvl>
    <w:lvl w:ilvl="5" w:tplc="F3AE1624">
      <w:start w:val="1"/>
      <w:numFmt w:val="bullet"/>
      <w:lvlText w:val=""/>
      <w:lvlJc w:val="left"/>
      <w:pPr>
        <w:ind w:left="4320" w:hanging="360"/>
      </w:pPr>
      <w:rPr>
        <w:rFonts w:ascii="Wingdings" w:hAnsi="Wingdings" w:hint="default"/>
      </w:rPr>
    </w:lvl>
    <w:lvl w:ilvl="6" w:tplc="A8B4A51C">
      <w:start w:val="1"/>
      <w:numFmt w:val="bullet"/>
      <w:lvlText w:val=""/>
      <w:lvlJc w:val="left"/>
      <w:pPr>
        <w:ind w:left="5040" w:hanging="360"/>
      </w:pPr>
      <w:rPr>
        <w:rFonts w:ascii="Symbol" w:hAnsi="Symbol" w:hint="default"/>
      </w:rPr>
    </w:lvl>
    <w:lvl w:ilvl="7" w:tplc="D3920E6A">
      <w:start w:val="1"/>
      <w:numFmt w:val="bullet"/>
      <w:lvlText w:val="o"/>
      <w:lvlJc w:val="left"/>
      <w:pPr>
        <w:ind w:left="5760" w:hanging="360"/>
      </w:pPr>
      <w:rPr>
        <w:rFonts w:ascii="Courier New" w:hAnsi="Courier New" w:hint="default"/>
      </w:rPr>
    </w:lvl>
    <w:lvl w:ilvl="8" w:tplc="6E0075BE">
      <w:start w:val="1"/>
      <w:numFmt w:val="bullet"/>
      <w:lvlText w:val=""/>
      <w:lvlJc w:val="left"/>
      <w:pPr>
        <w:ind w:left="6480" w:hanging="360"/>
      </w:pPr>
      <w:rPr>
        <w:rFonts w:ascii="Wingdings" w:hAnsi="Wingdings" w:hint="default"/>
      </w:rPr>
    </w:lvl>
  </w:abstractNum>
  <w:abstractNum w:abstractNumId="42" w15:restartNumberingAfterBreak="0">
    <w:nsid w:val="71CFCBA3"/>
    <w:multiLevelType w:val="hybridMultilevel"/>
    <w:tmpl w:val="8E18C648"/>
    <w:lvl w:ilvl="0" w:tplc="50CC368A">
      <w:start w:val="1"/>
      <w:numFmt w:val="bullet"/>
      <w:lvlText w:val=""/>
      <w:lvlJc w:val="left"/>
      <w:pPr>
        <w:ind w:left="720" w:hanging="360"/>
      </w:pPr>
      <w:rPr>
        <w:rFonts w:ascii="Symbol" w:hAnsi="Symbol" w:hint="default"/>
      </w:rPr>
    </w:lvl>
    <w:lvl w:ilvl="1" w:tplc="96548D3A">
      <w:start w:val="1"/>
      <w:numFmt w:val="bullet"/>
      <w:lvlText w:val="o"/>
      <w:lvlJc w:val="left"/>
      <w:pPr>
        <w:ind w:left="1440" w:hanging="360"/>
      </w:pPr>
      <w:rPr>
        <w:rFonts w:ascii="Courier New" w:hAnsi="Courier New" w:hint="default"/>
      </w:rPr>
    </w:lvl>
    <w:lvl w:ilvl="2" w:tplc="8814C8A8">
      <w:start w:val="1"/>
      <w:numFmt w:val="bullet"/>
      <w:lvlText w:val=""/>
      <w:lvlJc w:val="left"/>
      <w:pPr>
        <w:ind w:left="2160" w:hanging="360"/>
      </w:pPr>
      <w:rPr>
        <w:rFonts w:ascii="Wingdings" w:hAnsi="Wingdings" w:hint="default"/>
      </w:rPr>
    </w:lvl>
    <w:lvl w:ilvl="3" w:tplc="6374C99E">
      <w:start w:val="1"/>
      <w:numFmt w:val="bullet"/>
      <w:lvlText w:val=""/>
      <w:lvlJc w:val="left"/>
      <w:pPr>
        <w:ind w:left="2880" w:hanging="360"/>
      </w:pPr>
      <w:rPr>
        <w:rFonts w:ascii="Symbol" w:hAnsi="Symbol" w:hint="default"/>
      </w:rPr>
    </w:lvl>
    <w:lvl w:ilvl="4" w:tplc="2F4613EA">
      <w:start w:val="1"/>
      <w:numFmt w:val="bullet"/>
      <w:lvlText w:val="o"/>
      <w:lvlJc w:val="left"/>
      <w:pPr>
        <w:ind w:left="3600" w:hanging="360"/>
      </w:pPr>
      <w:rPr>
        <w:rFonts w:ascii="Courier New" w:hAnsi="Courier New" w:hint="default"/>
      </w:rPr>
    </w:lvl>
    <w:lvl w:ilvl="5" w:tplc="6DD27332">
      <w:start w:val="1"/>
      <w:numFmt w:val="bullet"/>
      <w:lvlText w:val=""/>
      <w:lvlJc w:val="left"/>
      <w:pPr>
        <w:ind w:left="4320" w:hanging="360"/>
      </w:pPr>
      <w:rPr>
        <w:rFonts w:ascii="Wingdings" w:hAnsi="Wingdings" w:hint="default"/>
      </w:rPr>
    </w:lvl>
    <w:lvl w:ilvl="6" w:tplc="AC06E3DC">
      <w:start w:val="1"/>
      <w:numFmt w:val="bullet"/>
      <w:lvlText w:val=""/>
      <w:lvlJc w:val="left"/>
      <w:pPr>
        <w:ind w:left="5040" w:hanging="360"/>
      </w:pPr>
      <w:rPr>
        <w:rFonts w:ascii="Symbol" w:hAnsi="Symbol" w:hint="default"/>
      </w:rPr>
    </w:lvl>
    <w:lvl w:ilvl="7" w:tplc="031206D0">
      <w:start w:val="1"/>
      <w:numFmt w:val="bullet"/>
      <w:lvlText w:val="o"/>
      <w:lvlJc w:val="left"/>
      <w:pPr>
        <w:ind w:left="5760" w:hanging="360"/>
      </w:pPr>
      <w:rPr>
        <w:rFonts w:ascii="Courier New" w:hAnsi="Courier New" w:hint="default"/>
      </w:rPr>
    </w:lvl>
    <w:lvl w:ilvl="8" w:tplc="D640DCC2">
      <w:start w:val="1"/>
      <w:numFmt w:val="bullet"/>
      <w:lvlText w:val=""/>
      <w:lvlJc w:val="left"/>
      <w:pPr>
        <w:ind w:left="6480" w:hanging="360"/>
      </w:pPr>
      <w:rPr>
        <w:rFonts w:ascii="Wingdings" w:hAnsi="Wingdings" w:hint="default"/>
      </w:rPr>
    </w:lvl>
  </w:abstractNum>
  <w:abstractNum w:abstractNumId="43" w15:restartNumberingAfterBreak="0">
    <w:nsid w:val="75C596B6"/>
    <w:multiLevelType w:val="hybridMultilevel"/>
    <w:tmpl w:val="FFFFFFFF"/>
    <w:lvl w:ilvl="0" w:tplc="FEFC95DE">
      <w:start w:val="1"/>
      <w:numFmt w:val="bullet"/>
      <w:lvlText w:val="-"/>
      <w:lvlJc w:val="left"/>
      <w:pPr>
        <w:ind w:left="720" w:hanging="360"/>
      </w:pPr>
      <w:rPr>
        <w:rFonts w:ascii="Aptos" w:hAnsi="Aptos" w:hint="default"/>
      </w:rPr>
    </w:lvl>
    <w:lvl w:ilvl="1" w:tplc="0E88BC98">
      <w:start w:val="1"/>
      <w:numFmt w:val="bullet"/>
      <w:lvlText w:val="o"/>
      <w:lvlJc w:val="left"/>
      <w:pPr>
        <w:ind w:left="1440" w:hanging="360"/>
      </w:pPr>
      <w:rPr>
        <w:rFonts w:ascii="Courier New" w:hAnsi="Courier New" w:hint="default"/>
      </w:rPr>
    </w:lvl>
    <w:lvl w:ilvl="2" w:tplc="CBC01398">
      <w:start w:val="1"/>
      <w:numFmt w:val="bullet"/>
      <w:lvlText w:val=""/>
      <w:lvlJc w:val="left"/>
      <w:pPr>
        <w:ind w:left="2160" w:hanging="360"/>
      </w:pPr>
      <w:rPr>
        <w:rFonts w:ascii="Wingdings" w:hAnsi="Wingdings" w:hint="default"/>
      </w:rPr>
    </w:lvl>
    <w:lvl w:ilvl="3" w:tplc="143E1766">
      <w:start w:val="1"/>
      <w:numFmt w:val="bullet"/>
      <w:lvlText w:val=""/>
      <w:lvlJc w:val="left"/>
      <w:pPr>
        <w:ind w:left="2880" w:hanging="360"/>
      </w:pPr>
      <w:rPr>
        <w:rFonts w:ascii="Symbol" w:hAnsi="Symbol" w:hint="default"/>
      </w:rPr>
    </w:lvl>
    <w:lvl w:ilvl="4" w:tplc="135AAF56">
      <w:start w:val="1"/>
      <w:numFmt w:val="bullet"/>
      <w:lvlText w:val="o"/>
      <w:lvlJc w:val="left"/>
      <w:pPr>
        <w:ind w:left="3600" w:hanging="360"/>
      </w:pPr>
      <w:rPr>
        <w:rFonts w:ascii="Courier New" w:hAnsi="Courier New" w:hint="default"/>
      </w:rPr>
    </w:lvl>
    <w:lvl w:ilvl="5" w:tplc="02002904">
      <w:start w:val="1"/>
      <w:numFmt w:val="bullet"/>
      <w:lvlText w:val=""/>
      <w:lvlJc w:val="left"/>
      <w:pPr>
        <w:ind w:left="4320" w:hanging="360"/>
      </w:pPr>
      <w:rPr>
        <w:rFonts w:ascii="Wingdings" w:hAnsi="Wingdings" w:hint="default"/>
      </w:rPr>
    </w:lvl>
    <w:lvl w:ilvl="6" w:tplc="C94050A6">
      <w:start w:val="1"/>
      <w:numFmt w:val="bullet"/>
      <w:lvlText w:val=""/>
      <w:lvlJc w:val="left"/>
      <w:pPr>
        <w:ind w:left="5040" w:hanging="360"/>
      </w:pPr>
      <w:rPr>
        <w:rFonts w:ascii="Symbol" w:hAnsi="Symbol" w:hint="default"/>
      </w:rPr>
    </w:lvl>
    <w:lvl w:ilvl="7" w:tplc="7F0421DC">
      <w:start w:val="1"/>
      <w:numFmt w:val="bullet"/>
      <w:lvlText w:val="o"/>
      <w:lvlJc w:val="left"/>
      <w:pPr>
        <w:ind w:left="5760" w:hanging="360"/>
      </w:pPr>
      <w:rPr>
        <w:rFonts w:ascii="Courier New" w:hAnsi="Courier New" w:hint="default"/>
      </w:rPr>
    </w:lvl>
    <w:lvl w:ilvl="8" w:tplc="3934D414">
      <w:start w:val="1"/>
      <w:numFmt w:val="bullet"/>
      <w:lvlText w:val=""/>
      <w:lvlJc w:val="left"/>
      <w:pPr>
        <w:ind w:left="6480" w:hanging="360"/>
      </w:pPr>
      <w:rPr>
        <w:rFonts w:ascii="Wingdings" w:hAnsi="Wingdings" w:hint="default"/>
      </w:rPr>
    </w:lvl>
  </w:abstractNum>
  <w:abstractNum w:abstractNumId="44" w15:restartNumberingAfterBreak="0">
    <w:nsid w:val="762A88EF"/>
    <w:multiLevelType w:val="hybridMultilevel"/>
    <w:tmpl w:val="FFFFFFFF"/>
    <w:lvl w:ilvl="0" w:tplc="70F2645E">
      <w:start w:val="1"/>
      <w:numFmt w:val="bullet"/>
      <w:lvlText w:val="-"/>
      <w:lvlJc w:val="left"/>
      <w:pPr>
        <w:ind w:left="720" w:hanging="360"/>
      </w:pPr>
      <w:rPr>
        <w:rFonts w:ascii="Aptos" w:hAnsi="Aptos" w:hint="default"/>
      </w:rPr>
    </w:lvl>
    <w:lvl w:ilvl="1" w:tplc="DB1E941E">
      <w:start w:val="1"/>
      <w:numFmt w:val="bullet"/>
      <w:lvlText w:val="o"/>
      <w:lvlJc w:val="left"/>
      <w:pPr>
        <w:ind w:left="1440" w:hanging="360"/>
      </w:pPr>
      <w:rPr>
        <w:rFonts w:ascii="Courier New" w:hAnsi="Courier New" w:hint="default"/>
      </w:rPr>
    </w:lvl>
    <w:lvl w:ilvl="2" w:tplc="DD8E280C">
      <w:start w:val="1"/>
      <w:numFmt w:val="bullet"/>
      <w:lvlText w:val=""/>
      <w:lvlJc w:val="left"/>
      <w:pPr>
        <w:ind w:left="2160" w:hanging="360"/>
      </w:pPr>
      <w:rPr>
        <w:rFonts w:ascii="Wingdings" w:hAnsi="Wingdings" w:hint="default"/>
      </w:rPr>
    </w:lvl>
    <w:lvl w:ilvl="3" w:tplc="BB52D184">
      <w:start w:val="1"/>
      <w:numFmt w:val="bullet"/>
      <w:lvlText w:val=""/>
      <w:lvlJc w:val="left"/>
      <w:pPr>
        <w:ind w:left="2880" w:hanging="360"/>
      </w:pPr>
      <w:rPr>
        <w:rFonts w:ascii="Symbol" w:hAnsi="Symbol" w:hint="default"/>
      </w:rPr>
    </w:lvl>
    <w:lvl w:ilvl="4" w:tplc="39444334">
      <w:start w:val="1"/>
      <w:numFmt w:val="bullet"/>
      <w:lvlText w:val="o"/>
      <w:lvlJc w:val="left"/>
      <w:pPr>
        <w:ind w:left="3600" w:hanging="360"/>
      </w:pPr>
      <w:rPr>
        <w:rFonts w:ascii="Courier New" w:hAnsi="Courier New" w:hint="default"/>
      </w:rPr>
    </w:lvl>
    <w:lvl w:ilvl="5" w:tplc="8138B9E0">
      <w:start w:val="1"/>
      <w:numFmt w:val="bullet"/>
      <w:lvlText w:val=""/>
      <w:lvlJc w:val="left"/>
      <w:pPr>
        <w:ind w:left="4320" w:hanging="360"/>
      </w:pPr>
      <w:rPr>
        <w:rFonts w:ascii="Wingdings" w:hAnsi="Wingdings" w:hint="default"/>
      </w:rPr>
    </w:lvl>
    <w:lvl w:ilvl="6" w:tplc="72B4E19A">
      <w:start w:val="1"/>
      <w:numFmt w:val="bullet"/>
      <w:lvlText w:val=""/>
      <w:lvlJc w:val="left"/>
      <w:pPr>
        <w:ind w:left="5040" w:hanging="360"/>
      </w:pPr>
      <w:rPr>
        <w:rFonts w:ascii="Symbol" w:hAnsi="Symbol" w:hint="default"/>
      </w:rPr>
    </w:lvl>
    <w:lvl w:ilvl="7" w:tplc="8D907868">
      <w:start w:val="1"/>
      <w:numFmt w:val="bullet"/>
      <w:lvlText w:val="o"/>
      <w:lvlJc w:val="left"/>
      <w:pPr>
        <w:ind w:left="5760" w:hanging="360"/>
      </w:pPr>
      <w:rPr>
        <w:rFonts w:ascii="Courier New" w:hAnsi="Courier New" w:hint="default"/>
      </w:rPr>
    </w:lvl>
    <w:lvl w:ilvl="8" w:tplc="A0CAE558">
      <w:start w:val="1"/>
      <w:numFmt w:val="bullet"/>
      <w:lvlText w:val=""/>
      <w:lvlJc w:val="left"/>
      <w:pPr>
        <w:ind w:left="6480" w:hanging="360"/>
      </w:pPr>
      <w:rPr>
        <w:rFonts w:ascii="Wingdings" w:hAnsi="Wingdings" w:hint="default"/>
      </w:rPr>
    </w:lvl>
  </w:abstractNum>
  <w:abstractNum w:abstractNumId="45" w15:restartNumberingAfterBreak="0">
    <w:nsid w:val="78C4E336"/>
    <w:multiLevelType w:val="hybridMultilevel"/>
    <w:tmpl w:val="FFFFFFFF"/>
    <w:lvl w:ilvl="0" w:tplc="CAE0AA1E">
      <w:start w:val="1"/>
      <w:numFmt w:val="bullet"/>
      <w:lvlText w:val=""/>
      <w:lvlJc w:val="left"/>
      <w:pPr>
        <w:ind w:left="720" w:hanging="360"/>
      </w:pPr>
      <w:rPr>
        <w:rFonts w:ascii="Symbol" w:hAnsi="Symbol" w:hint="default"/>
      </w:rPr>
    </w:lvl>
    <w:lvl w:ilvl="1" w:tplc="B888AAF0">
      <w:start w:val="1"/>
      <w:numFmt w:val="bullet"/>
      <w:lvlText w:val="o"/>
      <w:lvlJc w:val="left"/>
      <w:pPr>
        <w:ind w:left="1440" w:hanging="360"/>
      </w:pPr>
      <w:rPr>
        <w:rFonts w:ascii="Courier New" w:hAnsi="Courier New" w:hint="default"/>
      </w:rPr>
    </w:lvl>
    <w:lvl w:ilvl="2" w:tplc="6C1E2D18">
      <w:start w:val="1"/>
      <w:numFmt w:val="bullet"/>
      <w:lvlText w:val=""/>
      <w:lvlJc w:val="left"/>
      <w:pPr>
        <w:ind w:left="2160" w:hanging="360"/>
      </w:pPr>
      <w:rPr>
        <w:rFonts w:ascii="Wingdings" w:hAnsi="Wingdings" w:hint="default"/>
      </w:rPr>
    </w:lvl>
    <w:lvl w:ilvl="3" w:tplc="78F8360E">
      <w:start w:val="1"/>
      <w:numFmt w:val="bullet"/>
      <w:lvlText w:val=""/>
      <w:lvlJc w:val="left"/>
      <w:pPr>
        <w:ind w:left="2880" w:hanging="360"/>
      </w:pPr>
      <w:rPr>
        <w:rFonts w:ascii="Symbol" w:hAnsi="Symbol" w:hint="default"/>
      </w:rPr>
    </w:lvl>
    <w:lvl w:ilvl="4" w:tplc="2B2A6660">
      <w:start w:val="1"/>
      <w:numFmt w:val="bullet"/>
      <w:lvlText w:val="o"/>
      <w:lvlJc w:val="left"/>
      <w:pPr>
        <w:ind w:left="3600" w:hanging="360"/>
      </w:pPr>
      <w:rPr>
        <w:rFonts w:ascii="Courier New" w:hAnsi="Courier New" w:hint="default"/>
      </w:rPr>
    </w:lvl>
    <w:lvl w:ilvl="5" w:tplc="F126E414">
      <w:start w:val="1"/>
      <w:numFmt w:val="bullet"/>
      <w:lvlText w:val=""/>
      <w:lvlJc w:val="left"/>
      <w:pPr>
        <w:ind w:left="4320" w:hanging="360"/>
      </w:pPr>
      <w:rPr>
        <w:rFonts w:ascii="Wingdings" w:hAnsi="Wingdings" w:hint="default"/>
      </w:rPr>
    </w:lvl>
    <w:lvl w:ilvl="6" w:tplc="7D64D248">
      <w:start w:val="1"/>
      <w:numFmt w:val="bullet"/>
      <w:lvlText w:val=""/>
      <w:lvlJc w:val="left"/>
      <w:pPr>
        <w:ind w:left="5040" w:hanging="360"/>
      </w:pPr>
      <w:rPr>
        <w:rFonts w:ascii="Symbol" w:hAnsi="Symbol" w:hint="default"/>
      </w:rPr>
    </w:lvl>
    <w:lvl w:ilvl="7" w:tplc="A06275E0">
      <w:start w:val="1"/>
      <w:numFmt w:val="bullet"/>
      <w:lvlText w:val="o"/>
      <w:lvlJc w:val="left"/>
      <w:pPr>
        <w:ind w:left="5760" w:hanging="360"/>
      </w:pPr>
      <w:rPr>
        <w:rFonts w:ascii="Courier New" w:hAnsi="Courier New" w:hint="default"/>
      </w:rPr>
    </w:lvl>
    <w:lvl w:ilvl="8" w:tplc="AF6EA196">
      <w:start w:val="1"/>
      <w:numFmt w:val="bullet"/>
      <w:lvlText w:val=""/>
      <w:lvlJc w:val="left"/>
      <w:pPr>
        <w:ind w:left="6480" w:hanging="360"/>
      </w:pPr>
      <w:rPr>
        <w:rFonts w:ascii="Wingdings" w:hAnsi="Wingdings" w:hint="default"/>
      </w:rPr>
    </w:lvl>
  </w:abstractNum>
  <w:abstractNum w:abstractNumId="46" w15:restartNumberingAfterBreak="0">
    <w:nsid w:val="7B6386E2"/>
    <w:multiLevelType w:val="hybridMultilevel"/>
    <w:tmpl w:val="CE9A8D1E"/>
    <w:lvl w:ilvl="0" w:tplc="5BF8BD52">
      <w:start w:val="1"/>
      <w:numFmt w:val="decimal"/>
      <w:lvlText w:val="%1."/>
      <w:lvlJc w:val="left"/>
      <w:pPr>
        <w:ind w:left="720" w:hanging="360"/>
      </w:pPr>
    </w:lvl>
    <w:lvl w:ilvl="1" w:tplc="6BA6616A">
      <w:start w:val="1"/>
      <w:numFmt w:val="lowerLetter"/>
      <w:lvlText w:val="%2."/>
      <w:lvlJc w:val="left"/>
      <w:pPr>
        <w:ind w:left="1440" w:hanging="360"/>
      </w:pPr>
    </w:lvl>
    <w:lvl w:ilvl="2" w:tplc="7674C216">
      <w:start w:val="1"/>
      <w:numFmt w:val="lowerRoman"/>
      <w:lvlText w:val="%3."/>
      <w:lvlJc w:val="right"/>
      <w:pPr>
        <w:ind w:left="2160" w:hanging="180"/>
      </w:pPr>
    </w:lvl>
    <w:lvl w:ilvl="3" w:tplc="6B2025F8">
      <w:start w:val="1"/>
      <w:numFmt w:val="decimal"/>
      <w:lvlText w:val="%4."/>
      <w:lvlJc w:val="left"/>
      <w:pPr>
        <w:ind w:left="2880" w:hanging="360"/>
      </w:pPr>
    </w:lvl>
    <w:lvl w:ilvl="4" w:tplc="FE0CC3C4">
      <w:start w:val="1"/>
      <w:numFmt w:val="lowerLetter"/>
      <w:lvlText w:val="%5."/>
      <w:lvlJc w:val="left"/>
      <w:pPr>
        <w:ind w:left="3600" w:hanging="360"/>
      </w:pPr>
    </w:lvl>
    <w:lvl w:ilvl="5" w:tplc="BAECA90E">
      <w:start w:val="1"/>
      <w:numFmt w:val="lowerRoman"/>
      <w:lvlText w:val="%6."/>
      <w:lvlJc w:val="right"/>
      <w:pPr>
        <w:ind w:left="4320" w:hanging="180"/>
      </w:pPr>
    </w:lvl>
    <w:lvl w:ilvl="6" w:tplc="EB6E583C">
      <w:start w:val="1"/>
      <w:numFmt w:val="decimal"/>
      <w:lvlText w:val="%7."/>
      <w:lvlJc w:val="left"/>
      <w:pPr>
        <w:ind w:left="5040" w:hanging="360"/>
      </w:pPr>
    </w:lvl>
    <w:lvl w:ilvl="7" w:tplc="78863EA2">
      <w:start w:val="1"/>
      <w:numFmt w:val="lowerLetter"/>
      <w:lvlText w:val="%8."/>
      <w:lvlJc w:val="left"/>
      <w:pPr>
        <w:ind w:left="5760" w:hanging="360"/>
      </w:pPr>
    </w:lvl>
    <w:lvl w:ilvl="8" w:tplc="4E7A220E">
      <w:start w:val="1"/>
      <w:numFmt w:val="lowerRoman"/>
      <w:lvlText w:val="%9."/>
      <w:lvlJc w:val="right"/>
      <w:pPr>
        <w:ind w:left="6480" w:hanging="180"/>
      </w:pPr>
    </w:lvl>
  </w:abstractNum>
  <w:abstractNum w:abstractNumId="47" w15:restartNumberingAfterBreak="0">
    <w:nsid w:val="7CE6780C"/>
    <w:multiLevelType w:val="hybridMultilevel"/>
    <w:tmpl w:val="FFFFFFFF"/>
    <w:lvl w:ilvl="0" w:tplc="BF8AB4A0">
      <w:start w:val="1"/>
      <w:numFmt w:val="bullet"/>
      <w:lvlText w:val="-"/>
      <w:lvlJc w:val="left"/>
      <w:pPr>
        <w:ind w:left="720" w:hanging="360"/>
      </w:pPr>
      <w:rPr>
        <w:rFonts w:ascii="Aptos" w:hAnsi="Aptos" w:hint="default"/>
      </w:rPr>
    </w:lvl>
    <w:lvl w:ilvl="1" w:tplc="0AB2B96A">
      <w:start w:val="1"/>
      <w:numFmt w:val="bullet"/>
      <w:lvlText w:val="o"/>
      <w:lvlJc w:val="left"/>
      <w:pPr>
        <w:ind w:left="1440" w:hanging="360"/>
      </w:pPr>
      <w:rPr>
        <w:rFonts w:ascii="Courier New" w:hAnsi="Courier New" w:hint="default"/>
      </w:rPr>
    </w:lvl>
    <w:lvl w:ilvl="2" w:tplc="CEE82486">
      <w:start w:val="1"/>
      <w:numFmt w:val="bullet"/>
      <w:lvlText w:val=""/>
      <w:lvlJc w:val="left"/>
      <w:pPr>
        <w:ind w:left="2160" w:hanging="360"/>
      </w:pPr>
      <w:rPr>
        <w:rFonts w:ascii="Wingdings" w:hAnsi="Wingdings" w:hint="default"/>
      </w:rPr>
    </w:lvl>
    <w:lvl w:ilvl="3" w:tplc="84F2DA28">
      <w:start w:val="1"/>
      <w:numFmt w:val="bullet"/>
      <w:lvlText w:val=""/>
      <w:lvlJc w:val="left"/>
      <w:pPr>
        <w:ind w:left="2880" w:hanging="360"/>
      </w:pPr>
      <w:rPr>
        <w:rFonts w:ascii="Symbol" w:hAnsi="Symbol" w:hint="default"/>
      </w:rPr>
    </w:lvl>
    <w:lvl w:ilvl="4" w:tplc="D5548F14">
      <w:start w:val="1"/>
      <w:numFmt w:val="bullet"/>
      <w:lvlText w:val="o"/>
      <w:lvlJc w:val="left"/>
      <w:pPr>
        <w:ind w:left="3600" w:hanging="360"/>
      </w:pPr>
      <w:rPr>
        <w:rFonts w:ascii="Courier New" w:hAnsi="Courier New" w:hint="default"/>
      </w:rPr>
    </w:lvl>
    <w:lvl w:ilvl="5" w:tplc="8B9076A8">
      <w:start w:val="1"/>
      <w:numFmt w:val="bullet"/>
      <w:lvlText w:val=""/>
      <w:lvlJc w:val="left"/>
      <w:pPr>
        <w:ind w:left="4320" w:hanging="360"/>
      </w:pPr>
      <w:rPr>
        <w:rFonts w:ascii="Wingdings" w:hAnsi="Wingdings" w:hint="default"/>
      </w:rPr>
    </w:lvl>
    <w:lvl w:ilvl="6" w:tplc="A19A1038">
      <w:start w:val="1"/>
      <w:numFmt w:val="bullet"/>
      <w:lvlText w:val=""/>
      <w:lvlJc w:val="left"/>
      <w:pPr>
        <w:ind w:left="5040" w:hanging="360"/>
      </w:pPr>
      <w:rPr>
        <w:rFonts w:ascii="Symbol" w:hAnsi="Symbol" w:hint="default"/>
      </w:rPr>
    </w:lvl>
    <w:lvl w:ilvl="7" w:tplc="A41A0748">
      <w:start w:val="1"/>
      <w:numFmt w:val="bullet"/>
      <w:lvlText w:val="o"/>
      <w:lvlJc w:val="left"/>
      <w:pPr>
        <w:ind w:left="5760" w:hanging="360"/>
      </w:pPr>
      <w:rPr>
        <w:rFonts w:ascii="Courier New" w:hAnsi="Courier New" w:hint="default"/>
      </w:rPr>
    </w:lvl>
    <w:lvl w:ilvl="8" w:tplc="D1BCB6F6">
      <w:start w:val="1"/>
      <w:numFmt w:val="bullet"/>
      <w:lvlText w:val=""/>
      <w:lvlJc w:val="left"/>
      <w:pPr>
        <w:ind w:left="6480" w:hanging="360"/>
      </w:pPr>
      <w:rPr>
        <w:rFonts w:ascii="Wingdings" w:hAnsi="Wingdings" w:hint="default"/>
      </w:rPr>
    </w:lvl>
  </w:abstractNum>
  <w:abstractNum w:abstractNumId="48" w15:restartNumberingAfterBreak="0">
    <w:nsid w:val="7D67A47D"/>
    <w:multiLevelType w:val="hybridMultilevel"/>
    <w:tmpl w:val="777062D2"/>
    <w:lvl w:ilvl="0" w:tplc="A05C7C14">
      <w:start w:val="1"/>
      <w:numFmt w:val="bullet"/>
      <w:lvlText w:val=""/>
      <w:lvlJc w:val="left"/>
      <w:pPr>
        <w:ind w:left="720" w:hanging="360"/>
      </w:pPr>
      <w:rPr>
        <w:rFonts w:ascii="Symbol" w:hAnsi="Symbol" w:hint="default"/>
      </w:rPr>
    </w:lvl>
    <w:lvl w:ilvl="1" w:tplc="8A208C06">
      <w:start w:val="1"/>
      <w:numFmt w:val="bullet"/>
      <w:lvlText w:val="o"/>
      <w:lvlJc w:val="left"/>
      <w:pPr>
        <w:ind w:left="1440" w:hanging="360"/>
      </w:pPr>
      <w:rPr>
        <w:rFonts w:ascii="Courier New" w:hAnsi="Courier New" w:hint="default"/>
      </w:rPr>
    </w:lvl>
    <w:lvl w:ilvl="2" w:tplc="40F20230">
      <w:start w:val="1"/>
      <w:numFmt w:val="bullet"/>
      <w:lvlText w:val=""/>
      <w:lvlJc w:val="left"/>
      <w:pPr>
        <w:ind w:left="2160" w:hanging="360"/>
      </w:pPr>
      <w:rPr>
        <w:rFonts w:ascii="Wingdings" w:hAnsi="Wingdings" w:hint="default"/>
      </w:rPr>
    </w:lvl>
    <w:lvl w:ilvl="3" w:tplc="2BA82018">
      <w:start w:val="1"/>
      <w:numFmt w:val="bullet"/>
      <w:lvlText w:val=""/>
      <w:lvlJc w:val="left"/>
      <w:pPr>
        <w:ind w:left="2880" w:hanging="360"/>
      </w:pPr>
      <w:rPr>
        <w:rFonts w:ascii="Symbol" w:hAnsi="Symbol" w:hint="default"/>
      </w:rPr>
    </w:lvl>
    <w:lvl w:ilvl="4" w:tplc="7A520822">
      <w:start w:val="1"/>
      <w:numFmt w:val="bullet"/>
      <w:lvlText w:val="o"/>
      <w:lvlJc w:val="left"/>
      <w:pPr>
        <w:ind w:left="3600" w:hanging="360"/>
      </w:pPr>
      <w:rPr>
        <w:rFonts w:ascii="Courier New" w:hAnsi="Courier New" w:hint="default"/>
      </w:rPr>
    </w:lvl>
    <w:lvl w:ilvl="5" w:tplc="431C103A">
      <w:start w:val="1"/>
      <w:numFmt w:val="bullet"/>
      <w:lvlText w:val=""/>
      <w:lvlJc w:val="left"/>
      <w:pPr>
        <w:ind w:left="4320" w:hanging="360"/>
      </w:pPr>
      <w:rPr>
        <w:rFonts w:ascii="Wingdings" w:hAnsi="Wingdings" w:hint="default"/>
      </w:rPr>
    </w:lvl>
    <w:lvl w:ilvl="6" w:tplc="F4DEA20A">
      <w:start w:val="1"/>
      <w:numFmt w:val="bullet"/>
      <w:lvlText w:val=""/>
      <w:lvlJc w:val="left"/>
      <w:pPr>
        <w:ind w:left="5040" w:hanging="360"/>
      </w:pPr>
      <w:rPr>
        <w:rFonts w:ascii="Symbol" w:hAnsi="Symbol" w:hint="default"/>
      </w:rPr>
    </w:lvl>
    <w:lvl w:ilvl="7" w:tplc="F73ECFF0">
      <w:start w:val="1"/>
      <w:numFmt w:val="bullet"/>
      <w:lvlText w:val="o"/>
      <w:lvlJc w:val="left"/>
      <w:pPr>
        <w:ind w:left="5760" w:hanging="360"/>
      </w:pPr>
      <w:rPr>
        <w:rFonts w:ascii="Courier New" w:hAnsi="Courier New" w:hint="default"/>
      </w:rPr>
    </w:lvl>
    <w:lvl w:ilvl="8" w:tplc="B1F24240">
      <w:start w:val="1"/>
      <w:numFmt w:val="bullet"/>
      <w:lvlText w:val=""/>
      <w:lvlJc w:val="left"/>
      <w:pPr>
        <w:ind w:left="6480" w:hanging="360"/>
      </w:pPr>
      <w:rPr>
        <w:rFonts w:ascii="Wingdings" w:hAnsi="Wingdings" w:hint="default"/>
      </w:rPr>
    </w:lvl>
  </w:abstractNum>
  <w:abstractNum w:abstractNumId="49" w15:restartNumberingAfterBreak="0">
    <w:nsid w:val="7EE35155"/>
    <w:multiLevelType w:val="hybridMultilevel"/>
    <w:tmpl w:val="E75AF10E"/>
    <w:lvl w:ilvl="0" w:tplc="66F655FC">
      <w:start w:val="1"/>
      <w:numFmt w:val="bullet"/>
      <w:lvlText w:val=""/>
      <w:lvlJc w:val="left"/>
      <w:pPr>
        <w:ind w:left="720" w:hanging="360"/>
      </w:pPr>
      <w:rPr>
        <w:rFonts w:ascii="Symbol" w:hAnsi="Symbol" w:hint="default"/>
      </w:rPr>
    </w:lvl>
    <w:lvl w:ilvl="1" w:tplc="06E8734E">
      <w:start w:val="1"/>
      <w:numFmt w:val="bullet"/>
      <w:lvlText w:val="o"/>
      <w:lvlJc w:val="left"/>
      <w:pPr>
        <w:ind w:left="1440" w:hanging="360"/>
      </w:pPr>
      <w:rPr>
        <w:rFonts w:ascii="Courier New" w:hAnsi="Courier New" w:hint="default"/>
      </w:rPr>
    </w:lvl>
    <w:lvl w:ilvl="2" w:tplc="10526A3A">
      <w:start w:val="1"/>
      <w:numFmt w:val="bullet"/>
      <w:lvlText w:val=""/>
      <w:lvlJc w:val="left"/>
      <w:pPr>
        <w:ind w:left="2160" w:hanging="360"/>
      </w:pPr>
      <w:rPr>
        <w:rFonts w:ascii="Wingdings" w:hAnsi="Wingdings" w:hint="default"/>
      </w:rPr>
    </w:lvl>
    <w:lvl w:ilvl="3" w:tplc="B3C8B0D2">
      <w:start w:val="1"/>
      <w:numFmt w:val="bullet"/>
      <w:lvlText w:val=""/>
      <w:lvlJc w:val="left"/>
      <w:pPr>
        <w:ind w:left="2880" w:hanging="360"/>
      </w:pPr>
      <w:rPr>
        <w:rFonts w:ascii="Symbol" w:hAnsi="Symbol" w:hint="default"/>
      </w:rPr>
    </w:lvl>
    <w:lvl w:ilvl="4" w:tplc="FB883118">
      <w:start w:val="1"/>
      <w:numFmt w:val="bullet"/>
      <w:lvlText w:val="o"/>
      <w:lvlJc w:val="left"/>
      <w:pPr>
        <w:ind w:left="3600" w:hanging="360"/>
      </w:pPr>
      <w:rPr>
        <w:rFonts w:ascii="Courier New" w:hAnsi="Courier New" w:hint="default"/>
      </w:rPr>
    </w:lvl>
    <w:lvl w:ilvl="5" w:tplc="B0D67BD4">
      <w:start w:val="1"/>
      <w:numFmt w:val="bullet"/>
      <w:lvlText w:val=""/>
      <w:lvlJc w:val="left"/>
      <w:pPr>
        <w:ind w:left="4320" w:hanging="360"/>
      </w:pPr>
      <w:rPr>
        <w:rFonts w:ascii="Wingdings" w:hAnsi="Wingdings" w:hint="default"/>
      </w:rPr>
    </w:lvl>
    <w:lvl w:ilvl="6" w:tplc="02CEFF60">
      <w:start w:val="1"/>
      <w:numFmt w:val="bullet"/>
      <w:lvlText w:val=""/>
      <w:lvlJc w:val="left"/>
      <w:pPr>
        <w:ind w:left="5040" w:hanging="360"/>
      </w:pPr>
      <w:rPr>
        <w:rFonts w:ascii="Symbol" w:hAnsi="Symbol" w:hint="default"/>
      </w:rPr>
    </w:lvl>
    <w:lvl w:ilvl="7" w:tplc="C4163CBA">
      <w:start w:val="1"/>
      <w:numFmt w:val="bullet"/>
      <w:lvlText w:val="o"/>
      <w:lvlJc w:val="left"/>
      <w:pPr>
        <w:ind w:left="5760" w:hanging="360"/>
      </w:pPr>
      <w:rPr>
        <w:rFonts w:ascii="Courier New" w:hAnsi="Courier New" w:hint="default"/>
      </w:rPr>
    </w:lvl>
    <w:lvl w:ilvl="8" w:tplc="220C9CB2">
      <w:start w:val="1"/>
      <w:numFmt w:val="bullet"/>
      <w:lvlText w:val=""/>
      <w:lvlJc w:val="left"/>
      <w:pPr>
        <w:ind w:left="6480" w:hanging="360"/>
      </w:pPr>
      <w:rPr>
        <w:rFonts w:ascii="Wingdings" w:hAnsi="Wingdings" w:hint="default"/>
      </w:rPr>
    </w:lvl>
  </w:abstractNum>
  <w:abstractNum w:abstractNumId="50" w15:restartNumberingAfterBreak="0">
    <w:nsid w:val="7FED1EC4"/>
    <w:multiLevelType w:val="hybridMultilevel"/>
    <w:tmpl w:val="07CA25D4"/>
    <w:lvl w:ilvl="0" w:tplc="B11897F0">
      <w:start w:val="1"/>
      <w:numFmt w:val="bullet"/>
      <w:lvlText w:val="·"/>
      <w:lvlJc w:val="left"/>
      <w:pPr>
        <w:ind w:left="720" w:hanging="360"/>
      </w:pPr>
      <w:rPr>
        <w:rFonts w:ascii="Symbol" w:hAnsi="Symbol" w:hint="default"/>
      </w:rPr>
    </w:lvl>
    <w:lvl w:ilvl="1" w:tplc="4C08612A">
      <w:start w:val="1"/>
      <w:numFmt w:val="bullet"/>
      <w:lvlText w:val="o"/>
      <w:lvlJc w:val="left"/>
      <w:pPr>
        <w:ind w:left="1440" w:hanging="360"/>
      </w:pPr>
      <w:rPr>
        <w:rFonts w:ascii="Courier New" w:hAnsi="Courier New" w:hint="default"/>
      </w:rPr>
    </w:lvl>
    <w:lvl w:ilvl="2" w:tplc="0FA0D876">
      <w:start w:val="1"/>
      <w:numFmt w:val="bullet"/>
      <w:lvlText w:val=""/>
      <w:lvlJc w:val="left"/>
      <w:pPr>
        <w:ind w:left="2160" w:hanging="360"/>
      </w:pPr>
      <w:rPr>
        <w:rFonts w:ascii="Wingdings" w:hAnsi="Wingdings" w:hint="default"/>
      </w:rPr>
    </w:lvl>
    <w:lvl w:ilvl="3" w:tplc="A8AEC2A8">
      <w:start w:val="1"/>
      <w:numFmt w:val="bullet"/>
      <w:lvlText w:val=""/>
      <w:lvlJc w:val="left"/>
      <w:pPr>
        <w:ind w:left="2880" w:hanging="360"/>
      </w:pPr>
      <w:rPr>
        <w:rFonts w:ascii="Symbol" w:hAnsi="Symbol" w:hint="default"/>
      </w:rPr>
    </w:lvl>
    <w:lvl w:ilvl="4" w:tplc="556C9FD8">
      <w:start w:val="1"/>
      <w:numFmt w:val="bullet"/>
      <w:lvlText w:val="o"/>
      <w:lvlJc w:val="left"/>
      <w:pPr>
        <w:ind w:left="3600" w:hanging="360"/>
      </w:pPr>
      <w:rPr>
        <w:rFonts w:ascii="Courier New" w:hAnsi="Courier New" w:hint="default"/>
      </w:rPr>
    </w:lvl>
    <w:lvl w:ilvl="5" w:tplc="A9FEE73C">
      <w:start w:val="1"/>
      <w:numFmt w:val="bullet"/>
      <w:lvlText w:val=""/>
      <w:lvlJc w:val="left"/>
      <w:pPr>
        <w:ind w:left="4320" w:hanging="360"/>
      </w:pPr>
      <w:rPr>
        <w:rFonts w:ascii="Wingdings" w:hAnsi="Wingdings" w:hint="default"/>
      </w:rPr>
    </w:lvl>
    <w:lvl w:ilvl="6" w:tplc="89948014">
      <w:start w:val="1"/>
      <w:numFmt w:val="bullet"/>
      <w:lvlText w:val=""/>
      <w:lvlJc w:val="left"/>
      <w:pPr>
        <w:ind w:left="5040" w:hanging="360"/>
      </w:pPr>
      <w:rPr>
        <w:rFonts w:ascii="Symbol" w:hAnsi="Symbol" w:hint="default"/>
      </w:rPr>
    </w:lvl>
    <w:lvl w:ilvl="7" w:tplc="19E61468">
      <w:start w:val="1"/>
      <w:numFmt w:val="bullet"/>
      <w:lvlText w:val="o"/>
      <w:lvlJc w:val="left"/>
      <w:pPr>
        <w:ind w:left="5760" w:hanging="360"/>
      </w:pPr>
      <w:rPr>
        <w:rFonts w:ascii="Courier New" w:hAnsi="Courier New" w:hint="default"/>
      </w:rPr>
    </w:lvl>
    <w:lvl w:ilvl="8" w:tplc="26366BEC">
      <w:start w:val="1"/>
      <w:numFmt w:val="bullet"/>
      <w:lvlText w:val=""/>
      <w:lvlJc w:val="left"/>
      <w:pPr>
        <w:ind w:left="6480" w:hanging="360"/>
      </w:pPr>
      <w:rPr>
        <w:rFonts w:ascii="Wingdings" w:hAnsi="Wingdings" w:hint="default"/>
      </w:rPr>
    </w:lvl>
  </w:abstractNum>
  <w:num w:numId="1" w16cid:durableId="569076478">
    <w:abstractNumId w:val="32"/>
  </w:num>
  <w:num w:numId="2" w16cid:durableId="318268285">
    <w:abstractNumId w:val="45"/>
  </w:num>
  <w:num w:numId="3" w16cid:durableId="396057666">
    <w:abstractNumId w:val="40"/>
  </w:num>
  <w:num w:numId="4" w16cid:durableId="69498248">
    <w:abstractNumId w:val="8"/>
  </w:num>
  <w:num w:numId="5" w16cid:durableId="264265223">
    <w:abstractNumId w:val="13"/>
  </w:num>
  <w:num w:numId="6" w16cid:durableId="1309238992">
    <w:abstractNumId w:val="36"/>
  </w:num>
  <w:num w:numId="7" w16cid:durableId="2041663026">
    <w:abstractNumId w:val="3"/>
  </w:num>
  <w:num w:numId="8" w16cid:durableId="2080057873">
    <w:abstractNumId w:val="33"/>
  </w:num>
  <w:num w:numId="9" w16cid:durableId="1786801665">
    <w:abstractNumId w:val="0"/>
  </w:num>
  <w:num w:numId="10" w16cid:durableId="1557744813">
    <w:abstractNumId w:val="6"/>
  </w:num>
  <w:num w:numId="11" w16cid:durableId="1019431748">
    <w:abstractNumId w:val="15"/>
  </w:num>
  <w:num w:numId="12" w16cid:durableId="1419642917">
    <w:abstractNumId w:val="12"/>
  </w:num>
  <w:num w:numId="13" w16cid:durableId="1603495058">
    <w:abstractNumId w:val="48"/>
  </w:num>
  <w:num w:numId="14" w16cid:durableId="933441156">
    <w:abstractNumId w:val="1"/>
  </w:num>
  <w:num w:numId="15" w16cid:durableId="1840653028">
    <w:abstractNumId w:val="28"/>
  </w:num>
  <w:num w:numId="16" w16cid:durableId="850729446">
    <w:abstractNumId w:val="30"/>
  </w:num>
  <w:num w:numId="17" w16cid:durableId="1367094695">
    <w:abstractNumId w:val="2"/>
  </w:num>
  <w:num w:numId="18" w16cid:durableId="1301108423">
    <w:abstractNumId w:val="23"/>
  </w:num>
  <w:num w:numId="19" w16cid:durableId="1558511936">
    <w:abstractNumId w:val="19"/>
  </w:num>
  <w:num w:numId="20" w16cid:durableId="576137289">
    <w:abstractNumId w:val="49"/>
  </w:num>
  <w:num w:numId="21" w16cid:durableId="1676032350">
    <w:abstractNumId w:val="10"/>
  </w:num>
  <w:num w:numId="22" w16cid:durableId="165092247">
    <w:abstractNumId w:val="25"/>
  </w:num>
  <w:num w:numId="23" w16cid:durableId="1178303016">
    <w:abstractNumId w:val="42"/>
  </w:num>
  <w:num w:numId="24" w16cid:durableId="440761858">
    <w:abstractNumId w:val="4"/>
  </w:num>
  <w:num w:numId="25" w16cid:durableId="1609237701">
    <w:abstractNumId w:val="50"/>
  </w:num>
  <w:num w:numId="26" w16cid:durableId="218441740">
    <w:abstractNumId w:val="37"/>
  </w:num>
  <w:num w:numId="27" w16cid:durableId="200021737">
    <w:abstractNumId w:val="7"/>
  </w:num>
  <w:num w:numId="28" w16cid:durableId="773208571">
    <w:abstractNumId w:val="46"/>
  </w:num>
  <w:num w:numId="29" w16cid:durableId="1911227778">
    <w:abstractNumId w:val="27"/>
  </w:num>
  <w:num w:numId="30" w16cid:durableId="531572787">
    <w:abstractNumId w:val="5"/>
  </w:num>
  <w:num w:numId="31" w16cid:durableId="511723606">
    <w:abstractNumId w:val="11"/>
  </w:num>
  <w:num w:numId="32" w16cid:durableId="2095742223">
    <w:abstractNumId w:val="38"/>
  </w:num>
  <w:num w:numId="33" w16cid:durableId="344795703">
    <w:abstractNumId w:val="16"/>
  </w:num>
  <w:num w:numId="34" w16cid:durableId="62147966">
    <w:abstractNumId w:val="17"/>
  </w:num>
  <w:num w:numId="35" w16cid:durableId="993604772">
    <w:abstractNumId w:val="21"/>
  </w:num>
  <w:num w:numId="36" w16cid:durableId="21902096">
    <w:abstractNumId w:val="39"/>
  </w:num>
  <w:num w:numId="37" w16cid:durableId="792165935">
    <w:abstractNumId w:val="26"/>
  </w:num>
  <w:num w:numId="38" w16cid:durableId="502815294">
    <w:abstractNumId w:val="24"/>
  </w:num>
  <w:num w:numId="39" w16cid:durableId="536888962">
    <w:abstractNumId w:val="18"/>
  </w:num>
  <w:num w:numId="40" w16cid:durableId="1114590471">
    <w:abstractNumId w:val="20"/>
  </w:num>
  <w:num w:numId="41" w16cid:durableId="40134670">
    <w:abstractNumId w:val="22"/>
  </w:num>
  <w:num w:numId="42" w16cid:durableId="684593833">
    <w:abstractNumId w:val="14"/>
  </w:num>
  <w:num w:numId="43" w16cid:durableId="1408502474">
    <w:abstractNumId w:val="31"/>
  </w:num>
  <w:num w:numId="44" w16cid:durableId="577446007">
    <w:abstractNumId w:val="47"/>
  </w:num>
  <w:num w:numId="45" w16cid:durableId="1186990582">
    <w:abstractNumId w:val="35"/>
  </w:num>
  <w:num w:numId="46" w16cid:durableId="2021621164">
    <w:abstractNumId w:val="29"/>
  </w:num>
  <w:num w:numId="47" w16cid:durableId="1992827957">
    <w:abstractNumId w:val="44"/>
  </w:num>
  <w:num w:numId="48" w16cid:durableId="1446386131">
    <w:abstractNumId w:val="41"/>
  </w:num>
  <w:num w:numId="49" w16cid:durableId="1378436887">
    <w:abstractNumId w:val="34"/>
  </w:num>
  <w:num w:numId="50" w16cid:durableId="1332221879">
    <w:abstractNumId w:val="43"/>
  </w:num>
  <w:num w:numId="51" w16cid:durableId="1892956351">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404"/>
    <w:rsid w:val="0000001E"/>
    <w:rsid w:val="000007BE"/>
    <w:rsid w:val="000009E4"/>
    <w:rsid w:val="00000B83"/>
    <w:rsid w:val="00000D5C"/>
    <w:rsid w:val="00000EE7"/>
    <w:rsid w:val="0000105C"/>
    <w:rsid w:val="00001257"/>
    <w:rsid w:val="0000129F"/>
    <w:rsid w:val="00001581"/>
    <w:rsid w:val="00001631"/>
    <w:rsid w:val="00001675"/>
    <w:rsid w:val="00001BFE"/>
    <w:rsid w:val="00001E9B"/>
    <w:rsid w:val="00002026"/>
    <w:rsid w:val="0000236D"/>
    <w:rsid w:val="00002580"/>
    <w:rsid w:val="00002882"/>
    <w:rsid w:val="00002B05"/>
    <w:rsid w:val="00002BA1"/>
    <w:rsid w:val="0000391D"/>
    <w:rsid w:val="00003A50"/>
    <w:rsid w:val="00003D4A"/>
    <w:rsid w:val="00003D65"/>
    <w:rsid w:val="0000465B"/>
    <w:rsid w:val="000049F4"/>
    <w:rsid w:val="00004A0C"/>
    <w:rsid w:val="00004B67"/>
    <w:rsid w:val="00005153"/>
    <w:rsid w:val="00006354"/>
    <w:rsid w:val="000064AF"/>
    <w:rsid w:val="0000651C"/>
    <w:rsid w:val="00006670"/>
    <w:rsid w:val="0000679C"/>
    <w:rsid w:val="00006834"/>
    <w:rsid w:val="000068BF"/>
    <w:rsid w:val="000071D9"/>
    <w:rsid w:val="0000743F"/>
    <w:rsid w:val="00007D58"/>
    <w:rsid w:val="00007DED"/>
    <w:rsid w:val="00010378"/>
    <w:rsid w:val="00010CA2"/>
    <w:rsid w:val="000114E1"/>
    <w:rsid w:val="0001164F"/>
    <w:rsid w:val="00011879"/>
    <w:rsid w:val="00012BA4"/>
    <w:rsid w:val="00012CAC"/>
    <w:rsid w:val="000133D4"/>
    <w:rsid w:val="000136D7"/>
    <w:rsid w:val="00013A08"/>
    <w:rsid w:val="00013F6B"/>
    <w:rsid w:val="000140D7"/>
    <w:rsid w:val="00014200"/>
    <w:rsid w:val="00014501"/>
    <w:rsid w:val="0001456B"/>
    <w:rsid w:val="00014985"/>
    <w:rsid w:val="00016072"/>
    <w:rsid w:val="00016999"/>
    <w:rsid w:val="00016C4B"/>
    <w:rsid w:val="0001706E"/>
    <w:rsid w:val="000177F9"/>
    <w:rsid w:val="00017ACD"/>
    <w:rsid w:val="00017D91"/>
    <w:rsid w:val="000200B5"/>
    <w:rsid w:val="00020616"/>
    <w:rsid w:val="00020B5F"/>
    <w:rsid w:val="00020C27"/>
    <w:rsid w:val="00020DBD"/>
    <w:rsid w:val="00020DF9"/>
    <w:rsid w:val="00021127"/>
    <w:rsid w:val="0002112F"/>
    <w:rsid w:val="000214AC"/>
    <w:rsid w:val="000214BF"/>
    <w:rsid w:val="00022094"/>
    <w:rsid w:val="00022B50"/>
    <w:rsid w:val="00023273"/>
    <w:rsid w:val="000242C7"/>
    <w:rsid w:val="0002470F"/>
    <w:rsid w:val="00024752"/>
    <w:rsid w:val="000251FC"/>
    <w:rsid w:val="000254AF"/>
    <w:rsid w:val="00025D6B"/>
    <w:rsid w:val="00025E59"/>
    <w:rsid w:val="00025F9F"/>
    <w:rsid w:val="000263ED"/>
    <w:rsid w:val="00027034"/>
    <w:rsid w:val="000272BA"/>
    <w:rsid w:val="000273D8"/>
    <w:rsid w:val="00027A94"/>
    <w:rsid w:val="00030398"/>
    <w:rsid w:val="00030600"/>
    <w:rsid w:val="00031230"/>
    <w:rsid w:val="00031318"/>
    <w:rsid w:val="000316B0"/>
    <w:rsid w:val="0003197D"/>
    <w:rsid w:val="00031E19"/>
    <w:rsid w:val="00031FCF"/>
    <w:rsid w:val="0003223F"/>
    <w:rsid w:val="00032FC4"/>
    <w:rsid w:val="0003347C"/>
    <w:rsid w:val="0003477E"/>
    <w:rsid w:val="00034E12"/>
    <w:rsid w:val="00035568"/>
    <w:rsid w:val="000368F8"/>
    <w:rsid w:val="00036FF4"/>
    <w:rsid w:val="00037BDE"/>
    <w:rsid w:val="00037C64"/>
    <w:rsid w:val="00037E2D"/>
    <w:rsid w:val="0004011D"/>
    <w:rsid w:val="000421E0"/>
    <w:rsid w:val="00042871"/>
    <w:rsid w:val="00042F6E"/>
    <w:rsid w:val="00043257"/>
    <w:rsid w:val="00043555"/>
    <w:rsid w:val="00043719"/>
    <w:rsid w:val="00043AB1"/>
    <w:rsid w:val="000442B9"/>
    <w:rsid w:val="00044558"/>
    <w:rsid w:val="000446B7"/>
    <w:rsid w:val="00044D90"/>
    <w:rsid w:val="000454F1"/>
    <w:rsid w:val="00045C35"/>
    <w:rsid w:val="00046116"/>
    <w:rsid w:val="00046206"/>
    <w:rsid w:val="000464AC"/>
    <w:rsid w:val="00046E73"/>
    <w:rsid w:val="000475AE"/>
    <w:rsid w:val="00047A37"/>
    <w:rsid w:val="00047EE7"/>
    <w:rsid w:val="00047F42"/>
    <w:rsid w:val="00050162"/>
    <w:rsid w:val="00050404"/>
    <w:rsid w:val="0005047F"/>
    <w:rsid w:val="00050A9E"/>
    <w:rsid w:val="000510C5"/>
    <w:rsid w:val="00051960"/>
    <w:rsid w:val="00051C85"/>
    <w:rsid w:val="000524E4"/>
    <w:rsid w:val="00052EB8"/>
    <w:rsid w:val="00053273"/>
    <w:rsid w:val="0005339B"/>
    <w:rsid w:val="00053E0A"/>
    <w:rsid w:val="00054304"/>
    <w:rsid w:val="000548E2"/>
    <w:rsid w:val="00054ED1"/>
    <w:rsid w:val="00055419"/>
    <w:rsid w:val="00055C3D"/>
    <w:rsid w:val="00055E05"/>
    <w:rsid w:val="00055F00"/>
    <w:rsid w:val="00055F16"/>
    <w:rsid w:val="0005677A"/>
    <w:rsid w:val="00056795"/>
    <w:rsid w:val="00056C78"/>
    <w:rsid w:val="00056D1E"/>
    <w:rsid w:val="000574F9"/>
    <w:rsid w:val="00057632"/>
    <w:rsid w:val="000577C7"/>
    <w:rsid w:val="00057A77"/>
    <w:rsid w:val="000603EA"/>
    <w:rsid w:val="000608AD"/>
    <w:rsid w:val="000609E9"/>
    <w:rsid w:val="00060BD0"/>
    <w:rsid w:val="00060DA0"/>
    <w:rsid w:val="000613B6"/>
    <w:rsid w:val="00061690"/>
    <w:rsid w:val="000616A8"/>
    <w:rsid w:val="00061CA3"/>
    <w:rsid w:val="00061FF9"/>
    <w:rsid w:val="00062584"/>
    <w:rsid w:val="000627FA"/>
    <w:rsid w:val="00062802"/>
    <w:rsid w:val="00062833"/>
    <w:rsid w:val="00062E62"/>
    <w:rsid w:val="00062F14"/>
    <w:rsid w:val="00062F43"/>
    <w:rsid w:val="00063A12"/>
    <w:rsid w:val="00063DFC"/>
    <w:rsid w:val="000646D9"/>
    <w:rsid w:val="00064F6A"/>
    <w:rsid w:val="00065247"/>
    <w:rsid w:val="00065A30"/>
    <w:rsid w:val="00065EC4"/>
    <w:rsid w:val="000663F5"/>
    <w:rsid w:val="0006742B"/>
    <w:rsid w:val="00067A1C"/>
    <w:rsid w:val="00070832"/>
    <w:rsid w:val="00070BAB"/>
    <w:rsid w:val="00070F58"/>
    <w:rsid w:val="00071A0B"/>
    <w:rsid w:val="00071CFA"/>
    <w:rsid w:val="00072431"/>
    <w:rsid w:val="00072BEA"/>
    <w:rsid w:val="0007307D"/>
    <w:rsid w:val="0007398D"/>
    <w:rsid w:val="00073D51"/>
    <w:rsid w:val="00073FEF"/>
    <w:rsid w:val="0007403B"/>
    <w:rsid w:val="000742F4"/>
    <w:rsid w:val="00075036"/>
    <w:rsid w:val="000751C4"/>
    <w:rsid w:val="000758F3"/>
    <w:rsid w:val="00075B50"/>
    <w:rsid w:val="00075D2F"/>
    <w:rsid w:val="00075DD9"/>
    <w:rsid w:val="00075E1F"/>
    <w:rsid w:val="000760B4"/>
    <w:rsid w:val="00076DC6"/>
    <w:rsid w:val="00076F64"/>
    <w:rsid w:val="00077FB4"/>
    <w:rsid w:val="00080426"/>
    <w:rsid w:val="000809A2"/>
    <w:rsid w:val="00080A13"/>
    <w:rsid w:val="00081112"/>
    <w:rsid w:val="000816AC"/>
    <w:rsid w:val="000817FE"/>
    <w:rsid w:val="00081DDD"/>
    <w:rsid w:val="00082398"/>
    <w:rsid w:val="00082CF4"/>
    <w:rsid w:val="00083087"/>
    <w:rsid w:val="00083EF3"/>
    <w:rsid w:val="000843BD"/>
    <w:rsid w:val="00084B6E"/>
    <w:rsid w:val="00084C04"/>
    <w:rsid w:val="00084D9E"/>
    <w:rsid w:val="0008505A"/>
    <w:rsid w:val="00085312"/>
    <w:rsid w:val="00085427"/>
    <w:rsid w:val="0008608C"/>
    <w:rsid w:val="0008629F"/>
    <w:rsid w:val="0008644A"/>
    <w:rsid w:val="000866A4"/>
    <w:rsid w:val="00086ABE"/>
    <w:rsid w:val="00086CCE"/>
    <w:rsid w:val="000870E7"/>
    <w:rsid w:val="00087162"/>
    <w:rsid w:val="000871CB"/>
    <w:rsid w:val="00087893"/>
    <w:rsid w:val="00087CEC"/>
    <w:rsid w:val="0009051D"/>
    <w:rsid w:val="00090882"/>
    <w:rsid w:val="00090895"/>
    <w:rsid w:val="00090A99"/>
    <w:rsid w:val="00091043"/>
    <w:rsid w:val="000911FC"/>
    <w:rsid w:val="000912DB"/>
    <w:rsid w:val="00091A3A"/>
    <w:rsid w:val="00091BB4"/>
    <w:rsid w:val="00091D5D"/>
    <w:rsid w:val="0009203F"/>
    <w:rsid w:val="00092336"/>
    <w:rsid w:val="00092590"/>
    <w:rsid w:val="0009275A"/>
    <w:rsid w:val="00092E52"/>
    <w:rsid w:val="000931D5"/>
    <w:rsid w:val="000933B0"/>
    <w:rsid w:val="000934B1"/>
    <w:rsid w:val="00093E2C"/>
    <w:rsid w:val="000942BF"/>
    <w:rsid w:val="000943B4"/>
    <w:rsid w:val="0009453E"/>
    <w:rsid w:val="000946E0"/>
    <w:rsid w:val="00094755"/>
    <w:rsid w:val="0009575A"/>
    <w:rsid w:val="00095E03"/>
    <w:rsid w:val="00095ECC"/>
    <w:rsid w:val="00096014"/>
    <w:rsid w:val="000961B5"/>
    <w:rsid w:val="00096FD5"/>
    <w:rsid w:val="00097178"/>
    <w:rsid w:val="000972F1"/>
    <w:rsid w:val="0009756E"/>
    <w:rsid w:val="000977FF"/>
    <w:rsid w:val="00097A20"/>
    <w:rsid w:val="000A03D8"/>
    <w:rsid w:val="000A0698"/>
    <w:rsid w:val="000A0945"/>
    <w:rsid w:val="000A1CFD"/>
    <w:rsid w:val="000A2270"/>
    <w:rsid w:val="000A24D6"/>
    <w:rsid w:val="000A28A9"/>
    <w:rsid w:val="000A28EC"/>
    <w:rsid w:val="000A2B63"/>
    <w:rsid w:val="000A2C8E"/>
    <w:rsid w:val="000A3977"/>
    <w:rsid w:val="000A40BD"/>
    <w:rsid w:val="000A424C"/>
    <w:rsid w:val="000A4B5D"/>
    <w:rsid w:val="000A4C4F"/>
    <w:rsid w:val="000A5028"/>
    <w:rsid w:val="000A5319"/>
    <w:rsid w:val="000A5328"/>
    <w:rsid w:val="000A53DC"/>
    <w:rsid w:val="000A56AD"/>
    <w:rsid w:val="000A6D1D"/>
    <w:rsid w:val="000A7265"/>
    <w:rsid w:val="000A76B1"/>
    <w:rsid w:val="000A7E9A"/>
    <w:rsid w:val="000B000D"/>
    <w:rsid w:val="000B0206"/>
    <w:rsid w:val="000B056A"/>
    <w:rsid w:val="000B0AA8"/>
    <w:rsid w:val="000B13D2"/>
    <w:rsid w:val="000B19AA"/>
    <w:rsid w:val="000B1AB9"/>
    <w:rsid w:val="000B2193"/>
    <w:rsid w:val="000B21EA"/>
    <w:rsid w:val="000B3436"/>
    <w:rsid w:val="000B3A25"/>
    <w:rsid w:val="000B3B8E"/>
    <w:rsid w:val="000B3D1B"/>
    <w:rsid w:val="000B4766"/>
    <w:rsid w:val="000B479E"/>
    <w:rsid w:val="000B4B1B"/>
    <w:rsid w:val="000B518F"/>
    <w:rsid w:val="000B54B9"/>
    <w:rsid w:val="000B5D56"/>
    <w:rsid w:val="000B5DC1"/>
    <w:rsid w:val="000B5E00"/>
    <w:rsid w:val="000B632F"/>
    <w:rsid w:val="000B63DD"/>
    <w:rsid w:val="000B69D7"/>
    <w:rsid w:val="000B6C0D"/>
    <w:rsid w:val="000B716B"/>
    <w:rsid w:val="000B72D1"/>
    <w:rsid w:val="000B7851"/>
    <w:rsid w:val="000B797C"/>
    <w:rsid w:val="000B7DB2"/>
    <w:rsid w:val="000C0367"/>
    <w:rsid w:val="000C070E"/>
    <w:rsid w:val="000C087E"/>
    <w:rsid w:val="000C0902"/>
    <w:rsid w:val="000C09F6"/>
    <w:rsid w:val="000C0DE1"/>
    <w:rsid w:val="000C0FF3"/>
    <w:rsid w:val="000C1901"/>
    <w:rsid w:val="000C195E"/>
    <w:rsid w:val="000C1976"/>
    <w:rsid w:val="000C1AD5"/>
    <w:rsid w:val="000C21C0"/>
    <w:rsid w:val="000C21EF"/>
    <w:rsid w:val="000C22B7"/>
    <w:rsid w:val="000C2743"/>
    <w:rsid w:val="000C2BBE"/>
    <w:rsid w:val="000C2EA8"/>
    <w:rsid w:val="000C3691"/>
    <w:rsid w:val="000C3892"/>
    <w:rsid w:val="000C393D"/>
    <w:rsid w:val="000C41CB"/>
    <w:rsid w:val="000C42DA"/>
    <w:rsid w:val="000C5114"/>
    <w:rsid w:val="000C545F"/>
    <w:rsid w:val="000C553D"/>
    <w:rsid w:val="000C597B"/>
    <w:rsid w:val="000C6044"/>
    <w:rsid w:val="000C6321"/>
    <w:rsid w:val="000C6467"/>
    <w:rsid w:val="000C6810"/>
    <w:rsid w:val="000C6DE8"/>
    <w:rsid w:val="000C6F5C"/>
    <w:rsid w:val="000C6FBB"/>
    <w:rsid w:val="000C6FE7"/>
    <w:rsid w:val="000C72CE"/>
    <w:rsid w:val="000C7423"/>
    <w:rsid w:val="000C7455"/>
    <w:rsid w:val="000C7468"/>
    <w:rsid w:val="000C7C43"/>
    <w:rsid w:val="000D024D"/>
    <w:rsid w:val="000D11E8"/>
    <w:rsid w:val="000D1BF5"/>
    <w:rsid w:val="000D1DA0"/>
    <w:rsid w:val="000D1E91"/>
    <w:rsid w:val="000D1FD0"/>
    <w:rsid w:val="000D1FD8"/>
    <w:rsid w:val="000D2111"/>
    <w:rsid w:val="000D2386"/>
    <w:rsid w:val="000D2656"/>
    <w:rsid w:val="000D3040"/>
    <w:rsid w:val="000D3292"/>
    <w:rsid w:val="000D3732"/>
    <w:rsid w:val="000D4149"/>
    <w:rsid w:val="000D4640"/>
    <w:rsid w:val="000D475A"/>
    <w:rsid w:val="000D516C"/>
    <w:rsid w:val="000D58B0"/>
    <w:rsid w:val="000D60CB"/>
    <w:rsid w:val="000D62B9"/>
    <w:rsid w:val="000D6F29"/>
    <w:rsid w:val="000D7117"/>
    <w:rsid w:val="000D71E8"/>
    <w:rsid w:val="000D791C"/>
    <w:rsid w:val="000D7A54"/>
    <w:rsid w:val="000D7B52"/>
    <w:rsid w:val="000D7D05"/>
    <w:rsid w:val="000E012E"/>
    <w:rsid w:val="000E1B4C"/>
    <w:rsid w:val="000E2047"/>
    <w:rsid w:val="000E2456"/>
    <w:rsid w:val="000E2856"/>
    <w:rsid w:val="000E2EEF"/>
    <w:rsid w:val="000E318B"/>
    <w:rsid w:val="000E40C8"/>
    <w:rsid w:val="000E413D"/>
    <w:rsid w:val="000E41E1"/>
    <w:rsid w:val="000E462A"/>
    <w:rsid w:val="000E4646"/>
    <w:rsid w:val="000E471C"/>
    <w:rsid w:val="000E51A3"/>
    <w:rsid w:val="000E5B0A"/>
    <w:rsid w:val="000E5B37"/>
    <w:rsid w:val="000E5D99"/>
    <w:rsid w:val="000E6290"/>
    <w:rsid w:val="000E6328"/>
    <w:rsid w:val="000E65F6"/>
    <w:rsid w:val="000E6B1F"/>
    <w:rsid w:val="000E7196"/>
    <w:rsid w:val="000E7551"/>
    <w:rsid w:val="000E7B34"/>
    <w:rsid w:val="000E7FD3"/>
    <w:rsid w:val="000F058A"/>
    <w:rsid w:val="000F0750"/>
    <w:rsid w:val="000F0E98"/>
    <w:rsid w:val="000F1345"/>
    <w:rsid w:val="000F2A51"/>
    <w:rsid w:val="000F2EB1"/>
    <w:rsid w:val="000F3A08"/>
    <w:rsid w:val="000F3F9D"/>
    <w:rsid w:val="000F437A"/>
    <w:rsid w:val="000F4439"/>
    <w:rsid w:val="000F5038"/>
    <w:rsid w:val="000F5050"/>
    <w:rsid w:val="000F50C7"/>
    <w:rsid w:val="000F5FDD"/>
    <w:rsid w:val="000F6080"/>
    <w:rsid w:val="000F642F"/>
    <w:rsid w:val="000F65E0"/>
    <w:rsid w:val="000F6E3D"/>
    <w:rsid w:val="000F6FC1"/>
    <w:rsid w:val="000F71C5"/>
    <w:rsid w:val="000F74BD"/>
    <w:rsid w:val="000F7516"/>
    <w:rsid w:val="00100045"/>
    <w:rsid w:val="00100D04"/>
    <w:rsid w:val="0010148A"/>
    <w:rsid w:val="00101496"/>
    <w:rsid w:val="00101665"/>
    <w:rsid w:val="0010185C"/>
    <w:rsid w:val="00101B12"/>
    <w:rsid w:val="00101F26"/>
    <w:rsid w:val="0010207C"/>
    <w:rsid w:val="001022EF"/>
    <w:rsid w:val="00102837"/>
    <w:rsid w:val="001029D6"/>
    <w:rsid w:val="00103556"/>
    <w:rsid w:val="0010355D"/>
    <w:rsid w:val="001036A6"/>
    <w:rsid w:val="001043DB"/>
    <w:rsid w:val="0010467F"/>
    <w:rsid w:val="00104729"/>
    <w:rsid w:val="00104B99"/>
    <w:rsid w:val="00104CD1"/>
    <w:rsid w:val="00105502"/>
    <w:rsid w:val="0010586A"/>
    <w:rsid w:val="00105908"/>
    <w:rsid w:val="001059E6"/>
    <w:rsid w:val="00105EE3"/>
    <w:rsid w:val="00105F10"/>
    <w:rsid w:val="001060DD"/>
    <w:rsid w:val="001064E6"/>
    <w:rsid w:val="00106870"/>
    <w:rsid w:val="00106E14"/>
    <w:rsid w:val="00107712"/>
    <w:rsid w:val="001078DA"/>
    <w:rsid w:val="00107C3E"/>
    <w:rsid w:val="00107EE1"/>
    <w:rsid w:val="001100A5"/>
    <w:rsid w:val="00110163"/>
    <w:rsid w:val="00110424"/>
    <w:rsid w:val="0011098C"/>
    <w:rsid w:val="00110ED9"/>
    <w:rsid w:val="0011176B"/>
    <w:rsid w:val="001117EB"/>
    <w:rsid w:val="00111879"/>
    <w:rsid w:val="00111C3D"/>
    <w:rsid w:val="00111E3F"/>
    <w:rsid w:val="00112A3A"/>
    <w:rsid w:val="00113112"/>
    <w:rsid w:val="00113273"/>
    <w:rsid w:val="00113332"/>
    <w:rsid w:val="0011352F"/>
    <w:rsid w:val="001146DE"/>
    <w:rsid w:val="00115348"/>
    <w:rsid w:val="0011597F"/>
    <w:rsid w:val="00115C6D"/>
    <w:rsid w:val="0011622A"/>
    <w:rsid w:val="001162D5"/>
    <w:rsid w:val="00116FFC"/>
    <w:rsid w:val="0011770B"/>
    <w:rsid w:val="00117A86"/>
    <w:rsid w:val="00120121"/>
    <w:rsid w:val="001206AC"/>
    <w:rsid w:val="00120B62"/>
    <w:rsid w:val="00120BD7"/>
    <w:rsid w:val="00120D43"/>
    <w:rsid w:val="0012174A"/>
    <w:rsid w:val="00121B45"/>
    <w:rsid w:val="00121D6C"/>
    <w:rsid w:val="00121E1F"/>
    <w:rsid w:val="00122606"/>
    <w:rsid w:val="00123BF3"/>
    <w:rsid w:val="00124867"/>
    <w:rsid w:val="0012488D"/>
    <w:rsid w:val="001249C9"/>
    <w:rsid w:val="00124A1C"/>
    <w:rsid w:val="00124B98"/>
    <w:rsid w:val="00124C0E"/>
    <w:rsid w:val="001256E2"/>
    <w:rsid w:val="0012584C"/>
    <w:rsid w:val="001260F2"/>
    <w:rsid w:val="00126452"/>
    <w:rsid w:val="00126CBF"/>
    <w:rsid w:val="00126ECC"/>
    <w:rsid w:val="001270D2"/>
    <w:rsid w:val="00127173"/>
    <w:rsid w:val="0012799A"/>
    <w:rsid w:val="00131349"/>
    <w:rsid w:val="001318D2"/>
    <w:rsid w:val="00131967"/>
    <w:rsid w:val="00131E6E"/>
    <w:rsid w:val="00132066"/>
    <w:rsid w:val="0013248E"/>
    <w:rsid w:val="001325B0"/>
    <w:rsid w:val="00132A2B"/>
    <w:rsid w:val="00132A5A"/>
    <w:rsid w:val="00132ADF"/>
    <w:rsid w:val="00132C53"/>
    <w:rsid w:val="00134008"/>
    <w:rsid w:val="00134552"/>
    <w:rsid w:val="0013474B"/>
    <w:rsid w:val="00134F41"/>
    <w:rsid w:val="001350BA"/>
    <w:rsid w:val="0013523C"/>
    <w:rsid w:val="001353F8"/>
    <w:rsid w:val="00135B31"/>
    <w:rsid w:val="0013653F"/>
    <w:rsid w:val="00136654"/>
    <w:rsid w:val="00136657"/>
    <w:rsid w:val="001366BA"/>
    <w:rsid w:val="001367B5"/>
    <w:rsid w:val="001368E6"/>
    <w:rsid w:val="0013695E"/>
    <w:rsid w:val="00136EA8"/>
    <w:rsid w:val="001370B8"/>
    <w:rsid w:val="001372DC"/>
    <w:rsid w:val="001376DF"/>
    <w:rsid w:val="00137754"/>
    <w:rsid w:val="00137E50"/>
    <w:rsid w:val="0014012D"/>
    <w:rsid w:val="00140210"/>
    <w:rsid w:val="00140838"/>
    <w:rsid w:val="00141914"/>
    <w:rsid w:val="00141A80"/>
    <w:rsid w:val="00141EBD"/>
    <w:rsid w:val="001423C4"/>
    <w:rsid w:val="00142673"/>
    <w:rsid w:val="00143058"/>
    <w:rsid w:val="0014316F"/>
    <w:rsid w:val="00143C67"/>
    <w:rsid w:val="00144A1F"/>
    <w:rsid w:val="0014537D"/>
    <w:rsid w:val="00145C44"/>
    <w:rsid w:val="00145D95"/>
    <w:rsid w:val="00145DBF"/>
    <w:rsid w:val="00146235"/>
    <w:rsid w:val="001462C7"/>
    <w:rsid w:val="00146500"/>
    <w:rsid w:val="001466C8"/>
    <w:rsid w:val="00147128"/>
    <w:rsid w:val="00147581"/>
    <w:rsid w:val="001476C8"/>
    <w:rsid w:val="00147941"/>
    <w:rsid w:val="001479F8"/>
    <w:rsid w:val="00147E1B"/>
    <w:rsid w:val="00150088"/>
    <w:rsid w:val="00150209"/>
    <w:rsid w:val="00150930"/>
    <w:rsid w:val="001513C2"/>
    <w:rsid w:val="00151E9B"/>
    <w:rsid w:val="00151FD6"/>
    <w:rsid w:val="001536AA"/>
    <w:rsid w:val="00153C15"/>
    <w:rsid w:val="001543EA"/>
    <w:rsid w:val="0015461A"/>
    <w:rsid w:val="001550A3"/>
    <w:rsid w:val="0015577D"/>
    <w:rsid w:val="00155962"/>
    <w:rsid w:val="0015622C"/>
    <w:rsid w:val="0015682B"/>
    <w:rsid w:val="001571B9"/>
    <w:rsid w:val="0015736E"/>
    <w:rsid w:val="00157609"/>
    <w:rsid w:val="00157A0B"/>
    <w:rsid w:val="00157A2D"/>
    <w:rsid w:val="00157F1E"/>
    <w:rsid w:val="001604CA"/>
    <w:rsid w:val="00160863"/>
    <w:rsid w:val="00160B78"/>
    <w:rsid w:val="00161374"/>
    <w:rsid w:val="00161AEA"/>
    <w:rsid w:val="0016324C"/>
    <w:rsid w:val="0016359B"/>
    <w:rsid w:val="00163A81"/>
    <w:rsid w:val="00163DF5"/>
    <w:rsid w:val="00164362"/>
    <w:rsid w:val="00164402"/>
    <w:rsid w:val="001647D8"/>
    <w:rsid w:val="00164EFD"/>
    <w:rsid w:val="00165334"/>
    <w:rsid w:val="00165364"/>
    <w:rsid w:val="0016595F"/>
    <w:rsid w:val="00165D26"/>
    <w:rsid w:val="0016626C"/>
    <w:rsid w:val="00166906"/>
    <w:rsid w:val="0016694B"/>
    <w:rsid w:val="001669E0"/>
    <w:rsid w:val="0016742B"/>
    <w:rsid w:val="00167EFA"/>
    <w:rsid w:val="0017079A"/>
    <w:rsid w:val="001707F1"/>
    <w:rsid w:val="00170877"/>
    <w:rsid w:val="00170B85"/>
    <w:rsid w:val="00170E70"/>
    <w:rsid w:val="00170EFA"/>
    <w:rsid w:val="00171261"/>
    <w:rsid w:val="00171BB6"/>
    <w:rsid w:val="00171D53"/>
    <w:rsid w:val="001728B2"/>
    <w:rsid w:val="001728D7"/>
    <w:rsid w:val="0017291E"/>
    <w:rsid w:val="0017299F"/>
    <w:rsid w:val="00172C5F"/>
    <w:rsid w:val="00172F06"/>
    <w:rsid w:val="0017313A"/>
    <w:rsid w:val="00173755"/>
    <w:rsid w:val="00173849"/>
    <w:rsid w:val="00173A7C"/>
    <w:rsid w:val="00173A8C"/>
    <w:rsid w:val="00173BE6"/>
    <w:rsid w:val="00173D7C"/>
    <w:rsid w:val="00174111"/>
    <w:rsid w:val="00174DD5"/>
    <w:rsid w:val="00175539"/>
    <w:rsid w:val="001764CF"/>
    <w:rsid w:val="00176B6B"/>
    <w:rsid w:val="00176B9E"/>
    <w:rsid w:val="00176BD3"/>
    <w:rsid w:val="0017727F"/>
    <w:rsid w:val="00177BDD"/>
    <w:rsid w:val="001800D3"/>
    <w:rsid w:val="00180FB4"/>
    <w:rsid w:val="00181116"/>
    <w:rsid w:val="00181848"/>
    <w:rsid w:val="00181BE9"/>
    <w:rsid w:val="00181E94"/>
    <w:rsid w:val="00182626"/>
    <w:rsid w:val="00182D03"/>
    <w:rsid w:val="00182FB5"/>
    <w:rsid w:val="001834E2"/>
    <w:rsid w:val="00183927"/>
    <w:rsid w:val="00183BA7"/>
    <w:rsid w:val="00184445"/>
    <w:rsid w:val="00184B17"/>
    <w:rsid w:val="00184D5A"/>
    <w:rsid w:val="00185045"/>
    <w:rsid w:val="0018565B"/>
    <w:rsid w:val="00186A18"/>
    <w:rsid w:val="00186A3A"/>
    <w:rsid w:val="001878E3"/>
    <w:rsid w:val="00187966"/>
    <w:rsid w:val="00187BFB"/>
    <w:rsid w:val="00187E55"/>
    <w:rsid w:val="001901FD"/>
    <w:rsid w:val="0019040F"/>
    <w:rsid w:val="00190B16"/>
    <w:rsid w:val="00190B4D"/>
    <w:rsid w:val="00190FD7"/>
    <w:rsid w:val="00191158"/>
    <w:rsid w:val="0019129F"/>
    <w:rsid w:val="0019177A"/>
    <w:rsid w:val="00191F76"/>
    <w:rsid w:val="0019282E"/>
    <w:rsid w:val="00192D6F"/>
    <w:rsid w:val="001931BF"/>
    <w:rsid w:val="001931FE"/>
    <w:rsid w:val="001932C0"/>
    <w:rsid w:val="001932F6"/>
    <w:rsid w:val="00193541"/>
    <w:rsid w:val="0019394A"/>
    <w:rsid w:val="001941B0"/>
    <w:rsid w:val="00194AD6"/>
    <w:rsid w:val="00194C4F"/>
    <w:rsid w:val="00195461"/>
    <w:rsid w:val="00195468"/>
    <w:rsid w:val="001956B2"/>
    <w:rsid w:val="00195B94"/>
    <w:rsid w:val="00195EBF"/>
    <w:rsid w:val="00196F01"/>
    <w:rsid w:val="0019741D"/>
    <w:rsid w:val="001979E9"/>
    <w:rsid w:val="00197B4A"/>
    <w:rsid w:val="0019B2F9"/>
    <w:rsid w:val="001A047C"/>
    <w:rsid w:val="001A0705"/>
    <w:rsid w:val="001A0952"/>
    <w:rsid w:val="001A0A9C"/>
    <w:rsid w:val="001A0B46"/>
    <w:rsid w:val="001A0BB4"/>
    <w:rsid w:val="001A0CD3"/>
    <w:rsid w:val="001A122F"/>
    <w:rsid w:val="001A1810"/>
    <w:rsid w:val="001A19A4"/>
    <w:rsid w:val="001A1CB2"/>
    <w:rsid w:val="001A1EC9"/>
    <w:rsid w:val="001A2359"/>
    <w:rsid w:val="001A2B2D"/>
    <w:rsid w:val="001A2FA7"/>
    <w:rsid w:val="001A30E4"/>
    <w:rsid w:val="001A378A"/>
    <w:rsid w:val="001A3C45"/>
    <w:rsid w:val="001A4525"/>
    <w:rsid w:val="001A4A70"/>
    <w:rsid w:val="001A4CCF"/>
    <w:rsid w:val="001A4DFE"/>
    <w:rsid w:val="001A4E40"/>
    <w:rsid w:val="001A4FCA"/>
    <w:rsid w:val="001A589B"/>
    <w:rsid w:val="001A5C0F"/>
    <w:rsid w:val="001A5C79"/>
    <w:rsid w:val="001A675C"/>
    <w:rsid w:val="001A6E6B"/>
    <w:rsid w:val="001A6EFA"/>
    <w:rsid w:val="001A726A"/>
    <w:rsid w:val="001A751B"/>
    <w:rsid w:val="001A7E35"/>
    <w:rsid w:val="001B01E3"/>
    <w:rsid w:val="001B03F4"/>
    <w:rsid w:val="001B0AB6"/>
    <w:rsid w:val="001B0F1A"/>
    <w:rsid w:val="001B15A1"/>
    <w:rsid w:val="001B16DD"/>
    <w:rsid w:val="001B176A"/>
    <w:rsid w:val="001B1C40"/>
    <w:rsid w:val="001B2230"/>
    <w:rsid w:val="001B226C"/>
    <w:rsid w:val="001B226D"/>
    <w:rsid w:val="001B2A0D"/>
    <w:rsid w:val="001B2C12"/>
    <w:rsid w:val="001B36B6"/>
    <w:rsid w:val="001B386A"/>
    <w:rsid w:val="001B38AE"/>
    <w:rsid w:val="001B3C62"/>
    <w:rsid w:val="001B42DA"/>
    <w:rsid w:val="001B489C"/>
    <w:rsid w:val="001B4C2E"/>
    <w:rsid w:val="001B4C3A"/>
    <w:rsid w:val="001B4D08"/>
    <w:rsid w:val="001B578F"/>
    <w:rsid w:val="001B592C"/>
    <w:rsid w:val="001B5F0F"/>
    <w:rsid w:val="001B62F3"/>
    <w:rsid w:val="001B66A5"/>
    <w:rsid w:val="001B6911"/>
    <w:rsid w:val="001B7130"/>
    <w:rsid w:val="001B7176"/>
    <w:rsid w:val="001B7586"/>
    <w:rsid w:val="001B7C3F"/>
    <w:rsid w:val="001B7E6B"/>
    <w:rsid w:val="001C06D9"/>
    <w:rsid w:val="001C1491"/>
    <w:rsid w:val="001C16AC"/>
    <w:rsid w:val="001C1816"/>
    <w:rsid w:val="001C18A6"/>
    <w:rsid w:val="001C1D7C"/>
    <w:rsid w:val="001C272A"/>
    <w:rsid w:val="001C291D"/>
    <w:rsid w:val="001C349A"/>
    <w:rsid w:val="001C3712"/>
    <w:rsid w:val="001C3AC0"/>
    <w:rsid w:val="001C3ED7"/>
    <w:rsid w:val="001C47A1"/>
    <w:rsid w:val="001C4C19"/>
    <w:rsid w:val="001C4C70"/>
    <w:rsid w:val="001C4CAB"/>
    <w:rsid w:val="001C4DCD"/>
    <w:rsid w:val="001C4E46"/>
    <w:rsid w:val="001C52BD"/>
    <w:rsid w:val="001C54C0"/>
    <w:rsid w:val="001C597E"/>
    <w:rsid w:val="001C5984"/>
    <w:rsid w:val="001C5E7D"/>
    <w:rsid w:val="001C6292"/>
    <w:rsid w:val="001C62B0"/>
    <w:rsid w:val="001C6ABA"/>
    <w:rsid w:val="001C6C6F"/>
    <w:rsid w:val="001C76FD"/>
    <w:rsid w:val="001C7787"/>
    <w:rsid w:val="001C78B1"/>
    <w:rsid w:val="001D00C8"/>
    <w:rsid w:val="001D103D"/>
    <w:rsid w:val="001D159A"/>
    <w:rsid w:val="001D1E81"/>
    <w:rsid w:val="001D325C"/>
    <w:rsid w:val="001D3683"/>
    <w:rsid w:val="001D3842"/>
    <w:rsid w:val="001D38FD"/>
    <w:rsid w:val="001D396F"/>
    <w:rsid w:val="001D41F0"/>
    <w:rsid w:val="001D4276"/>
    <w:rsid w:val="001D4745"/>
    <w:rsid w:val="001D508F"/>
    <w:rsid w:val="001D52CD"/>
    <w:rsid w:val="001D5310"/>
    <w:rsid w:val="001D53A1"/>
    <w:rsid w:val="001D581F"/>
    <w:rsid w:val="001D7BBB"/>
    <w:rsid w:val="001D7C48"/>
    <w:rsid w:val="001E04E9"/>
    <w:rsid w:val="001E069B"/>
    <w:rsid w:val="001E0A64"/>
    <w:rsid w:val="001E0A7D"/>
    <w:rsid w:val="001E1E3F"/>
    <w:rsid w:val="001E2A74"/>
    <w:rsid w:val="001E2F51"/>
    <w:rsid w:val="001E2F98"/>
    <w:rsid w:val="001E30D7"/>
    <w:rsid w:val="001E343B"/>
    <w:rsid w:val="001E354F"/>
    <w:rsid w:val="001E38F2"/>
    <w:rsid w:val="001E3D23"/>
    <w:rsid w:val="001E3DB2"/>
    <w:rsid w:val="001E434B"/>
    <w:rsid w:val="001E4467"/>
    <w:rsid w:val="001E4B6B"/>
    <w:rsid w:val="001E525A"/>
    <w:rsid w:val="001E5AF7"/>
    <w:rsid w:val="001E5B0F"/>
    <w:rsid w:val="001E5D27"/>
    <w:rsid w:val="001E5D76"/>
    <w:rsid w:val="001E66F3"/>
    <w:rsid w:val="001E7392"/>
    <w:rsid w:val="001E7961"/>
    <w:rsid w:val="001F00CB"/>
    <w:rsid w:val="001F00F5"/>
    <w:rsid w:val="001F025E"/>
    <w:rsid w:val="001F05BA"/>
    <w:rsid w:val="001F06FD"/>
    <w:rsid w:val="001F0AA5"/>
    <w:rsid w:val="001F1E4A"/>
    <w:rsid w:val="001F217A"/>
    <w:rsid w:val="001F2A43"/>
    <w:rsid w:val="001F2BD3"/>
    <w:rsid w:val="001F2D04"/>
    <w:rsid w:val="001F368A"/>
    <w:rsid w:val="001F3C4F"/>
    <w:rsid w:val="001F3D92"/>
    <w:rsid w:val="001F3DFB"/>
    <w:rsid w:val="001F40E5"/>
    <w:rsid w:val="001F4317"/>
    <w:rsid w:val="001F45EB"/>
    <w:rsid w:val="001F46E6"/>
    <w:rsid w:val="001F4DB2"/>
    <w:rsid w:val="001F5966"/>
    <w:rsid w:val="001F5B46"/>
    <w:rsid w:val="001F6732"/>
    <w:rsid w:val="001F6F90"/>
    <w:rsid w:val="001F7235"/>
    <w:rsid w:val="001F747A"/>
    <w:rsid w:val="001F75DF"/>
    <w:rsid w:val="001F7B61"/>
    <w:rsid w:val="00200389"/>
    <w:rsid w:val="002006BB"/>
    <w:rsid w:val="00200DD4"/>
    <w:rsid w:val="00200FA8"/>
    <w:rsid w:val="002010B2"/>
    <w:rsid w:val="00201353"/>
    <w:rsid w:val="002013A7"/>
    <w:rsid w:val="00201B72"/>
    <w:rsid w:val="00201E99"/>
    <w:rsid w:val="00201F54"/>
    <w:rsid w:val="00202296"/>
    <w:rsid w:val="00202367"/>
    <w:rsid w:val="002024E8"/>
    <w:rsid w:val="00202ABE"/>
    <w:rsid w:val="00202AF8"/>
    <w:rsid w:val="00203174"/>
    <w:rsid w:val="00203626"/>
    <w:rsid w:val="002036BE"/>
    <w:rsid w:val="00203824"/>
    <w:rsid w:val="002039D3"/>
    <w:rsid w:val="0020402A"/>
    <w:rsid w:val="00204054"/>
    <w:rsid w:val="00204512"/>
    <w:rsid w:val="002047AF"/>
    <w:rsid w:val="00204D96"/>
    <w:rsid w:val="00205424"/>
    <w:rsid w:val="00205AA2"/>
    <w:rsid w:val="00205AE8"/>
    <w:rsid w:val="00205DCB"/>
    <w:rsid w:val="0020640B"/>
    <w:rsid w:val="00206AC2"/>
    <w:rsid w:val="002079C1"/>
    <w:rsid w:val="00207BD9"/>
    <w:rsid w:val="00210256"/>
    <w:rsid w:val="002102C8"/>
    <w:rsid w:val="002107AA"/>
    <w:rsid w:val="002107AB"/>
    <w:rsid w:val="00210832"/>
    <w:rsid w:val="00211094"/>
    <w:rsid w:val="002112B0"/>
    <w:rsid w:val="00211464"/>
    <w:rsid w:val="00211841"/>
    <w:rsid w:val="00211B16"/>
    <w:rsid w:val="00211DA1"/>
    <w:rsid w:val="0021218E"/>
    <w:rsid w:val="002127EB"/>
    <w:rsid w:val="00212E49"/>
    <w:rsid w:val="002131B0"/>
    <w:rsid w:val="0021333A"/>
    <w:rsid w:val="0021360C"/>
    <w:rsid w:val="00213C92"/>
    <w:rsid w:val="00214CE8"/>
    <w:rsid w:val="002155C7"/>
    <w:rsid w:val="002159A7"/>
    <w:rsid w:val="00215CE3"/>
    <w:rsid w:val="00215D9C"/>
    <w:rsid w:val="00215F95"/>
    <w:rsid w:val="002163DA"/>
    <w:rsid w:val="002164F6"/>
    <w:rsid w:val="00216893"/>
    <w:rsid w:val="00216D9C"/>
    <w:rsid w:val="00216F28"/>
    <w:rsid w:val="00217DBB"/>
    <w:rsid w:val="00217E34"/>
    <w:rsid w:val="00220601"/>
    <w:rsid w:val="002209E6"/>
    <w:rsid w:val="0022161A"/>
    <w:rsid w:val="0022188B"/>
    <w:rsid w:val="002218F3"/>
    <w:rsid w:val="00221CD9"/>
    <w:rsid w:val="002220C4"/>
    <w:rsid w:val="00222254"/>
    <w:rsid w:val="00222A8D"/>
    <w:rsid w:val="00222AB2"/>
    <w:rsid w:val="00222D41"/>
    <w:rsid w:val="00222E07"/>
    <w:rsid w:val="00222FE3"/>
    <w:rsid w:val="0022315E"/>
    <w:rsid w:val="0022360B"/>
    <w:rsid w:val="00223675"/>
    <w:rsid w:val="00223780"/>
    <w:rsid w:val="00223972"/>
    <w:rsid w:val="00223B8B"/>
    <w:rsid w:val="002244BA"/>
    <w:rsid w:val="002244DA"/>
    <w:rsid w:val="002245D9"/>
    <w:rsid w:val="002248C3"/>
    <w:rsid w:val="002250B7"/>
    <w:rsid w:val="002250E3"/>
    <w:rsid w:val="002253A0"/>
    <w:rsid w:val="002255A0"/>
    <w:rsid w:val="00225752"/>
    <w:rsid w:val="0022588A"/>
    <w:rsid w:val="00225BB9"/>
    <w:rsid w:val="00225DA8"/>
    <w:rsid w:val="00226E0D"/>
    <w:rsid w:val="002270DA"/>
    <w:rsid w:val="0022717B"/>
    <w:rsid w:val="002271C5"/>
    <w:rsid w:val="00227267"/>
    <w:rsid w:val="002275E6"/>
    <w:rsid w:val="00227909"/>
    <w:rsid w:val="00227EC7"/>
    <w:rsid w:val="002303AD"/>
    <w:rsid w:val="00230B78"/>
    <w:rsid w:val="00230C38"/>
    <w:rsid w:val="00230CE5"/>
    <w:rsid w:val="0023142F"/>
    <w:rsid w:val="00231D5D"/>
    <w:rsid w:val="00232451"/>
    <w:rsid w:val="00232ACE"/>
    <w:rsid w:val="00232EC5"/>
    <w:rsid w:val="00233095"/>
    <w:rsid w:val="002331DD"/>
    <w:rsid w:val="00233329"/>
    <w:rsid w:val="002338A7"/>
    <w:rsid w:val="00233976"/>
    <w:rsid w:val="002339D6"/>
    <w:rsid w:val="00233D1B"/>
    <w:rsid w:val="00234005"/>
    <w:rsid w:val="002345F8"/>
    <w:rsid w:val="00234902"/>
    <w:rsid w:val="00234D33"/>
    <w:rsid w:val="00234D55"/>
    <w:rsid w:val="0023502B"/>
    <w:rsid w:val="00235910"/>
    <w:rsid w:val="00235A87"/>
    <w:rsid w:val="00235EA0"/>
    <w:rsid w:val="0023626D"/>
    <w:rsid w:val="00236271"/>
    <w:rsid w:val="00236721"/>
    <w:rsid w:val="00236FC1"/>
    <w:rsid w:val="00237682"/>
    <w:rsid w:val="00237C5E"/>
    <w:rsid w:val="00240349"/>
    <w:rsid w:val="00240769"/>
    <w:rsid w:val="0024080F"/>
    <w:rsid w:val="002409BB"/>
    <w:rsid w:val="00240A17"/>
    <w:rsid w:val="00241606"/>
    <w:rsid w:val="002416F0"/>
    <w:rsid w:val="00241E0F"/>
    <w:rsid w:val="00241ED3"/>
    <w:rsid w:val="0024212F"/>
    <w:rsid w:val="00243210"/>
    <w:rsid w:val="00243500"/>
    <w:rsid w:val="002436F9"/>
    <w:rsid w:val="002441C3"/>
    <w:rsid w:val="0024427E"/>
    <w:rsid w:val="002450A3"/>
    <w:rsid w:val="002452CA"/>
    <w:rsid w:val="00245BD8"/>
    <w:rsid w:val="00245D8C"/>
    <w:rsid w:val="00246570"/>
    <w:rsid w:val="00246ABE"/>
    <w:rsid w:val="002472A2"/>
    <w:rsid w:val="002477C0"/>
    <w:rsid w:val="00247FAB"/>
    <w:rsid w:val="002500B3"/>
    <w:rsid w:val="00250177"/>
    <w:rsid w:val="002503B2"/>
    <w:rsid w:val="002504D0"/>
    <w:rsid w:val="002507E3"/>
    <w:rsid w:val="00250DAF"/>
    <w:rsid w:val="00251065"/>
    <w:rsid w:val="002511AB"/>
    <w:rsid w:val="00251432"/>
    <w:rsid w:val="00251826"/>
    <w:rsid w:val="002522EC"/>
    <w:rsid w:val="002526CF"/>
    <w:rsid w:val="00252FC4"/>
    <w:rsid w:val="00253114"/>
    <w:rsid w:val="00253A9E"/>
    <w:rsid w:val="00254075"/>
    <w:rsid w:val="002544DF"/>
    <w:rsid w:val="00254A14"/>
    <w:rsid w:val="00255179"/>
    <w:rsid w:val="0025589F"/>
    <w:rsid w:val="002558CE"/>
    <w:rsid w:val="00255993"/>
    <w:rsid w:val="002559F0"/>
    <w:rsid w:val="00255B40"/>
    <w:rsid w:val="002562EB"/>
    <w:rsid w:val="002565DE"/>
    <w:rsid w:val="002566FC"/>
    <w:rsid w:val="00256CE3"/>
    <w:rsid w:val="00256D24"/>
    <w:rsid w:val="0026001B"/>
    <w:rsid w:val="002600B7"/>
    <w:rsid w:val="00260631"/>
    <w:rsid w:val="00260753"/>
    <w:rsid w:val="00260D59"/>
    <w:rsid w:val="002611E1"/>
    <w:rsid w:val="002618EC"/>
    <w:rsid w:val="00261D3D"/>
    <w:rsid w:val="00261ED9"/>
    <w:rsid w:val="00261EE7"/>
    <w:rsid w:val="00262352"/>
    <w:rsid w:val="0026260D"/>
    <w:rsid w:val="00262691"/>
    <w:rsid w:val="00262C4C"/>
    <w:rsid w:val="00263F9D"/>
    <w:rsid w:val="002646AF"/>
    <w:rsid w:val="00264D14"/>
    <w:rsid w:val="00264E75"/>
    <w:rsid w:val="002659A1"/>
    <w:rsid w:val="00265BB1"/>
    <w:rsid w:val="00265E56"/>
    <w:rsid w:val="00265F92"/>
    <w:rsid w:val="002664B8"/>
    <w:rsid w:val="002666AB"/>
    <w:rsid w:val="00266CA5"/>
    <w:rsid w:val="00267398"/>
    <w:rsid w:val="00267475"/>
    <w:rsid w:val="002676CF"/>
    <w:rsid w:val="002706FB"/>
    <w:rsid w:val="0027072D"/>
    <w:rsid w:val="00270791"/>
    <w:rsid w:val="00270A06"/>
    <w:rsid w:val="00271148"/>
    <w:rsid w:val="00271801"/>
    <w:rsid w:val="00271B3A"/>
    <w:rsid w:val="00271F39"/>
    <w:rsid w:val="00272063"/>
    <w:rsid w:val="0027222B"/>
    <w:rsid w:val="002724CA"/>
    <w:rsid w:val="00272A5B"/>
    <w:rsid w:val="00272FF7"/>
    <w:rsid w:val="00273DCD"/>
    <w:rsid w:val="00273E9A"/>
    <w:rsid w:val="00274384"/>
    <w:rsid w:val="00274520"/>
    <w:rsid w:val="0027483D"/>
    <w:rsid w:val="00274C43"/>
    <w:rsid w:val="00274C6D"/>
    <w:rsid w:val="00274FDD"/>
    <w:rsid w:val="00275050"/>
    <w:rsid w:val="00275158"/>
    <w:rsid w:val="002752DA"/>
    <w:rsid w:val="002753BB"/>
    <w:rsid w:val="002756B7"/>
    <w:rsid w:val="00275D7E"/>
    <w:rsid w:val="002760AA"/>
    <w:rsid w:val="002763D5"/>
    <w:rsid w:val="0027711B"/>
    <w:rsid w:val="00280443"/>
    <w:rsid w:val="0028051E"/>
    <w:rsid w:val="002805BE"/>
    <w:rsid w:val="002805D8"/>
    <w:rsid w:val="00280E8D"/>
    <w:rsid w:val="002813A8"/>
    <w:rsid w:val="00281992"/>
    <w:rsid w:val="00281E01"/>
    <w:rsid w:val="0028262D"/>
    <w:rsid w:val="00282664"/>
    <w:rsid w:val="002828E3"/>
    <w:rsid w:val="00282D92"/>
    <w:rsid w:val="00283CDE"/>
    <w:rsid w:val="00284A37"/>
    <w:rsid w:val="00284B8D"/>
    <w:rsid w:val="0028524F"/>
    <w:rsid w:val="0028534F"/>
    <w:rsid w:val="00285777"/>
    <w:rsid w:val="00285FFA"/>
    <w:rsid w:val="002862EC"/>
    <w:rsid w:val="00286A7F"/>
    <w:rsid w:val="002873A7"/>
    <w:rsid w:val="002878CB"/>
    <w:rsid w:val="00287F9B"/>
    <w:rsid w:val="002900B9"/>
    <w:rsid w:val="00290712"/>
    <w:rsid w:val="00290D13"/>
    <w:rsid w:val="002914C5"/>
    <w:rsid w:val="002914FB"/>
    <w:rsid w:val="002916AB"/>
    <w:rsid w:val="00291A32"/>
    <w:rsid w:val="00291C5D"/>
    <w:rsid w:val="00292034"/>
    <w:rsid w:val="0029272C"/>
    <w:rsid w:val="00292784"/>
    <w:rsid w:val="00292B42"/>
    <w:rsid w:val="00292D8D"/>
    <w:rsid w:val="00293093"/>
    <w:rsid w:val="0029348D"/>
    <w:rsid w:val="0029379A"/>
    <w:rsid w:val="002939F5"/>
    <w:rsid w:val="00293AA4"/>
    <w:rsid w:val="00293B03"/>
    <w:rsid w:val="00293D19"/>
    <w:rsid w:val="00293FD2"/>
    <w:rsid w:val="00293FEB"/>
    <w:rsid w:val="00294787"/>
    <w:rsid w:val="00294CAB"/>
    <w:rsid w:val="00295273"/>
    <w:rsid w:val="002953E6"/>
    <w:rsid w:val="002957C0"/>
    <w:rsid w:val="00295801"/>
    <w:rsid w:val="002958D5"/>
    <w:rsid w:val="00295CD3"/>
    <w:rsid w:val="00296183"/>
    <w:rsid w:val="00296221"/>
    <w:rsid w:val="002965A0"/>
    <w:rsid w:val="00296A7E"/>
    <w:rsid w:val="00296BF1"/>
    <w:rsid w:val="00296C1C"/>
    <w:rsid w:val="00297244"/>
    <w:rsid w:val="00297595"/>
    <w:rsid w:val="00297D9E"/>
    <w:rsid w:val="002A07BA"/>
    <w:rsid w:val="002A109B"/>
    <w:rsid w:val="002A1257"/>
    <w:rsid w:val="002A130F"/>
    <w:rsid w:val="002A15E4"/>
    <w:rsid w:val="002A18AC"/>
    <w:rsid w:val="002A18E9"/>
    <w:rsid w:val="002A1E0F"/>
    <w:rsid w:val="002A20ED"/>
    <w:rsid w:val="002A2476"/>
    <w:rsid w:val="002A28CB"/>
    <w:rsid w:val="002A2AF9"/>
    <w:rsid w:val="002A2EFD"/>
    <w:rsid w:val="002A3E53"/>
    <w:rsid w:val="002A473F"/>
    <w:rsid w:val="002A4CDC"/>
    <w:rsid w:val="002A4CF6"/>
    <w:rsid w:val="002A537B"/>
    <w:rsid w:val="002A5AC2"/>
    <w:rsid w:val="002A61F2"/>
    <w:rsid w:val="002A6882"/>
    <w:rsid w:val="002A7676"/>
    <w:rsid w:val="002A76BF"/>
    <w:rsid w:val="002A7719"/>
    <w:rsid w:val="002A78B3"/>
    <w:rsid w:val="002A7BBC"/>
    <w:rsid w:val="002A7C20"/>
    <w:rsid w:val="002A7CA8"/>
    <w:rsid w:val="002A7FC2"/>
    <w:rsid w:val="002B0716"/>
    <w:rsid w:val="002B0719"/>
    <w:rsid w:val="002B099E"/>
    <w:rsid w:val="002B1201"/>
    <w:rsid w:val="002B1402"/>
    <w:rsid w:val="002B1E43"/>
    <w:rsid w:val="002B25DF"/>
    <w:rsid w:val="002B288F"/>
    <w:rsid w:val="002B2C20"/>
    <w:rsid w:val="002B3056"/>
    <w:rsid w:val="002B371E"/>
    <w:rsid w:val="002B386C"/>
    <w:rsid w:val="002B42F7"/>
    <w:rsid w:val="002B49A5"/>
    <w:rsid w:val="002B4A17"/>
    <w:rsid w:val="002B4B65"/>
    <w:rsid w:val="002B530F"/>
    <w:rsid w:val="002B56D6"/>
    <w:rsid w:val="002B5876"/>
    <w:rsid w:val="002B5A46"/>
    <w:rsid w:val="002B5FCA"/>
    <w:rsid w:val="002B6515"/>
    <w:rsid w:val="002B6805"/>
    <w:rsid w:val="002B6FB1"/>
    <w:rsid w:val="002B71F8"/>
    <w:rsid w:val="002B7376"/>
    <w:rsid w:val="002B73D2"/>
    <w:rsid w:val="002B75E8"/>
    <w:rsid w:val="002B76A8"/>
    <w:rsid w:val="002B76C4"/>
    <w:rsid w:val="002B78B0"/>
    <w:rsid w:val="002B7FF9"/>
    <w:rsid w:val="002C021C"/>
    <w:rsid w:val="002C0390"/>
    <w:rsid w:val="002C04EE"/>
    <w:rsid w:val="002C0587"/>
    <w:rsid w:val="002C08A6"/>
    <w:rsid w:val="002C08E6"/>
    <w:rsid w:val="002C0E6C"/>
    <w:rsid w:val="002C119D"/>
    <w:rsid w:val="002C1896"/>
    <w:rsid w:val="002C1945"/>
    <w:rsid w:val="002C1D8A"/>
    <w:rsid w:val="002C1F7D"/>
    <w:rsid w:val="002C2084"/>
    <w:rsid w:val="002C26F5"/>
    <w:rsid w:val="002C2A8B"/>
    <w:rsid w:val="002C3BC9"/>
    <w:rsid w:val="002C3E47"/>
    <w:rsid w:val="002C46FD"/>
    <w:rsid w:val="002C4AAD"/>
    <w:rsid w:val="002C51BB"/>
    <w:rsid w:val="002C51D1"/>
    <w:rsid w:val="002C5755"/>
    <w:rsid w:val="002C5CF4"/>
    <w:rsid w:val="002C658A"/>
    <w:rsid w:val="002C686F"/>
    <w:rsid w:val="002C71F0"/>
    <w:rsid w:val="002C7373"/>
    <w:rsid w:val="002C7E94"/>
    <w:rsid w:val="002C7EBC"/>
    <w:rsid w:val="002D0219"/>
    <w:rsid w:val="002D05D4"/>
    <w:rsid w:val="002D08BF"/>
    <w:rsid w:val="002D14E3"/>
    <w:rsid w:val="002D1ABC"/>
    <w:rsid w:val="002D27B2"/>
    <w:rsid w:val="002D27D5"/>
    <w:rsid w:val="002D386E"/>
    <w:rsid w:val="002D392B"/>
    <w:rsid w:val="002D3AE1"/>
    <w:rsid w:val="002D40A4"/>
    <w:rsid w:val="002D490A"/>
    <w:rsid w:val="002D4CE4"/>
    <w:rsid w:val="002D577F"/>
    <w:rsid w:val="002D5830"/>
    <w:rsid w:val="002D5DC6"/>
    <w:rsid w:val="002D6237"/>
    <w:rsid w:val="002D663A"/>
    <w:rsid w:val="002D6765"/>
    <w:rsid w:val="002D6BD2"/>
    <w:rsid w:val="002D6BF6"/>
    <w:rsid w:val="002D6D11"/>
    <w:rsid w:val="002D6EFC"/>
    <w:rsid w:val="002D738D"/>
    <w:rsid w:val="002D74FA"/>
    <w:rsid w:val="002D78FB"/>
    <w:rsid w:val="002D7ED5"/>
    <w:rsid w:val="002E00CE"/>
    <w:rsid w:val="002E0256"/>
    <w:rsid w:val="002E040A"/>
    <w:rsid w:val="002E0B61"/>
    <w:rsid w:val="002E0FA8"/>
    <w:rsid w:val="002E12F0"/>
    <w:rsid w:val="002E19EF"/>
    <w:rsid w:val="002E1E20"/>
    <w:rsid w:val="002E1E29"/>
    <w:rsid w:val="002E24DB"/>
    <w:rsid w:val="002E2529"/>
    <w:rsid w:val="002E29C8"/>
    <w:rsid w:val="002E2E3A"/>
    <w:rsid w:val="002E33F4"/>
    <w:rsid w:val="002E3865"/>
    <w:rsid w:val="002E3F37"/>
    <w:rsid w:val="002E447F"/>
    <w:rsid w:val="002E47D5"/>
    <w:rsid w:val="002E4A4D"/>
    <w:rsid w:val="002E4C5A"/>
    <w:rsid w:val="002E4C70"/>
    <w:rsid w:val="002E4D01"/>
    <w:rsid w:val="002E5511"/>
    <w:rsid w:val="002E5BB3"/>
    <w:rsid w:val="002E5E3E"/>
    <w:rsid w:val="002E5FAF"/>
    <w:rsid w:val="002E6DE1"/>
    <w:rsid w:val="002E6F7A"/>
    <w:rsid w:val="002E7717"/>
    <w:rsid w:val="002E7EDA"/>
    <w:rsid w:val="002F02F4"/>
    <w:rsid w:val="002F076B"/>
    <w:rsid w:val="002F0792"/>
    <w:rsid w:val="002F131F"/>
    <w:rsid w:val="002F1369"/>
    <w:rsid w:val="002F14F9"/>
    <w:rsid w:val="002F1A91"/>
    <w:rsid w:val="002F1A97"/>
    <w:rsid w:val="002F228E"/>
    <w:rsid w:val="002F23E6"/>
    <w:rsid w:val="002F2423"/>
    <w:rsid w:val="002F297B"/>
    <w:rsid w:val="002F2C43"/>
    <w:rsid w:val="002F2DC9"/>
    <w:rsid w:val="002F3456"/>
    <w:rsid w:val="002F3EC1"/>
    <w:rsid w:val="002F3F09"/>
    <w:rsid w:val="002F4095"/>
    <w:rsid w:val="002F41AD"/>
    <w:rsid w:val="002F43FC"/>
    <w:rsid w:val="002F46C6"/>
    <w:rsid w:val="002F498F"/>
    <w:rsid w:val="002F49B2"/>
    <w:rsid w:val="002F4A32"/>
    <w:rsid w:val="002F4EB5"/>
    <w:rsid w:val="002F4F01"/>
    <w:rsid w:val="002F57A8"/>
    <w:rsid w:val="002F6602"/>
    <w:rsid w:val="002F6E41"/>
    <w:rsid w:val="002F717C"/>
    <w:rsid w:val="002F76F0"/>
    <w:rsid w:val="002F7B57"/>
    <w:rsid w:val="002F7F0A"/>
    <w:rsid w:val="002F7FF6"/>
    <w:rsid w:val="003009D5"/>
    <w:rsid w:val="00300C8E"/>
    <w:rsid w:val="00300CE6"/>
    <w:rsid w:val="00301050"/>
    <w:rsid w:val="00301396"/>
    <w:rsid w:val="00301454"/>
    <w:rsid w:val="0030158E"/>
    <w:rsid w:val="00301967"/>
    <w:rsid w:val="00302188"/>
    <w:rsid w:val="003021A3"/>
    <w:rsid w:val="003023B2"/>
    <w:rsid w:val="00302B72"/>
    <w:rsid w:val="00303039"/>
    <w:rsid w:val="0030360B"/>
    <w:rsid w:val="0030385E"/>
    <w:rsid w:val="0030433B"/>
    <w:rsid w:val="00304803"/>
    <w:rsid w:val="00304814"/>
    <w:rsid w:val="00304918"/>
    <w:rsid w:val="00304C4A"/>
    <w:rsid w:val="00304F30"/>
    <w:rsid w:val="003059E9"/>
    <w:rsid w:val="003063E4"/>
    <w:rsid w:val="00306994"/>
    <w:rsid w:val="003069EF"/>
    <w:rsid w:val="00306D88"/>
    <w:rsid w:val="0030713E"/>
    <w:rsid w:val="0030758C"/>
    <w:rsid w:val="00307C25"/>
    <w:rsid w:val="00310081"/>
    <w:rsid w:val="00310E06"/>
    <w:rsid w:val="00311275"/>
    <w:rsid w:val="00311B5B"/>
    <w:rsid w:val="00311CF1"/>
    <w:rsid w:val="00311D45"/>
    <w:rsid w:val="0031265A"/>
    <w:rsid w:val="003135C5"/>
    <w:rsid w:val="0031378C"/>
    <w:rsid w:val="003138E7"/>
    <w:rsid w:val="003139BF"/>
    <w:rsid w:val="00313E30"/>
    <w:rsid w:val="00313F7B"/>
    <w:rsid w:val="00313FF4"/>
    <w:rsid w:val="003143B6"/>
    <w:rsid w:val="00315045"/>
    <w:rsid w:val="0031508A"/>
    <w:rsid w:val="0031539D"/>
    <w:rsid w:val="0031546A"/>
    <w:rsid w:val="003154D3"/>
    <w:rsid w:val="0031565F"/>
    <w:rsid w:val="00315A8E"/>
    <w:rsid w:val="0031606F"/>
    <w:rsid w:val="0031677A"/>
    <w:rsid w:val="00317FFB"/>
    <w:rsid w:val="003201B2"/>
    <w:rsid w:val="00320434"/>
    <w:rsid w:val="00320739"/>
    <w:rsid w:val="0032074A"/>
    <w:rsid w:val="00320785"/>
    <w:rsid w:val="00320788"/>
    <w:rsid w:val="003208F8"/>
    <w:rsid w:val="00320987"/>
    <w:rsid w:val="00320C39"/>
    <w:rsid w:val="00320D8A"/>
    <w:rsid w:val="003210AC"/>
    <w:rsid w:val="003213C8"/>
    <w:rsid w:val="00321A9A"/>
    <w:rsid w:val="00321C80"/>
    <w:rsid w:val="00323210"/>
    <w:rsid w:val="00323B0E"/>
    <w:rsid w:val="00323C05"/>
    <w:rsid w:val="00323C3A"/>
    <w:rsid w:val="00323C55"/>
    <w:rsid w:val="00324205"/>
    <w:rsid w:val="003242F8"/>
    <w:rsid w:val="00324EE1"/>
    <w:rsid w:val="003250B1"/>
    <w:rsid w:val="003253FA"/>
    <w:rsid w:val="00325D9E"/>
    <w:rsid w:val="00325F58"/>
    <w:rsid w:val="00326783"/>
    <w:rsid w:val="00326B2D"/>
    <w:rsid w:val="00326E9B"/>
    <w:rsid w:val="003270E5"/>
    <w:rsid w:val="003277FB"/>
    <w:rsid w:val="00327934"/>
    <w:rsid w:val="0033031E"/>
    <w:rsid w:val="00330325"/>
    <w:rsid w:val="00330395"/>
    <w:rsid w:val="00330BBF"/>
    <w:rsid w:val="0033137F"/>
    <w:rsid w:val="0033147F"/>
    <w:rsid w:val="00331553"/>
    <w:rsid w:val="003315D0"/>
    <w:rsid w:val="00331D33"/>
    <w:rsid w:val="00331DC9"/>
    <w:rsid w:val="00331FCD"/>
    <w:rsid w:val="003322F9"/>
    <w:rsid w:val="0033245A"/>
    <w:rsid w:val="00332643"/>
    <w:rsid w:val="00332B9F"/>
    <w:rsid w:val="00332C72"/>
    <w:rsid w:val="00332CF1"/>
    <w:rsid w:val="00332D87"/>
    <w:rsid w:val="00333017"/>
    <w:rsid w:val="00333121"/>
    <w:rsid w:val="0033359B"/>
    <w:rsid w:val="003336D3"/>
    <w:rsid w:val="003337B4"/>
    <w:rsid w:val="00333869"/>
    <w:rsid w:val="0033464A"/>
    <w:rsid w:val="0033477A"/>
    <w:rsid w:val="003347AE"/>
    <w:rsid w:val="00334FB4"/>
    <w:rsid w:val="003358FB"/>
    <w:rsid w:val="0033619A"/>
    <w:rsid w:val="003363E6"/>
    <w:rsid w:val="0033674E"/>
    <w:rsid w:val="003368B9"/>
    <w:rsid w:val="00337359"/>
    <w:rsid w:val="0033789C"/>
    <w:rsid w:val="00337D5B"/>
    <w:rsid w:val="003400C9"/>
    <w:rsid w:val="00340103"/>
    <w:rsid w:val="003402CA"/>
    <w:rsid w:val="0034065C"/>
    <w:rsid w:val="003407EC"/>
    <w:rsid w:val="003409F4"/>
    <w:rsid w:val="003411F8"/>
    <w:rsid w:val="003416C1"/>
    <w:rsid w:val="0034177A"/>
    <w:rsid w:val="00342CDA"/>
    <w:rsid w:val="00342F1A"/>
    <w:rsid w:val="00343016"/>
    <w:rsid w:val="003439A7"/>
    <w:rsid w:val="00343B8D"/>
    <w:rsid w:val="00343C1C"/>
    <w:rsid w:val="00343CD5"/>
    <w:rsid w:val="00344E74"/>
    <w:rsid w:val="003451DC"/>
    <w:rsid w:val="0034526F"/>
    <w:rsid w:val="0034580C"/>
    <w:rsid w:val="00345AF5"/>
    <w:rsid w:val="00345E18"/>
    <w:rsid w:val="00345E49"/>
    <w:rsid w:val="00345EC3"/>
    <w:rsid w:val="00345F80"/>
    <w:rsid w:val="00345F9C"/>
    <w:rsid w:val="003460F1"/>
    <w:rsid w:val="003464FA"/>
    <w:rsid w:val="00346549"/>
    <w:rsid w:val="003470B8"/>
    <w:rsid w:val="003503CC"/>
    <w:rsid w:val="00350CBA"/>
    <w:rsid w:val="003511E5"/>
    <w:rsid w:val="00351CA9"/>
    <w:rsid w:val="00351CE0"/>
    <w:rsid w:val="00351E93"/>
    <w:rsid w:val="00352023"/>
    <w:rsid w:val="0035207C"/>
    <w:rsid w:val="00352171"/>
    <w:rsid w:val="003527CF"/>
    <w:rsid w:val="0035281F"/>
    <w:rsid w:val="00352BD7"/>
    <w:rsid w:val="00352E06"/>
    <w:rsid w:val="0035303D"/>
    <w:rsid w:val="00353352"/>
    <w:rsid w:val="00353C97"/>
    <w:rsid w:val="00353DBC"/>
    <w:rsid w:val="00353FE1"/>
    <w:rsid w:val="00354253"/>
    <w:rsid w:val="0035485C"/>
    <w:rsid w:val="00354B27"/>
    <w:rsid w:val="00354BF0"/>
    <w:rsid w:val="00354FF0"/>
    <w:rsid w:val="00355394"/>
    <w:rsid w:val="00355657"/>
    <w:rsid w:val="003558E5"/>
    <w:rsid w:val="00355918"/>
    <w:rsid w:val="0035592C"/>
    <w:rsid w:val="003559A4"/>
    <w:rsid w:val="003566CE"/>
    <w:rsid w:val="003566F2"/>
    <w:rsid w:val="0035671A"/>
    <w:rsid w:val="003571D7"/>
    <w:rsid w:val="0035742E"/>
    <w:rsid w:val="0035769D"/>
    <w:rsid w:val="003577E8"/>
    <w:rsid w:val="0035782D"/>
    <w:rsid w:val="00357D1C"/>
    <w:rsid w:val="00357E0D"/>
    <w:rsid w:val="00357F1C"/>
    <w:rsid w:val="0036075A"/>
    <w:rsid w:val="003609BA"/>
    <w:rsid w:val="00360A64"/>
    <w:rsid w:val="00360AD1"/>
    <w:rsid w:val="00360EF1"/>
    <w:rsid w:val="003616A0"/>
    <w:rsid w:val="003618A9"/>
    <w:rsid w:val="00361F97"/>
    <w:rsid w:val="00361FE2"/>
    <w:rsid w:val="0036283B"/>
    <w:rsid w:val="003628AD"/>
    <w:rsid w:val="003628C0"/>
    <w:rsid w:val="00363A14"/>
    <w:rsid w:val="00363D83"/>
    <w:rsid w:val="0036446D"/>
    <w:rsid w:val="00364626"/>
    <w:rsid w:val="00364CB8"/>
    <w:rsid w:val="00364CCF"/>
    <w:rsid w:val="003650A1"/>
    <w:rsid w:val="00365117"/>
    <w:rsid w:val="003651D1"/>
    <w:rsid w:val="0036565E"/>
    <w:rsid w:val="00365BFF"/>
    <w:rsid w:val="00365C1E"/>
    <w:rsid w:val="0036604E"/>
    <w:rsid w:val="0036623B"/>
    <w:rsid w:val="00366536"/>
    <w:rsid w:val="00366BB4"/>
    <w:rsid w:val="00366C59"/>
    <w:rsid w:val="003674AB"/>
    <w:rsid w:val="00367799"/>
    <w:rsid w:val="00367845"/>
    <w:rsid w:val="003678EC"/>
    <w:rsid w:val="00367F08"/>
    <w:rsid w:val="00367F50"/>
    <w:rsid w:val="00370377"/>
    <w:rsid w:val="003703F5"/>
    <w:rsid w:val="00370ABE"/>
    <w:rsid w:val="00370E07"/>
    <w:rsid w:val="00371CAA"/>
    <w:rsid w:val="00371F42"/>
    <w:rsid w:val="00371FE8"/>
    <w:rsid w:val="00372123"/>
    <w:rsid w:val="003725AC"/>
    <w:rsid w:val="0037328E"/>
    <w:rsid w:val="003732DE"/>
    <w:rsid w:val="00373390"/>
    <w:rsid w:val="00373CCC"/>
    <w:rsid w:val="00373D70"/>
    <w:rsid w:val="00373F93"/>
    <w:rsid w:val="00374807"/>
    <w:rsid w:val="003755BF"/>
    <w:rsid w:val="00375A8C"/>
    <w:rsid w:val="00376935"/>
    <w:rsid w:val="00376E55"/>
    <w:rsid w:val="0037726F"/>
    <w:rsid w:val="00377352"/>
    <w:rsid w:val="00377E9D"/>
    <w:rsid w:val="003800A4"/>
    <w:rsid w:val="003804A9"/>
    <w:rsid w:val="0038055D"/>
    <w:rsid w:val="00380A6F"/>
    <w:rsid w:val="00380B57"/>
    <w:rsid w:val="00380B66"/>
    <w:rsid w:val="00381219"/>
    <w:rsid w:val="0038121B"/>
    <w:rsid w:val="00381563"/>
    <w:rsid w:val="00381665"/>
    <w:rsid w:val="00382020"/>
    <w:rsid w:val="0038219E"/>
    <w:rsid w:val="00382C60"/>
    <w:rsid w:val="003843CE"/>
    <w:rsid w:val="00384544"/>
    <w:rsid w:val="00384619"/>
    <w:rsid w:val="003846D1"/>
    <w:rsid w:val="003848D1"/>
    <w:rsid w:val="00384ED0"/>
    <w:rsid w:val="003853C5"/>
    <w:rsid w:val="003856BF"/>
    <w:rsid w:val="003856CE"/>
    <w:rsid w:val="00385955"/>
    <w:rsid w:val="00385FA3"/>
    <w:rsid w:val="00386178"/>
    <w:rsid w:val="00386357"/>
    <w:rsid w:val="003863A2"/>
    <w:rsid w:val="00386666"/>
    <w:rsid w:val="00386693"/>
    <w:rsid w:val="00386BCE"/>
    <w:rsid w:val="00386C88"/>
    <w:rsid w:val="0038735F"/>
    <w:rsid w:val="0038742E"/>
    <w:rsid w:val="00387909"/>
    <w:rsid w:val="00387E5A"/>
    <w:rsid w:val="003904C3"/>
    <w:rsid w:val="0039062D"/>
    <w:rsid w:val="00391B0B"/>
    <w:rsid w:val="00391C6F"/>
    <w:rsid w:val="00391E7B"/>
    <w:rsid w:val="00392244"/>
    <w:rsid w:val="00392394"/>
    <w:rsid w:val="003923F7"/>
    <w:rsid w:val="003927CD"/>
    <w:rsid w:val="00392E4F"/>
    <w:rsid w:val="00392EA2"/>
    <w:rsid w:val="00393BB3"/>
    <w:rsid w:val="00393DA4"/>
    <w:rsid w:val="00393E3A"/>
    <w:rsid w:val="00394B6C"/>
    <w:rsid w:val="00394E29"/>
    <w:rsid w:val="00395101"/>
    <w:rsid w:val="003951E1"/>
    <w:rsid w:val="00395293"/>
    <w:rsid w:val="003952B9"/>
    <w:rsid w:val="003956C8"/>
    <w:rsid w:val="00395D11"/>
    <w:rsid w:val="00395F55"/>
    <w:rsid w:val="00395F6E"/>
    <w:rsid w:val="00396088"/>
    <w:rsid w:val="003960A0"/>
    <w:rsid w:val="0039613E"/>
    <w:rsid w:val="00396A45"/>
    <w:rsid w:val="00396F87"/>
    <w:rsid w:val="00397195"/>
    <w:rsid w:val="00397C57"/>
    <w:rsid w:val="003A0188"/>
    <w:rsid w:val="003A048E"/>
    <w:rsid w:val="003A152D"/>
    <w:rsid w:val="003A16CD"/>
    <w:rsid w:val="003A1B48"/>
    <w:rsid w:val="003A1C36"/>
    <w:rsid w:val="003A2661"/>
    <w:rsid w:val="003A26AF"/>
    <w:rsid w:val="003A279B"/>
    <w:rsid w:val="003A27C3"/>
    <w:rsid w:val="003A2BE2"/>
    <w:rsid w:val="003A3465"/>
    <w:rsid w:val="003A3D48"/>
    <w:rsid w:val="003A5863"/>
    <w:rsid w:val="003A5999"/>
    <w:rsid w:val="003A59F8"/>
    <w:rsid w:val="003A5DD2"/>
    <w:rsid w:val="003A6AB1"/>
    <w:rsid w:val="003A6B48"/>
    <w:rsid w:val="003A70C9"/>
    <w:rsid w:val="003A7823"/>
    <w:rsid w:val="003A7A89"/>
    <w:rsid w:val="003A7F1E"/>
    <w:rsid w:val="003B000C"/>
    <w:rsid w:val="003B0B59"/>
    <w:rsid w:val="003B0BF2"/>
    <w:rsid w:val="003B1229"/>
    <w:rsid w:val="003B12BD"/>
    <w:rsid w:val="003B167E"/>
    <w:rsid w:val="003B18C9"/>
    <w:rsid w:val="003B1C72"/>
    <w:rsid w:val="003B1F78"/>
    <w:rsid w:val="003B205D"/>
    <w:rsid w:val="003B20E4"/>
    <w:rsid w:val="003B21FE"/>
    <w:rsid w:val="003B2583"/>
    <w:rsid w:val="003B384B"/>
    <w:rsid w:val="003B3EA3"/>
    <w:rsid w:val="003B42B1"/>
    <w:rsid w:val="003B49EF"/>
    <w:rsid w:val="003B4AC0"/>
    <w:rsid w:val="003B4F22"/>
    <w:rsid w:val="003B4F55"/>
    <w:rsid w:val="003B51F8"/>
    <w:rsid w:val="003B5FED"/>
    <w:rsid w:val="003B60D6"/>
    <w:rsid w:val="003B66E7"/>
    <w:rsid w:val="003B6A08"/>
    <w:rsid w:val="003B6A85"/>
    <w:rsid w:val="003B6B92"/>
    <w:rsid w:val="003B6D89"/>
    <w:rsid w:val="003B74FC"/>
    <w:rsid w:val="003B7A5B"/>
    <w:rsid w:val="003B7CB4"/>
    <w:rsid w:val="003B7EED"/>
    <w:rsid w:val="003B7F69"/>
    <w:rsid w:val="003C052C"/>
    <w:rsid w:val="003C0544"/>
    <w:rsid w:val="003C073F"/>
    <w:rsid w:val="003C088F"/>
    <w:rsid w:val="003C0B49"/>
    <w:rsid w:val="003C0BF0"/>
    <w:rsid w:val="003C0C13"/>
    <w:rsid w:val="003C0F6C"/>
    <w:rsid w:val="003C15B7"/>
    <w:rsid w:val="003C1710"/>
    <w:rsid w:val="003C1895"/>
    <w:rsid w:val="003C203B"/>
    <w:rsid w:val="003C20F3"/>
    <w:rsid w:val="003C22E5"/>
    <w:rsid w:val="003C24F9"/>
    <w:rsid w:val="003C2827"/>
    <w:rsid w:val="003C282C"/>
    <w:rsid w:val="003C29C3"/>
    <w:rsid w:val="003C2BEB"/>
    <w:rsid w:val="003C2CB5"/>
    <w:rsid w:val="003C32BB"/>
    <w:rsid w:val="003C352B"/>
    <w:rsid w:val="003C3ADC"/>
    <w:rsid w:val="003C3C74"/>
    <w:rsid w:val="003C3E79"/>
    <w:rsid w:val="003C40BE"/>
    <w:rsid w:val="003C40EA"/>
    <w:rsid w:val="003C479F"/>
    <w:rsid w:val="003C4B01"/>
    <w:rsid w:val="003C50F6"/>
    <w:rsid w:val="003C51EC"/>
    <w:rsid w:val="003C5292"/>
    <w:rsid w:val="003C552D"/>
    <w:rsid w:val="003C58D7"/>
    <w:rsid w:val="003C5C08"/>
    <w:rsid w:val="003C697C"/>
    <w:rsid w:val="003C6F30"/>
    <w:rsid w:val="003C6F91"/>
    <w:rsid w:val="003C7543"/>
    <w:rsid w:val="003C7DAA"/>
    <w:rsid w:val="003D0368"/>
    <w:rsid w:val="003D0436"/>
    <w:rsid w:val="003D04D9"/>
    <w:rsid w:val="003D0E8E"/>
    <w:rsid w:val="003D102F"/>
    <w:rsid w:val="003D1D7E"/>
    <w:rsid w:val="003D202E"/>
    <w:rsid w:val="003D2205"/>
    <w:rsid w:val="003D23BA"/>
    <w:rsid w:val="003D23D5"/>
    <w:rsid w:val="003D270E"/>
    <w:rsid w:val="003D28B1"/>
    <w:rsid w:val="003D2B32"/>
    <w:rsid w:val="003D2B68"/>
    <w:rsid w:val="003D2C28"/>
    <w:rsid w:val="003D2F7B"/>
    <w:rsid w:val="003D2FD8"/>
    <w:rsid w:val="003D35C8"/>
    <w:rsid w:val="003D36D9"/>
    <w:rsid w:val="003D3855"/>
    <w:rsid w:val="003D3BE6"/>
    <w:rsid w:val="003D401B"/>
    <w:rsid w:val="003D43B2"/>
    <w:rsid w:val="003D458D"/>
    <w:rsid w:val="003D4914"/>
    <w:rsid w:val="003D5253"/>
    <w:rsid w:val="003D551E"/>
    <w:rsid w:val="003D5F53"/>
    <w:rsid w:val="003D619A"/>
    <w:rsid w:val="003D65D1"/>
    <w:rsid w:val="003D6E25"/>
    <w:rsid w:val="003D742F"/>
    <w:rsid w:val="003D76FC"/>
    <w:rsid w:val="003D7D2F"/>
    <w:rsid w:val="003D7F61"/>
    <w:rsid w:val="003D7F8F"/>
    <w:rsid w:val="003E02BC"/>
    <w:rsid w:val="003E091E"/>
    <w:rsid w:val="003E0DAE"/>
    <w:rsid w:val="003E0EEB"/>
    <w:rsid w:val="003E13CF"/>
    <w:rsid w:val="003E17EF"/>
    <w:rsid w:val="003E194B"/>
    <w:rsid w:val="003E19EC"/>
    <w:rsid w:val="003E2D30"/>
    <w:rsid w:val="003E3E09"/>
    <w:rsid w:val="003E4D04"/>
    <w:rsid w:val="003E4F68"/>
    <w:rsid w:val="003E5FE9"/>
    <w:rsid w:val="003E604B"/>
    <w:rsid w:val="003E60CA"/>
    <w:rsid w:val="003E692D"/>
    <w:rsid w:val="003E710D"/>
    <w:rsid w:val="003E7BA5"/>
    <w:rsid w:val="003E7C2A"/>
    <w:rsid w:val="003E7DB8"/>
    <w:rsid w:val="003F07A7"/>
    <w:rsid w:val="003F0950"/>
    <w:rsid w:val="003F0C77"/>
    <w:rsid w:val="003F15D6"/>
    <w:rsid w:val="003F1E5B"/>
    <w:rsid w:val="003F2095"/>
    <w:rsid w:val="003F24E7"/>
    <w:rsid w:val="003F2A84"/>
    <w:rsid w:val="003F34AE"/>
    <w:rsid w:val="003F37E2"/>
    <w:rsid w:val="003F3BB3"/>
    <w:rsid w:val="003F3F2B"/>
    <w:rsid w:val="003F4457"/>
    <w:rsid w:val="003F4845"/>
    <w:rsid w:val="003F4952"/>
    <w:rsid w:val="003F4A20"/>
    <w:rsid w:val="003F4A8A"/>
    <w:rsid w:val="003F4D62"/>
    <w:rsid w:val="003F53D8"/>
    <w:rsid w:val="003F56DB"/>
    <w:rsid w:val="003F574E"/>
    <w:rsid w:val="003F5AED"/>
    <w:rsid w:val="003F5B53"/>
    <w:rsid w:val="003F660E"/>
    <w:rsid w:val="003F6622"/>
    <w:rsid w:val="003F668E"/>
    <w:rsid w:val="003F67AF"/>
    <w:rsid w:val="003F6A59"/>
    <w:rsid w:val="003F6BBA"/>
    <w:rsid w:val="003F7C9E"/>
    <w:rsid w:val="003F7EF1"/>
    <w:rsid w:val="00400141"/>
    <w:rsid w:val="0040031A"/>
    <w:rsid w:val="00400CC3"/>
    <w:rsid w:val="00400ECD"/>
    <w:rsid w:val="00401031"/>
    <w:rsid w:val="004011A9"/>
    <w:rsid w:val="00401772"/>
    <w:rsid w:val="00401C6E"/>
    <w:rsid w:val="004024B6"/>
    <w:rsid w:val="00402976"/>
    <w:rsid w:val="00402C83"/>
    <w:rsid w:val="00402EDE"/>
    <w:rsid w:val="00403DE9"/>
    <w:rsid w:val="0040403A"/>
    <w:rsid w:val="004044B8"/>
    <w:rsid w:val="004046BA"/>
    <w:rsid w:val="00405945"/>
    <w:rsid w:val="00406126"/>
    <w:rsid w:val="0040687B"/>
    <w:rsid w:val="00407CAF"/>
    <w:rsid w:val="0041168A"/>
    <w:rsid w:val="004119BF"/>
    <w:rsid w:val="00411A6F"/>
    <w:rsid w:val="00411D38"/>
    <w:rsid w:val="00411F95"/>
    <w:rsid w:val="0041203F"/>
    <w:rsid w:val="004122C3"/>
    <w:rsid w:val="0041266F"/>
    <w:rsid w:val="00412E6C"/>
    <w:rsid w:val="00412F03"/>
    <w:rsid w:val="00413073"/>
    <w:rsid w:val="0041339E"/>
    <w:rsid w:val="00413A12"/>
    <w:rsid w:val="00413E3E"/>
    <w:rsid w:val="00414055"/>
    <w:rsid w:val="004142AC"/>
    <w:rsid w:val="00414652"/>
    <w:rsid w:val="0041497B"/>
    <w:rsid w:val="004158DE"/>
    <w:rsid w:val="00415C52"/>
    <w:rsid w:val="00415E4B"/>
    <w:rsid w:val="00416814"/>
    <w:rsid w:val="00416A8E"/>
    <w:rsid w:val="0041702B"/>
    <w:rsid w:val="00417A10"/>
    <w:rsid w:val="00417E77"/>
    <w:rsid w:val="00420A28"/>
    <w:rsid w:val="00420D0A"/>
    <w:rsid w:val="00421849"/>
    <w:rsid w:val="00422738"/>
    <w:rsid w:val="00423AD6"/>
    <w:rsid w:val="00423B34"/>
    <w:rsid w:val="00423D7A"/>
    <w:rsid w:val="004243DC"/>
    <w:rsid w:val="00424508"/>
    <w:rsid w:val="00424620"/>
    <w:rsid w:val="0042476C"/>
    <w:rsid w:val="00424DE4"/>
    <w:rsid w:val="004258DD"/>
    <w:rsid w:val="00425BB1"/>
    <w:rsid w:val="00425C43"/>
    <w:rsid w:val="00426A71"/>
    <w:rsid w:val="00426D98"/>
    <w:rsid w:val="00427503"/>
    <w:rsid w:val="0042799A"/>
    <w:rsid w:val="00427B6F"/>
    <w:rsid w:val="00427C97"/>
    <w:rsid w:val="00427D27"/>
    <w:rsid w:val="004304CF"/>
    <w:rsid w:val="00430636"/>
    <w:rsid w:val="00430D7E"/>
    <w:rsid w:val="00431190"/>
    <w:rsid w:val="0043195D"/>
    <w:rsid w:val="00431F89"/>
    <w:rsid w:val="0043220C"/>
    <w:rsid w:val="004323FD"/>
    <w:rsid w:val="004325E3"/>
    <w:rsid w:val="0043296F"/>
    <w:rsid w:val="004329A7"/>
    <w:rsid w:val="004332B2"/>
    <w:rsid w:val="00433607"/>
    <w:rsid w:val="004339D5"/>
    <w:rsid w:val="00433E95"/>
    <w:rsid w:val="00434608"/>
    <w:rsid w:val="00434720"/>
    <w:rsid w:val="0043472B"/>
    <w:rsid w:val="00434790"/>
    <w:rsid w:val="00434A3E"/>
    <w:rsid w:val="00434E75"/>
    <w:rsid w:val="00435222"/>
    <w:rsid w:val="00435273"/>
    <w:rsid w:val="00435D5E"/>
    <w:rsid w:val="00435E83"/>
    <w:rsid w:val="00436239"/>
    <w:rsid w:val="004365D2"/>
    <w:rsid w:val="00436A4A"/>
    <w:rsid w:val="00436C9A"/>
    <w:rsid w:val="00437279"/>
    <w:rsid w:val="004375F3"/>
    <w:rsid w:val="00437FEA"/>
    <w:rsid w:val="0044038F"/>
    <w:rsid w:val="0044053A"/>
    <w:rsid w:val="00440AF5"/>
    <w:rsid w:val="00441374"/>
    <w:rsid w:val="00441BA4"/>
    <w:rsid w:val="00441C79"/>
    <w:rsid w:val="00441F0F"/>
    <w:rsid w:val="004420F7"/>
    <w:rsid w:val="00442296"/>
    <w:rsid w:val="00442A39"/>
    <w:rsid w:val="00442C86"/>
    <w:rsid w:val="00442CAD"/>
    <w:rsid w:val="00443606"/>
    <w:rsid w:val="004436CB"/>
    <w:rsid w:val="0044374D"/>
    <w:rsid w:val="00444879"/>
    <w:rsid w:val="00445C0C"/>
    <w:rsid w:val="004462CA"/>
    <w:rsid w:val="00446877"/>
    <w:rsid w:val="004470C3"/>
    <w:rsid w:val="004471EA"/>
    <w:rsid w:val="00447335"/>
    <w:rsid w:val="00447C37"/>
    <w:rsid w:val="00447F2F"/>
    <w:rsid w:val="004501E7"/>
    <w:rsid w:val="0045035F"/>
    <w:rsid w:val="00450419"/>
    <w:rsid w:val="004507DF"/>
    <w:rsid w:val="00450D78"/>
    <w:rsid w:val="0045124C"/>
    <w:rsid w:val="004512BD"/>
    <w:rsid w:val="004515BD"/>
    <w:rsid w:val="00451A76"/>
    <w:rsid w:val="00451CB0"/>
    <w:rsid w:val="00451DB5"/>
    <w:rsid w:val="00452A14"/>
    <w:rsid w:val="00452E7D"/>
    <w:rsid w:val="00452E93"/>
    <w:rsid w:val="00453002"/>
    <w:rsid w:val="00453467"/>
    <w:rsid w:val="00453589"/>
    <w:rsid w:val="00453692"/>
    <w:rsid w:val="004544B4"/>
    <w:rsid w:val="00454E02"/>
    <w:rsid w:val="00455164"/>
    <w:rsid w:val="004551FC"/>
    <w:rsid w:val="00455203"/>
    <w:rsid w:val="004553C1"/>
    <w:rsid w:val="004556EA"/>
    <w:rsid w:val="00455D52"/>
    <w:rsid w:val="004568A8"/>
    <w:rsid w:val="00457552"/>
    <w:rsid w:val="00457837"/>
    <w:rsid w:val="00457F5A"/>
    <w:rsid w:val="00460588"/>
    <w:rsid w:val="004607C1"/>
    <w:rsid w:val="00461002"/>
    <w:rsid w:val="004610D0"/>
    <w:rsid w:val="004613CD"/>
    <w:rsid w:val="004614DA"/>
    <w:rsid w:val="004618E0"/>
    <w:rsid w:val="00461B2B"/>
    <w:rsid w:val="00461CE7"/>
    <w:rsid w:val="00461E97"/>
    <w:rsid w:val="00461F6E"/>
    <w:rsid w:val="0046215E"/>
    <w:rsid w:val="004627EC"/>
    <w:rsid w:val="00462F2F"/>
    <w:rsid w:val="004631E3"/>
    <w:rsid w:val="0046374C"/>
    <w:rsid w:val="004637B6"/>
    <w:rsid w:val="00463DEA"/>
    <w:rsid w:val="00463F23"/>
    <w:rsid w:val="004640B4"/>
    <w:rsid w:val="00464890"/>
    <w:rsid w:val="00464A89"/>
    <w:rsid w:val="00464B4E"/>
    <w:rsid w:val="0046577A"/>
    <w:rsid w:val="0046578B"/>
    <w:rsid w:val="00465C12"/>
    <w:rsid w:val="00466683"/>
    <w:rsid w:val="00467400"/>
    <w:rsid w:val="00467487"/>
    <w:rsid w:val="00467D9C"/>
    <w:rsid w:val="00467EC7"/>
    <w:rsid w:val="00470B33"/>
    <w:rsid w:val="004717ED"/>
    <w:rsid w:val="0047189B"/>
    <w:rsid w:val="00472163"/>
    <w:rsid w:val="00472A64"/>
    <w:rsid w:val="00472BAF"/>
    <w:rsid w:val="00472C2E"/>
    <w:rsid w:val="0047318C"/>
    <w:rsid w:val="00473882"/>
    <w:rsid w:val="00473E44"/>
    <w:rsid w:val="004746E9"/>
    <w:rsid w:val="004750BA"/>
    <w:rsid w:val="0047511C"/>
    <w:rsid w:val="00475166"/>
    <w:rsid w:val="00475453"/>
    <w:rsid w:val="004756D8"/>
    <w:rsid w:val="00475AF3"/>
    <w:rsid w:val="00475C60"/>
    <w:rsid w:val="004763C7"/>
    <w:rsid w:val="00476A36"/>
    <w:rsid w:val="00476CDE"/>
    <w:rsid w:val="00476DDB"/>
    <w:rsid w:val="00476F34"/>
    <w:rsid w:val="00476F9F"/>
    <w:rsid w:val="004773F5"/>
    <w:rsid w:val="00477A02"/>
    <w:rsid w:val="00477BF8"/>
    <w:rsid w:val="00477CA6"/>
    <w:rsid w:val="004808B9"/>
    <w:rsid w:val="00480976"/>
    <w:rsid w:val="00480EEA"/>
    <w:rsid w:val="00480F0D"/>
    <w:rsid w:val="004818F4"/>
    <w:rsid w:val="00481C73"/>
    <w:rsid w:val="00482314"/>
    <w:rsid w:val="0048262F"/>
    <w:rsid w:val="004827F6"/>
    <w:rsid w:val="0048292D"/>
    <w:rsid w:val="00482DED"/>
    <w:rsid w:val="00482EB4"/>
    <w:rsid w:val="00483740"/>
    <w:rsid w:val="00483B3B"/>
    <w:rsid w:val="00484691"/>
    <w:rsid w:val="004847D7"/>
    <w:rsid w:val="00484E45"/>
    <w:rsid w:val="004851E0"/>
    <w:rsid w:val="004857C2"/>
    <w:rsid w:val="004859F1"/>
    <w:rsid w:val="004868BE"/>
    <w:rsid w:val="00486ADC"/>
    <w:rsid w:val="00486F3E"/>
    <w:rsid w:val="004871F1"/>
    <w:rsid w:val="004873BC"/>
    <w:rsid w:val="0048761D"/>
    <w:rsid w:val="00487A7A"/>
    <w:rsid w:val="00487AC7"/>
    <w:rsid w:val="00487BB4"/>
    <w:rsid w:val="00487BEB"/>
    <w:rsid w:val="00487C9A"/>
    <w:rsid w:val="0048BD9D"/>
    <w:rsid w:val="0049000D"/>
    <w:rsid w:val="00490CD1"/>
    <w:rsid w:val="00490FF4"/>
    <w:rsid w:val="004912D8"/>
    <w:rsid w:val="00491844"/>
    <w:rsid w:val="004918EC"/>
    <w:rsid w:val="004924EF"/>
    <w:rsid w:val="00492C26"/>
    <w:rsid w:val="00492CB1"/>
    <w:rsid w:val="004934FE"/>
    <w:rsid w:val="00493866"/>
    <w:rsid w:val="00493D69"/>
    <w:rsid w:val="0049437B"/>
    <w:rsid w:val="00494B12"/>
    <w:rsid w:val="004951D4"/>
    <w:rsid w:val="00495BEC"/>
    <w:rsid w:val="00496099"/>
    <w:rsid w:val="00496639"/>
    <w:rsid w:val="0049696C"/>
    <w:rsid w:val="00496DB6"/>
    <w:rsid w:val="00496E7A"/>
    <w:rsid w:val="00496F4F"/>
    <w:rsid w:val="004970F7"/>
    <w:rsid w:val="0049715A"/>
    <w:rsid w:val="004977A5"/>
    <w:rsid w:val="00497E8F"/>
    <w:rsid w:val="00497E9D"/>
    <w:rsid w:val="004A0057"/>
    <w:rsid w:val="004A0481"/>
    <w:rsid w:val="004A055E"/>
    <w:rsid w:val="004A0A22"/>
    <w:rsid w:val="004A0E18"/>
    <w:rsid w:val="004A0E4B"/>
    <w:rsid w:val="004A0EFA"/>
    <w:rsid w:val="004A10C4"/>
    <w:rsid w:val="004A136E"/>
    <w:rsid w:val="004A1482"/>
    <w:rsid w:val="004A1D18"/>
    <w:rsid w:val="004A1E78"/>
    <w:rsid w:val="004A23D5"/>
    <w:rsid w:val="004A2978"/>
    <w:rsid w:val="004A2BC4"/>
    <w:rsid w:val="004A39CA"/>
    <w:rsid w:val="004A3E7F"/>
    <w:rsid w:val="004A42CA"/>
    <w:rsid w:val="004A43C0"/>
    <w:rsid w:val="004A4677"/>
    <w:rsid w:val="004A48FD"/>
    <w:rsid w:val="004A49F0"/>
    <w:rsid w:val="004A4BD7"/>
    <w:rsid w:val="004A4E9F"/>
    <w:rsid w:val="004A5343"/>
    <w:rsid w:val="004A597B"/>
    <w:rsid w:val="004A5D3F"/>
    <w:rsid w:val="004A5F47"/>
    <w:rsid w:val="004A62A4"/>
    <w:rsid w:val="004A62A7"/>
    <w:rsid w:val="004A6B1D"/>
    <w:rsid w:val="004A6BDF"/>
    <w:rsid w:val="004A7374"/>
    <w:rsid w:val="004A746E"/>
    <w:rsid w:val="004A7D2F"/>
    <w:rsid w:val="004A7DF6"/>
    <w:rsid w:val="004A7E9F"/>
    <w:rsid w:val="004B06B9"/>
    <w:rsid w:val="004B1855"/>
    <w:rsid w:val="004B1DCC"/>
    <w:rsid w:val="004B2188"/>
    <w:rsid w:val="004B2282"/>
    <w:rsid w:val="004B22C2"/>
    <w:rsid w:val="004B2AD1"/>
    <w:rsid w:val="004B2B70"/>
    <w:rsid w:val="004B34AC"/>
    <w:rsid w:val="004B384F"/>
    <w:rsid w:val="004B3C3E"/>
    <w:rsid w:val="004B4258"/>
    <w:rsid w:val="004B4922"/>
    <w:rsid w:val="004B4980"/>
    <w:rsid w:val="004B4E0E"/>
    <w:rsid w:val="004B4F0A"/>
    <w:rsid w:val="004B4FDE"/>
    <w:rsid w:val="004B53F5"/>
    <w:rsid w:val="004B5551"/>
    <w:rsid w:val="004B56C3"/>
    <w:rsid w:val="004B5735"/>
    <w:rsid w:val="004B58E8"/>
    <w:rsid w:val="004B5D0E"/>
    <w:rsid w:val="004B5D4A"/>
    <w:rsid w:val="004B5ED8"/>
    <w:rsid w:val="004B652E"/>
    <w:rsid w:val="004B67A8"/>
    <w:rsid w:val="004B685C"/>
    <w:rsid w:val="004B6E48"/>
    <w:rsid w:val="004B7303"/>
    <w:rsid w:val="004B7619"/>
    <w:rsid w:val="004B7B8C"/>
    <w:rsid w:val="004C0BB3"/>
    <w:rsid w:val="004C0D9A"/>
    <w:rsid w:val="004C16C8"/>
    <w:rsid w:val="004C1900"/>
    <w:rsid w:val="004C1A44"/>
    <w:rsid w:val="004C1D15"/>
    <w:rsid w:val="004C1EFF"/>
    <w:rsid w:val="004C1F72"/>
    <w:rsid w:val="004C24EF"/>
    <w:rsid w:val="004C266D"/>
    <w:rsid w:val="004C2694"/>
    <w:rsid w:val="004C46C1"/>
    <w:rsid w:val="004C4C2C"/>
    <w:rsid w:val="004C4C61"/>
    <w:rsid w:val="004C4CD3"/>
    <w:rsid w:val="004C4D53"/>
    <w:rsid w:val="004C4EBD"/>
    <w:rsid w:val="004C5225"/>
    <w:rsid w:val="004C5341"/>
    <w:rsid w:val="004C5433"/>
    <w:rsid w:val="004C5E1B"/>
    <w:rsid w:val="004C5F47"/>
    <w:rsid w:val="004C61E8"/>
    <w:rsid w:val="004C6AEE"/>
    <w:rsid w:val="004C6B89"/>
    <w:rsid w:val="004C741A"/>
    <w:rsid w:val="004C7AC3"/>
    <w:rsid w:val="004C7D22"/>
    <w:rsid w:val="004C7D29"/>
    <w:rsid w:val="004C7D87"/>
    <w:rsid w:val="004C7DD9"/>
    <w:rsid w:val="004D001B"/>
    <w:rsid w:val="004D012A"/>
    <w:rsid w:val="004D042C"/>
    <w:rsid w:val="004D059D"/>
    <w:rsid w:val="004D0AAB"/>
    <w:rsid w:val="004D102F"/>
    <w:rsid w:val="004D12AD"/>
    <w:rsid w:val="004D17CC"/>
    <w:rsid w:val="004D19C7"/>
    <w:rsid w:val="004D1F19"/>
    <w:rsid w:val="004D2066"/>
    <w:rsid w:val="004D23E2"/>
    <w:rsid w:val="004D2726"/>
    <w:rsid w:val="004D28D6"/>
    <w:rsid w:val="004D2976"/>
    <w:rsid w:val="004D33B1"/>
    <w:rsid w:val="004D36B7"/>
    <w:rsid w:val="004D38FA"/>
    <w:rsid w:val="004D3D54"/>
    <w:rsid w:val="004D3DBD"/>
    <w:rsid w:val="004D3EDB"/>
    <w:rsid w:val="004D3F13"/>
    <w:rsid w:val="004D40E4"/>
    <w:rsid w:val="004D4904"/>
    <w:rsid w:val="004D4E1C"/>
    <w:rsid w:val="004D4FF3"/>
    <w:rsid w:val="004D523B"/>
    <w:rsid w:val="004D54C1"/>
    <w:rsid w:val="004D58CD"/>
    <w:rsid w:val="004D6551"/>
    <w:rsid w:val="004D68B1"/>
    <w:rsid w:val="004D71E9"/>
    <w:rsid w:val="004D759D"/>
    <w:rsid w:val="004D790E"/>
    <w:rsid w:val="004D7BAC"/>
    <w:rsid w:val="004E2093"/>
    <w:rsid w:val="004E2914"/>
    <w:rsid w:val="004E2D57"/>
    <w:rsid w:val="004E3397"/>
    <w:rsid w:val="004E380B"/>
    <w:rsid w:val="004E391E"/>
    <w:rsid w:val="004E403B"/>
    <w:rsid w:val="004E474C"/>
    <w:rsid w:val="004E4822"/>
    <w:rsid w:val="004E4907"/>
    <w:rsid w:val="004E5172"/>
    <w:rsid w:val="004E53BD"/>
    <w:rsid w:val="004E54B3"/>
    <w:rsid w:val="004E5E42"/>
    <w:rsid w:val="004E61E1"/>
    <w:rsid w:val="004E72C2"/>
    <w:rsid w:val="004E77F4"/>
    <w:rsid w:val="004E7C15"/>
    <w:rsid w:val="004E7CA6"/>
    <w:rsid w:val="004E7F98"/>
    <w:rsid w:val="004F011E"/>
    <w:rsid w:val="004F06EA"/>
    <w:rsid w:val="004F0A0F"/>
    <w:rsid w:val="004F0AEB"/>
    <w:rsid w:val="004F0F35"/>
    <w:rsid w:val="004F1BDA"/>
    <w:rsid w:val="004F1EA0"/>
    <w:rsid w:val="004F1F03"/>
    <w:rsid w:val="004F3098"/>
    <w:rsid w:val="004F3291"/>
    <w:rsid w:val="004F3654"/>
    <w:rsid w:val="004F377B"/>
    <w:rsid w:val="004F39C6"/>
    <w:rsid w:val="004F3E59"/>
    <w:rsid w:val="004F3F76"/>
    <w:rsid w:val="004F48DD"/>
    <w:rsid w:val="004F4FB2"/>
    <w:rsid w:val="004F5172"/>
    <w:rsid w:val="004F536A"/>
    <w:rsid w:val="004F56C8"/>
    <w:rsid w:val="004F57DC"/>
    <w:rsid w:val="004F58CA"/>
    <w:rsid w:val="004F5B1B"/>
    <w:rsid w:val="004F5B3D"/>
    <w:rsid w:val="004F5DF5"/>
    <w:rsid w:val="004F5E1F"/>
    <w:rsid w:val="004F6353"/>
    <w:rsid w:val="004F6A88"/>
    <w:rsid w:val="004F751D"/>
    <w:rsid w:val="004F7663"/>
    <w:rsid w:val="004F7888"/>
    <w:rsid w:val="00500340"/>
    <w:rsid w:val="00500342"/>
    <w:rsid w:val="005005D8"/>
    <w:rsid w:val="00500682"/>
    <w:rsid w:val="005008A8"/>
    <w:rsid w:val="005009D7"/>
    <w:rsid w:val="005013E9"/>
    <w:rsid w:val="00501912"/>
    <w:rsid w:val="0050237C"/>
    <w:rsid w:val="00502647"/>
    <w:rsid w:val="00502E68"/>
    <w:rsid w:val="00502FB4"/>
    <w:rsid w:val="00503268"/>
    <w:rsid w:val="00503722"/>
    <w:rsid w:val="0050429D"/>
    <w:rsid w:val="00504615"/>
    <w:rsid w:val="00504995"/>
    <w:rsid w:val="00505297"/>
    <w:rsid w:val="00505382"/>
    <w:rsid w:val="00505383"/>
    <w:rsid w:val="00505821"/>
    <w:rsid w:val="00505B14"/>
    <w:rsid w:val="005060C9"/>
    <w:rsid w:val="00506839"/>
    <w:rsid w:val="00506B81"/>
    <w:rsid w:val="00506FD2"/>
    <w:rsid w:val="005074A0"/>
    <w:rsid w:val="00507686"/>
    <w:rsid w:val="00507BA9"/>
    <w:rsid w:val="00507F8B"/>
    <w:rsid w:val="00511579"/>
    <w:rsid w:val="00511A23"/>
    <w:rsid w:val="00511C94"/>
    <w:rsid w:val="00513149"/>
    <w:rsid w:val="00513612"/>
    <w:rsid w:val="00513719"/>
    <w:rsid w:val="00513918"/>
    <w:rsid w:val="00513BA2"/>
    <w:rsid w:val="00514CA7"/>
    <w:rsid w:val="00514CE2"/>
    <w:rsid w:val="00514E0D"/>
    <w:rsid w:val="0051550E"/>
    <w:rsid w:val="005155BD"/>
    <w:rsid w:val="00515E30"/>
    <w:rsid w:val="00515E5C"/>
    <w:rsid w:val="00516192"/>
    <w:rsid w:val="0051662E"/>
    <w:rsid w:val="0051669A"/>
    <w:rsid w:val="00516947"/>
    <w:rsid w:val="0051694C"/>
    <w:rsid w:val="00516E48"/>
    <w:rsid w:val="0051726C"/>
    <w:rsid w:val="00517704"/>
    <w:rsid w:val="00517C8C"/>
    <w:rsid w:val="00520125"/>
    <w:rsid w:val="00521018"/>
    <w:rsid w:val="0052115C"/>
    <w:rsid w:val="005214FB"/>
    <w:rsid w:val="005218A1"/>
    <w:rsid w:val="00521DD4"/>
    <w:rsid w:val="00521FDC"/>
    <w:rsid w:val="005225CB"/>
    <w:rsid w:val="005227B9"/>
    <w:rsid w:val="0052284E"/>
    <w:rsid w:val="00522B28"/>
    <w:rsid w:val="00522E34"/>
    <w:rsid w:val="0052337D"/>
    <w:rsid w:val="0052367A"/>
    <w:rsid w:val="00523763"/>
    <w:rsid w:val="005239DD"/>
    <w:rsid w:val="005239FB"/>
    <w:rsid w:val="00523DC3"/>
    <w:rsid w:val="00523E77"/>
    <w:rsid w:val="00523F89"/>
    <w:rsid w:val="00524245"/>
    <w:rsid w:val="00524E1A"/>
    <w:rsid w:val="0052534A"/>
    <w:rsid w:val="00525A5E"/>
    <w:rsid w:val="00525CB5"/>
    <w:rsid w:val="00526329"/>
    <w:rsid w:val="005263A6"/>
    <w:rsid w:val="00526827"/>
    <w:rsid w:val="00526C52"/>
    <w:rsid w:val="00526F00"/>
    <w:rsid w:val="00526FB6"/>
    <w:rsid w:val="00527003"/>
    <w:rsid w:val="005276CA"/>
    <w:rsid w:val="00527C88"/>
    <w:rsid w:val="005302DB"/>
    <w:rsid w:val="00530ED0"/>
    <w:rsid w:val="00531587"/>
    <w:rsid w:val="005318F2"/>
    <w:rsid w:val="00531A8F"/>
    <w:rsid w:val="00531B3A"/>
    <w:rsid w:val="00531DC0"/>
    <w:rsid w:val="00531E23"/>
    <w:rsid w:val="00532081"/>
    <w:rsid w:val="005323B6"/>
    <w:rsid w:val="005326C0"/>
    <w:rsid w:val="00532830"/>
    <w:rsid w:val="005329D2"/>
    <w:rsid w:val="00533322"/>
    <w:rsid w:val="005337F4"/>
    <w:rsid w:val="00533C5E"/>
    <w:rsid w:val="00533F8A"/>
    <w:rsid w:val="005341D9"/>
    <w:rsid w:val="005343BE"/>
    <w:rsid w:val="00534D74"/>
    <w:rsid w:val="00534FD4"/>
    <w:rsid w:val="0053532A"/>
    <w:rsid w:val="0053539C"/>
    <w:rsid w:val="005353B2"/>
    <w:rsid w:val="00535D06"/>
    <w:rsid w:val="00535D41"/>
    <w:rsid w:val="00535D93"/>
    <w:rsid w:val="005364DE"/>
    <w:rsid w:val="0053659D"/>
    <w:rsid w:val="005370DD"/>
    <w:rsid w:val="005375F1"/>
    <w:rsid w:val="0053799D"/>
    <w:rsid w:val="00537A3F"/>
    <w:rsid w:val="005406A2"/>
    <w:rsid w:val="00540A85"/>
    <w:rsid w:val="00541150"/>
    <w:rsid w:val="00541466"/>
    <w:rsid w:val="0054150C"/>
    <w:rsid w:val="005415E1"/>
    <w:rsid w:val="00541616"/>
    <w:rsid w:val="0054218D"/>
    <w:rsid w:val="0054273B"/>
    <w:rsid w:val="005428A6"/>
    <w:rsid w:val="00542A70"/>
    <w:rsid w:val="00542F80"/>
    <w:rsid w:val="00543312"/>
    <w:rsid w:val="00543351"/>
    <w:rsid w:val="00543546"/>
    <w:rsid w:val="00543C21"/>
    <w:rsid w:val="00543E52"/>
    <w:rsid w:val="00543F64"/>
    <w:rsid w:val="005446C2"/>
    <w:rsid w:val="00544700"/>
    <w:rsid w:val="005447C1"/>
    <w:rsid w:val="00544EFF"/>
    <w:rsid w:val="00545578"/>
    <w:rsid w:val="0054569C"/>
    <w:rsid w:val="00545804"/>
    <w:rsid w:val="005462DD"/>
    <w:rsid w:val="00546516"/>
    <w:rsid w:val="0054677D"/>
    <w:rsid w:val="005468C6"/>
    <w:rsid w:val="005469AD"/>
    <w:rsid w:val="00546E55"/>
    <w:rsid w:val="00546EDA"/>
    <w:rsid w:val="00547151"/>
    <w:rsid w:val="005471C9"/>
    <w:rsid w:val="00547873"/>
    <w:rsid w:val="00547931"/>
    <w:rsid w:val="00547CED"/>
    <w:rsid w:val="00547D94"/>
    <w:rsid w:val="00550805"/>
    <w:rsid w:val="00551B80"/>
    <w:rsid w:val="00551FAD"/>
    <w:rsid w:val="00552026"/>
    <w:rsid w:val="005532DE"/>
    <w:rsid w:val="00553839"/>
    <w:rsid w:val="00553BB6"/>
    <w:rsid w:val="0055465C"/>
    <w:rsid w:val="005551D1"/>
    <w:rsid w:val="00555490"/>
    <w:rsid w:val="00555597"/>
    <w:rsid w:val="00555CCD"/>
    <w:rsid w:val="00556109"/>
    <w:rsid w:val="0055624D"/>
    <w:rsid w:val="005566DF"/>
    <w:rsid w:val="005567B8"/>
    <w:rsid w:val="00556842"/>
    <w:rsid w:val="005576A5"/>
    <w:rsid w:val="00557736"/>
    <w:rsid w:val="0055782C"/>
    <w:rsid w:val="0055791B"/>
    <w:rsid w:val="00557F2F"/>
    <w:rsid w:val="00560954"/>
    <w:rsid w:val="005609B9"/>
    <w:rsid w:val="00561171"/>
    <w:rsid w:val="0056178E"/>
    <w:rsid w:val="00561993"/>
    <w:rsid w:val="00561C5F"/>
    <w:rsid w:val="0056244E"/>
    <w:rsid w:val="0056361E"/>
    <w:rsid w:val="005638AC"/>
    <w:rsid w:val="00563BD9"/>
    <w:rsid w:val="00564B65"/>
    <w:rsid w:val="00564E93"/>
    <w:rsid w:val="00564F1E"/>
    <w:rsid w:val="00565207"/>
    <w:rsid w:val="0056552D"/>
    <w:rsid w:val="0056569F"/>
    <w:rsid w:val="005656C7"/>
    <w:rsid w:val="005659DF"/>
    <w:rsid w:val="00566025"/>
    <w:rsid w:val="00566047"/>
    <w:rsid w:val="005662D4"/>
    <w:rsid w:val="00567073"/>
    <w:rsid w:val="005672ED"/>
    <w:rsid w:val="005674BF"/>
    <w:rsid w:val="00567568"/>
    <w:rsid w:val="005676F6"/>
    <w:rsid w:val="00567CDF"/>
    <w:rsid w:val="00567CF1"/>
    <w:rsid w:val="0057013B"/>
    <w:rsid w:val="0057048D"/>
    <w:rsid w:val="00570C45"/>
    <w:rsid w:val="00571013"/>
    <w:rsid w:val="0057115C"/>
    <w:rsid w:val="005714D6"/>
    <w:rsid w:val="005715CC"/>
    <w:rsid w:val="005716C6"/>
    <w:rsid w:val="005716DC"/>
    <w:rsid w:val="00571A95"/>
    <w:rsid w:val="00571CB2"/>
    <w:rsid w:val="00572743"/>
    <w:rsid w:val="00572802"/>
    <w:rsid w:val="00572ACD"/>
    <w:rsid w:val="00572D19"/>
    <w:rsid w:val="005732FF"/>
    <w:rsid w:val="005736BA"/>
    <w:rsid w:val="005737DC"/>
    <w:rsid w:val="00573938"/>
    <w:rsid w:val="00574D96"/>
    <w:rsid w:val="005756F8"/>
    <w:rsid w:val="00575E5C"/>
    <w:rsid w:val="00575FD0"/>
    <w:rsid w:val="005762DF"/>
    <w:rsid w:val="0057691D"/>
    <w:rsid w:val="00576B07"/>
    <w:rsid w:val="00577689"/>
    <w:rsid w:val="00580785"/>
    <w:rsid w:val="00580D48"/>
    <w:rsid w:val="00580E81"/>
    <w:rsid w:val="0058145C"/>
    <w:rsid w:val="005819F3"/>
    <w:rsid w:val="005823AC"/>
    <w:rsid w:val="00582681"/>
    <w:rsid w:val="00582CBB"/>
    <w:rsid w:val="00582F74"/>
    <w:rsid w:val="005832A9"/>
    <w:rsid w:val="00583315"/>
    <w:rsid w:val="00583412"/>
    <w:rsid w:val="005838E6"/>
    <w:rsid w:val="00583BA9"/>
    <w:rsid w:val="00584622"/>
    <w:rsid w:val="00584A3E"/>
    <w:rsid w:val="00584A74"/>
    <w:rsid w:val="00584C77"/>
    <w:rsid w:val="00584E12"/>
    <w:rsid w:val="00584ED8"/>
    <w:rsid w:val="00585522"/>
    <w:rsid w:val="00585A80"/>
    <w:rsid w:val="005862D8"/>
    <w:rsid w:val="00586379"/>
    <w:rsid w:val="005864D3"/>
    <w:rsid w:val="00586F14"/>
    <w:rsid w:val="00586FD8"/>
    <w:rsid w:val="005873D0"/>
    <w:rsid w:val="00587893"/>
    <w:rsid w:val="005878F9"/>
    <w:rsid w:val="00587CA9"/>
    <w:rsid w:val="00587D2F"/>
    <w:rsid w:val="00590418"/>
    <w:rsid w:val="00590492"/>
    <w:rsid w:val="0059049E"/>
    <w:rsid w:val="00590977"/>
    <w:rsid w:val="00590D5F"/>
    <w:rsid w:val="00590D77"/>
    <w:rsid w:val="00590F0A"/>
    <w:rsid w:val="00590F5A"/>
    <w:rsid w:val="005912F6"/>
    <w:rsid w:val="005914DB"/>
    <w:rsid w:val="0059161B"/>
    <w:rsid w:val="005916B0"/>
    <w:rsid w:val="005916FC"/>
    <w:rsid w:val="00591C73"/>
    <w:rsid w:val="00591DA1"/>
    <w:rsid w:val="00592520"/>
    <w:rsid w:val="00593957"/>
    <w:rsid w:val="00593CC3"/>
    <w:rsid w:val="00593CE7"/>
    <w:rsid w:val="0059433A"/>
    <w:rsid w:val="00594562"/>
    <w:rsid w:val="00594CAB"/>
    <w:rsid w:val="00595179"/>
    <w:rsid w:val="005953C1"/>
    <w:rsid w:val="005961F2"/>
    <w:rsid w:val="00596A90"/>
    <w:rsid w:val="00596BB7"/>
    <w:rsid w:val="00596D0C"/>
    <w:rsid w:val="0059796E"/>
    <w:rsid w:val="00597BEB"/>
    <w:rsid w:val="00597F18"/>
    <w:rsid w:val="005A04DD"/>
    <w:rsid w:val="005A0CBB"/>
    <w:rsid w:val="005A11EE"/>
    <w:rsid w:val="005A14E0"/>
    <w:rsid w:val="005A1657"/>
    <w:rsid w:val="005A1C12"/>
    <w:rsid w:val="005A1C7E"/>
    <w:rsid w:val="005A20A9"/>
    <w:rsid w:val="005A2B68"/>
    <w:rsid w:val="005A2E91"/>
    <w:rsid w:val="005A31E5"/>
    <w:rsid w:val="005A3A3F"/>
    <w:rsid w:val="005A3A44"/>
    <w:rsid w:val="005A40AF"/>
    <w:rsid w:val="005A41DB"/>
    <w:rsid w:val="005A4350"/>
    <w:rsid w:val="005A4480"/>
    <w:rsid w:val="005A44DE"/>
    <w:rsid w:val="005A4704"/>
    <w:rsid w:val="005A4762"/>
    <w:rsid w:val="005A4FCF"/>
    <w:rsid w:val="005A553D"/>
    <w:rsid w:val="005A55D9"/>
    <w:rsid w:val="005A56E8"/>
    <w:rsid w:val="005A5D36"/>
    <w:rsid w:val="005A5E8B"/>
    <w:rsid w:val="005A623B"/>
    <w:rsid w:val="005A67ED"/>
    <w:rsid w:val="005A6B9F"/>
    <w:rsid w:val="005A6BF2"/>
    <w:rsid w:val="005A7287"/>
    <w:rsid w:val="005A72BD"/>
    <w:rsid w:val="005A7933"/>
    <w:rsid w:val="005A7A4B"/>
    <w:rsid w:val="005A7AF3"/>
    <w:rsid w:val="005A7B7B"/>
    <w:rsid w:val="005A7F02"/>
    <w:rsid w:val="005B0839"/>
    <w:rsid w:val="005B0D58"/>
    <w:rsid w:val="005B136A"/>
    <w:rsid w:val="005B1F50"/>
    <w:rsid w:val="005B2049"/>
    <w:rsid w:val="005B256F"/>
    <w:rsid w:val="005B336D"/>
    <w:rsid w:val="005B363C"/>
    <w:rsid w:val="005B3852"/>
    <w:rsid w:val="005B3917"/>
    <w:rsid w:val="005B3925"/>
    <w:rsid w:val="005B3F65"/>
    <w:rsid w:val="005B419B"/>
    <w:rsid w:val="005B472F"/>
    <w:rsid w:val="005B48EC"/>
    <w:rsid w:val="005B48F3"/>
    <w:rsid w:val="005B4B81"/>
    <w:rsid w:val="005B59D7"/>
    <w:rsid w:val="005B5E72"/>
    <w:rsid w:val="005B615E"/>
    <w:rsid w:val="005B6174"/>
    <w:rsid w:val="005B6702"/>
    <w:rsid w:val="005B6FB0"/>
    <w:rsid w:val="005B75C4"/>
    <w:rsid w:val="005C00F6"/>
    <w:rsid w:val="005C0152"/>
    <w:rsid w:val="005C0197"/>
    <w:rsid w:val="005C028F"/>
    <w:rsid w:val="005C03AC"/>
    <w:rsid w:val="005C0973"/>
    <w:rsid w:val="005C1366"/>
    <w:rsid w:val="005C1AF2"/>
    <w:rsid w:val="005C1B0F"/>
    <w:rsid w:val="005C1CB7"/>
    <w:rsid w:val="005C1F51"/>
    <w:rsid w:val="005C3278"/>
    <w:rsid w:val="005C37A6"/>
    <w:rsid w:val="005C37CF"/>
    <w:rsid w:val="005C3F82"/>
    <w:rsid w:val="005C4016"/>
    <w:rsid w:val="005C48F2"/>
    <w:rsid w:val="005C4D32"/>
    <w:rsid w:val="005C4EEF"/>
    <w:rsid w:val="005C4F62"/>
    <w:rsid w:val="005C5221"/>
    <w:rsid w:val="005C62D3"/>
    <w:rsid w:val="005C65C6"/>
    <w:rsid w:val="005C6FDF"/>
    <w:rsid w:val="005C71CD"/>
    <w:rsid w:val="005C76F4"/>
    <w:rsid w:val="005C7F78"/>
    <w:rsid w:val="005D00B2"/>
    <w:rsid w:val="005D069C"/>
    <w:rsid w:val="005D094B"/>
    <w:rsid w:val="005D0A90"/>
    <w:rsid w:val="005D0CA7"/>
    <w:rsid w:val="005D10E6"/>
    <w:rsid w:val="005D1490"/>
    <w:rsid w:val="005D17AF"/>
    <w:rsid w:val="005D1A3A"/>
    <w:rsid w:val="005D1AFB"/>
    <w:rsid w:val="005D1B62"/>
    <w:rsid w:val="005D21DC"/>
    <w:rsid w:val="005D28F4"/>
    <w:rsid w:val="005D31E5"/>
    <w:rsid w:val="005D33D9"/>
    <w:rsid w:val="005D34F9"/>
    <w:rsid w:val="005D36EE"/>
    <w:rsid w:val="005D4008"/>
    <w:rsid w:val="005D456F"/>
    <w:rsid w:val="005D4EC1"/>
    <w:rsid w:val="005D5006"/>
    <w:rsid w:val="005D53D6"/>
    <w:rsid w:val="005D5463"/>
    <w:rsid w:val="005D56FB"/>
    <w:rsid w:val="005D575E"/>
    <w:rsid w:val="005D5C15"/>
    <w:rsid w:val="005D624F"/>
    <w:rsid w:val="005D6D7C"/>
    <w:rsid w:val="005D722D"/>
    <w:rsid w:val="005D74BC"/>
    <w:rsid w:val="005D758A"/>
    <w:rsid w:val="005E06A6"/>
    <w:rsid w:val="005E1842"/>
    <w:rsid w:val="005E2259"/>
    <w:rsid w:val="005E2650"/>
    <w:rsid w:val="005E399D"/>
    <w:rsid w:val="005E3EB8"/>
    <w:rsid w:val="005E424F"/>
    <w:rsid w:val="005E452E"/>
    <w:rsid w:val="005E4A45"/>
    <w:rsid w:val="005E4B9B"/>
    <w:rsid w:val="005E4DDA"/>
    <w:rsid w:val="005E4E2B"/>
    <w:rsid w:val="005E524F"/>
    <w:rsid w:val="005E5698"/>
    <w:rsid w:val="005E569B"/>
    <w:rsid w:val="005E5E29"/>
    <w:rsid w:val="005E62EA"/>
    <w:rsid w:val="005E63F3"/>
    <w:rsid w:val="005E6411"/>
    <w:rsid w:val="005E6A08"/>
    <w:rsid w:val="005E6F04"/>
    <w:rsid w:val="005E7382"/>
    <w:rsid w:val="005E75CF"/>
    <w:rsid w:val="005E765F"/>
    <w:rsid w:val="005E7D64"/>
    <w:rsid w:val="005F0000"/>
    <w:rsid w:val="005F0204"/>
    <w:rsid w:val="005F09E1"/>
    <w:rsid w:val="005F0D69"/>
    <w:rsid w:val="005F0F04"/>
    <w:rsid w:val="005F113D"/>
    <w:rsid w:val="005F1325"/>
    <w:rsid w:val="005F184B"/>
    <w:rsid w:val="005F1B56"/>
    <w:rsid w:val="005F1C61"/>
    <w:rsid w:val="005F1E17"/>
    <w:rsid w:val="005F21DA"/>
    <w:rsid w:val="005F23DB"/>
    <w:rsid w:val="005F2473"/>
    <w:rsid w:val="005F27D1"/>
    <w:rsid w:val="005F2ACF"/>
    <w:rsid w:val="005F2FD1"/>
    <w:rsid w:val="005F2FF5"/>
    <w:rsid w:val="005F3217"/>
    <w:rsid w:val="005F3840"/>
    <w:rsid w:val="005F39FB"/>
    <w:rsid w:val="005F3C2F"/>
    <w:rsid w:val="005F4403"/>
    <w:rsid w:val="005F4C66"/>
    <w:rsid w:val="005F4D59"/>
    <w:rsid w:val="005F4F33"/>
    <w:rsid w:val="005F51C7"/>
    <w:rsid w:val="005F54FA"/>
    <w:rsid w:val="005F5B44"/>
    <w:rsid w:val="005F5D8D"/>
    <w:rsid w:val="005F61A5"/>
    <w:rsid w:val="005F6230"/>
    <w:rsid w:val="005F660F"/>
    <w:rsid w:val="005F6805"/>
    <w:rsid w:val="005F6E16"/>
    <w:rsid w:val="005F6F81"/>
    <w:rsid w:val="005F71E0"/>
    <w:rsid w:val="005F77AA"/>
    <w:rsid w:val="005F7BD5"/>
    <w:rsid w:val="00600C94"/>
    <w:rsid w:val="0060143F"/>
    <w:rsid w:val="00601A8D"/>
    <w:rsid w:val="00601C61"/>
    <w:rsid w:val="0060235D"/>
    <w:rsid w:val="00602729"/>
    <w:rsid w:val="00602C3E"/>
    <w:rsid w:val="00602F80"/>
    <w:rsid w:val="0060360C"/>
    <w:rsid w:val="0060369E"/>
    <w:rsid w:val="006041DC"/>
    <w:rsid w:val="006041F8"/>
    <w:rsid w:val="0060423F"/>
    <w:rsid w:val="00604FC9"/>
    <w:rsid w:val="006054E9"/>
    <w:rsid w:val="006057FB"/>
    <w:rsid w:val="00605868"/>
    <w:rsid w:val="00605AFC"/>
    <w:rsid w:val="00605DE7"/>
    <w:rsid w:val="00606708"/>
    <w:rsid w:val="00606793"/>
    <w:rsid w:val="00606D25"/>
    <w:rsid w:val="006071CA"/>
    <w:rsid w:val="00607ACE"/>
    <w:rsid w:val="00607BFE"/>
    <w:rsid w:val="00607C88"/>
    <w:rsid w:val="00610061"/>
    <w:rsid w:val="006103D8"/>
    <w:rsid w:val="00610F42"/>
    <w:rsid w:val="00611415"/>
    <w:rsid w:val="00611490"/>
    <w:rsid w:val="006114E7"/>
    <w:rsid w:val="006117A1"/>
    <w:rsid w:val="00611F6C"/>
    <w:rsid w:val="00612495"/>
    <w:rsid w:val="00612670"/>
    <w:rsid w:val="00613412"/>
    <w:rsid w:val="00613B57"/>
    <w:rsid w:val="00613D43"/>
    <w:rsid w:val="0061419E"/>
    <w:rsid w:val="00614321"/>
    <w:rsid w:val="006146E7"/>
    <w:rsid w:val="00614991"/>
    <w:rsid w:val="006150FC"/>
    <w:rsid w:val="0061533F"/>
    <w:rsid w:val="006155C8"/>
    <w:rsid w:val="00615785"/>
    <w:rsid w:val="00615DC6"/>
    <w:rsid w:val="00616135"/>
    <w:rsid w:val="00616262"/>
    <w:rsid w:val="00616B07"/>
    <w:rsid w:val="00616F1B"/>
    <w:rsid w:val="00616FCB"/>
    <w:rsid w:val="00617582"/>
    <w:rsid w:val="00617C84"/>
    <w:rsid w:val="006203D8"/>
    <w:rsid w:val="0062048A"/>
    <w:rsid w:val="0062053F"/>
    <w:rsid w:val="0062057B"/>
    <w:rsid w:val="00620604"/>
    <w:rsid w:val="00620656"/>
    <w:rsid w:val="006208DE"/>
    <w:rsid w:val="00620A19"/>
    <w:rsid w:val="00620F79"/>
    <w:rsid w:val="0062131C"/>
    <w:rsid w:val="00621423"/>
    <w:rsid w:val="0062203A"/>
    <w:rsid w:val="0062261A"/>
    <w:rsid w:val="00622C92"/>
    <w:rsid w:val="0062323D"/>
    <w:rsid w:val="006235C3"/>
    <w:rsid w:val="00623F1D"/>
    <w:rsid w:val="0062437E"/>
    <w:rsid w:val="00624573"/>
    <w:rsid w:val="006246C1"/>
    <w:rsid w:val="00624745"/>
    <w:rsid w:val="00624D5C"/>
    <w:rsid w:val="00624E2B"/>
    <w:rsid w:val="00624F4C"/>
    <w:rsid w:val="00625368"/>
    <w:rsid w:val="006255BF"/>
    <w:rsid w:val="00625FB6"/>
    <w:rsid w:val="00626E6C"/>
    <w:rsid w:val="00626E72"/>
    <w:rsid w:val="006279D7"/>
    <w:rsid w:val="0063048F"/>
    <w:rsid w:val="00630809"/>
    <w:rsid w:val="00630D64"/>
    <w:rsid w:val="00630EB9"/>
    <w:rsid w:val="00630F9A"/>
    <w:rsid w:val="006310C4"/>
    <w:rsid w:val="00631910"/>
    <w:rsid w:val="00631ACC"/>
    <w:rsid w:val="00631B65"/>
    <w:rsid w:val="00631BB3"/>
    <w:rsid w:val="00631D5D"/>
    <w:rsid w:val="00632253"/>
    <w:rsid w:val="00632D81"/>
    <w:rsid w:val="006339A4"/>
    <w:rsid w:val="00633C7D"/>
    <w:rsid w:val="0063404C"/>
    <w:rsid w:val="00634409"/>
    <w:rsid w:val="0063497E"/>
    <w:rsid w:val="00634C12"/>
    <w:rsid w:val="0063535E"/>
    <w:rsid w:val="006353FA"/>
    <w:rsid w:val="00635856"/>
    <w:rsid w:val="0063586C"/>
    <w:rsid w:val="00636368"/>
    <w:rsid w:val="00636604"/>
    <w:rsid w:val="00636CD6"/>
    <w:rsid w:val="00636D31"/>
    <w:rsid w:val="00637923"/>
    <w:rsid w:val="006403DB"/>
    <w:rsid w:val="00640693"/>
    <w:rsid w:val="00640A70"/>
    <w:rsid w:val="00640C67"/>
    <w:rsid w:val="0064102B"/>
    <w:rsid w:val="00641767"/>
    <w:rsid w:val="0064187A"/>
    <w:rsid w:val="00641D22"/>
    <w:rsid w:val="00642120"/>
    <w:rsid w:val="00642846"/>
    <w:rsid w:val="0064295B"/>
    <w:rsid w:val="00642B6A"/>
    <w:rsid w:val="0064391A"/>
    <w:rsid w:val="00643BF5"/>
    <w:rsid w:val="00643D61"/>
    <w:rsid w:val="00643E73"/>
    <w:rsid w:val="00643FB7"/>
    <w:rsid w:val="006445BB"/>
    <w:rsid w:val="006451BF"/>
    <w:rsid w:val="006452C8"/>
    <w:rsid w:val="00645640"/>
    <w:rsid w:val="00645B42"/>
    <w:rsid w:val="00645F96"/>
    <w:rsid w:val="0064615B"/>
    <w:rsid w:val="006469A7"/>
    <w:rsid w:val="00646C01"/>
    <w:rsid w:val="0064703D"/>
    <w:rsid w:val="00647176"/>
    <w:rsid w:val="00647494"/>
    <w:rsid w:val="00647B75"/>
    <w:rsid w:val="00647C98"/>
    <w:rsid w:val="006503B5"/>
    <w:rsid w:val="006503FE"/>
    <w:rsid w:val="00650439"/>
    <w:rsid w:val="006504F2"/>
    <w:rsid w:val="0065118C"/>
    <w:rsid w:val="0065140B"/>
    <w:rsid w:val="006517B5"/>
    <w:rsid w:val="00651BAA"/>
    <w:rsid w:val="00652658"/>
    <w:rsid w:val="00652FD4"/>
    <w:rsid w:val="0065333F"/>
    <w:rsid w:val="006539AF"/>
    <w:rsid w:val="00655953"/>
    <w:rsid w:val="00655B83"/>
    <w:rsid w:val="00656264"/>
    <w:rsid w:val="00656742"/>
    <w:rsid w:val="00656814"/>
    <w:rsid w:val="00656C83"/>
    <w:rsid w:val="00656D6D"/>
    <w:rsid w:val="00656D73"/>
    <w:rsid w:val="006574D5"/>
    <w:rsid w:val="0065755E"/>
    <w:rsid w:val="0065789C"/>
    <w:rsid w:val="00657C0B"/>
    <w:rsid w:val="006607E1"/>
    <w:rsid w:val="006607F4"/>
    <w:rsid w:val="0066098B"/>
    <w:rsid w:val="00660B27"/>
    <w:rsid w:val="00660E1F"/>
    <w:rsid w:val="006618A9"/>
    <w:rsid w:val="00661C71"/>
    <w:rsid w:val="00661F9E"/>
    <w:rsid w:val="006620C9"/>
    <w:rsid w:val="006620DE"/>
    <w:rsid w:val="00662912"/>
    <w:rsid w:val="00662DD9"/>
    <w:rsid w:val="00663B49"/>
    <w:rsid w:val="00663E48"/>
    <w:rsid w:val="00663EA8"/>
    <w:rsid w:val="00663ECD"/>
    <w:rsid w:val="00664944"/>
    <w:rsid w:val="00664AD3"/>
    <w:rsid w:val="00664E6E"/>
    <w:rsid w:val="00665029"/>
    <w:rsid w:val="00665043"/>
    <w:rsid w:val="0066571C"/>
    <w:rsid w:val="0066636F"/>
    <w:rsid w:val="006663E4"/>
    <w:rsid w:val="0066662D"/>
    <w:rsid w:val="00666A14"/>
    <w:rsid w:val="00666B34"/>
    <w:rsid w:val="0066706F"/>
    <w:rsid w:val="006676F6"/>
    <w:rsid w:val="00667D95"/>
    <w:rsid w:val="006702FA"/>
    <w:rsid w:val="006709D6"/>
    <w:rsid w:val="00670BD1"/>
    <w:rsid w:val="00670F1D"/>
    <w:rsid w:val="00671338"/>
    <w:rsid w:val="006714C8"/>
    <w:rsid w:val="006715B3"/>
    <w:rsid w:val="00671C93"/>
    <w:rsid w:val="00671F4C"/>
    <w:rsid w:val="0067203B"/>
    <w:rsid w:val="0067228C"/>
    <w:rsid w:val="006728BC"/>
    <w:rsid w:val="00672D00"/>
    <w:rsid w:val="00672ECF"/>
    <w:rsid w:val="0067339C"/>
    <w:rsid w:val="0067378E"/>
    <w:rsid w:val="00673C44"/>
    <w:rsid w:val="00673F97"/>
    <w:rsid w:val="0067494E"/>
    <w:rsid w:val="00674F1B"/>
    <w:rsid w:val="00674F84"/>
    <w:rsid w:val="00675166"/>
    <w:rsid w:val="0067567D"/>
    <w:rsid w:val="00675CEE"/>
    <w:rsid w:val="00675EE3"/>
    <w:rsid w:val="0067640B"/>
    <w:rsid w:val="00676AE2"/>
    <w:rsid w:val="006778C9"/>
    <w:rsid w:val="00677920"/>
    <w:rsid w:val="00677A70"/>
    <w:rsid w:val="00677C58"/>
    <w:rsid w:val="00677DA7"/>
    <w:rsid w:val="006809AA"/>
    <w:rsid w:val="00680B24"/>
    <w:rsid w:val="00680C6A"/>
    <w:rsid w:val="00680EBF"/>
    <w:rsid w:val="006813DE"/>
    <w:rsid w:val="00682076"/>
    <w:rsid w:val="006822B0"/>
    <w:rsid w:val="00682311"/>
    <w:rsid w:val="006823A4"/>
    <w:rsid w:val="00682C68"/>
    <w:rsid w:val="00682F28"/>
    <w:rsid w:val="0068330C"/>
    <w:rsid w:val="00683EA5"/>
    <w:rsid w:val="00684797"/>
    <w:rsid w:val="00684BD9"/>
    <w:rsid w:val="006854B7"/>
    <w:rsid w:val="006855F7"/>
    <w:rsid w:val="00685DCD"/>
    <w:rsid w:val="00686012"/>
    <w:rsid w:val="006866BF"/>
    <w:rsid w:val="0068695F"/>
    <w:rsid w:val="006871AA"/>
    <w:rsid w:val="006876D6"/>
    <w:rsid w:val="00687828"/>
    <w:rsid w:val="00687A39"/>
    <w:rsid w:val="00690C85"/>
    <w:rsid w:val="0069175A"/>
    <w:rsid w:val="00691BC1"/>
    <w:rsid w:val="00692146"/>
    <w:rsid w:val="00692B3D"/>
    <w:rsid w:val="00692BFD"/>
    <w:rsid w:val="00692DD3"/>
    <w:rsid w:val="00693418"/>
    <w:rsid w:val="00693944"/>
    <w:rsid w:val="00693B55"/>
    <w:rsid w:val="00694153"/>
    <w:rsid w:val="006948E9"/>
    <w:rsid w:val="00694C3C"/>
    <w:rsid w:val="0069553A"/>
    <w:rsid w:val="0069555B"/>
    <w:rsid w:val="00695A65"/>
    <w:rsid w:val="00695BD7"/>
    <w:rsid w:val="00696485"/>
    <w:rsid w:val="0069694E"/>
    <w:rsid w:val="006969C4"/>
    <w:rsid w:val="00696E79"/>
    <w:rsid w:val="00696FB9"/>
    <w:rsid w:val="006978C7"/>
    <w:rsid w:val="00697D66"/>
    <w:rsid w:val="006A0065"/>
    <w:rsid w:val="006A0139"/>
    <w:rsid w:val="006A0923"/>
    <w:rsid w:val="006A0A9D"/>
    <w:rsid w:val="006A13F1"/>
    <w:rsid w:val="006A1705"/>
    <w:rsid w:val="006A2D8A"/>
    <w:rsid w:val="006A325C"/>
    <w:rsid w:val="006A3335"/>
    <w:rsid w:val="006A33BC"/>
    <w:rsid w:val="006A358B"/>
    <w:rsid w:val="006A3924"/>
    <w:rsid w:val="006A3E6F"/>
    <w:rsid w:val="006A43F7"/>
    <w:rsid w:val="006A45D2"/>
    <w:rsid w:val="006A4A49"/>
    <w:rsid w:val="006A53F7"/>
    <w:rsid w:val="006A5535"/>
    <w:rsid w:val="006A5C4C"/>
    <w:rsid w:val="006A6489"/>
    <w:rsid w:val="006A6734"/>
    <w:rsid w:val="006A6AE7"/>
    <w:rsid w:val="006A6B87"/>
    <w:rsid w:val="006A73AA"/>
    <w:rsid w:val="006A765D"/>
    <w:rsid w:val="006B0486"/>
    <w:rsid w:val="006B050A"/>
    <w:rsid w:val="006B0BDE"/>
    <w:rsid w:val="006B0E3C"/>
    <w:rsid w:val="006B12E2"/>
    <w:rsid w:val="006B184C"/>
    <w:rsid w:val="006B1F13"/>
    <w:rsid w:val="006B2168"/>
    <w:rsid w:val="006B21C9"/>
    <w:rsid w:val="006B2825"/>
    <w:rsid w:val="006B2FCB"/>
    <w:rsid w:val="006B384D"/>
    <w:rsid w:val="006B388F"/>
    <w:rsid w:val="006B3B7F"/>
    <w:rsid w:val="006B3D0E"/>
    <w:rsid w:val="006B3E79"/>
    <w:rsid w:val="006B412A"/>
    <w:rsid w:val="006B439C"/>
    <w:rsid w:val="006B479C"/>
    <w:rsid w:val="006B4831"/>
    <w:rsid w:val="006B4FBC"/>
    <w:rsid w:val="006B55F7"/>
    <w:rsid w:val="006B574A"/>
    <w:rsid w:val="006B584A"/>
    <w:rsid w:val="006B5D03"/>
    <w:rsid w:val="006B674C"/>
    <w:rsid w:val="006B6F6C"/>
    <w:rsid w:val="006B739F"/>
    <w:rsid w:val="006C134B"/>
    <w:rsid w:val="006C1F2E"/>
    <w:rsid w:val="006C313A"/>
    <w:rsid w:val="006C3ABD"/>
    <w:rsid w:val="006C3EB2"/>
    <w:rsid w:val="006C43E7"/>
    <w:rsid w:val="006C456D"/>
    <w:rsid w:val="006C484C"/>
    <w:rsid w:val="006C5623"/>
    <w:rsid w:val="006C57DB"/>
    <w:rsid w:val="006C5EA6"/>
    <w:rsid w:val="006C6AFE"/>
    <w:rsid w:val="006C6E8E"/>
    <w:rsid w:val="006C71BF"/>
    <w:rsid w:val="006C71C0"/>
    <w:rsid w:val="006C730B"/>
    <w:rsid w:val="006C7A3C"/>
    <w:rsid w:val="006C7B63"/>
    <w:rsid w:val="006C7B82"/>
    <w:rsid w:val="006C7CAE"/>
    <w:rsid w:val="006D03CA"/>
    <w:rsid w:val="006D0B9E"/>
    <w:rsid w:val="006D0CBC"/>
    <w:rsid w:val="006D0D58"/>
    <w:rsid w:val="006D0E2B"/>
    <w:rsid w:val="006D138E"/>
    <w:rsid w:val="006D1406"/>
    <w:rsid w:val="006D1800"/>
    <w:rsid w:val="006D1A23"/>
    <w:rsid w:val="006D1B9C"/>
    <w:rsid w:val="006D1B9D"/>
    <w:rsid w:val="006D2928"/>
    <w:rsid w:val="006D2D19"/>
    <w:rsid w:val="006D324A"/>
    <w:rsid w:val="006D357C"/>
    <w:rsid w:val="006D36E5"/>
    <w:rsid w:val="006D3D01"/>
    <w:rsid w:val="006D432F"/>
    <w:rsid w:val="006D4D36"/>
    <w:rsid w:val="006D4EBC"/>
    <w:rsid w:val="006D5125"/>
    <w:rsid w:val="006D5602"/>
    <w:rsid w:val="006D5D18"/>
    <w:rsid w:val="006D5DF5"/>
    <w:rsid w:val="006D60AC"/>
    <w:rsid w:val="006D7825"/>
    <w:rsid w:val="006D793E"/>
    <w:rsid w:val="006D7A35"/>
    <w:rsid w:val="006D7E6A"/>
    <w:rsid w:val="006E00D8"/>
    <w:rsid w:val="006E010D"/>
    <w:rsid w:val="006E09B4"/>
    <w:rsid w:val="006E0D98"/>
    <w:rsid w:val="006E14CF"/>
    <w:rsid w:val="006E174C"/>
    <w:rsid w:val="006E1A07"/>
    <w:rsid w:val="006E1AB8"/>
    <w:rsid w:val="006E2615"/>
    <w:rsid w:val="006E2727"/>
    <w:rsid w:val="006E2A97"/>
    <w:rsid w:val="006E2AE2"/>
    <w:rsid w:val="006E2E0E"/>
    <w:rsid w:val="006E2FE1"/>
    <w:rsid w:val="006E325A"/>
    <w:rsid w:val="006E3809"/>
    <w:rsid w:val="006E3938"/>
    <w:rsid w:val="006E3C70"/>
    <w:rsid w:val="006E40E1"/>
    <w:rsid w:val="006E4206"/>
    <w:rsid w:val="006E4223"/>
    <w:rsid w:val="006E442E"/>
    <w:rsid w:val="006E45D2"/>
    <w:rsid w:val="006E4660"/>
    <w:rsid w:val="006E4B17"/>
    <w:rsid w:val="006E4F1B"/>
    <w:rsid w:val="006E599A"/>
    <w:rsid w:val="006E716C"/>
    <w:rsid w:val="006E7213"/>
    <w:rsid w:val="006E795A"/>
    <w:rsid w:val="006E7C25"/>
    <w:rsid w:val="006E7D8D"/>
    <w:rsid w:val="006F08E3"/>
    <w:rsid w:val="006F09CE"/>
    <w:rsid w:val="006F0DE8"/>
    <w:rsid w:val="006F0E45"/>
    <w:rsid w:val="006F15F9"/>
    <w:rsid w:val="006F1990"/>
    <w:rsid w:val="006F2120"/>
    <w:rsid w:val="006F2200"/>
    <w:rsid w:val="006F2227"/>
    <w:rsid w:val="006F24F7"/>
    <w:rsid w:val="006F28AF"/>
    <w:rsid w:val="006F29AA"/>
    <w:rsid w:val="006F2B91"/>
    <w:rsid w:val="006F3244"/>
    <w:rsid w:val="006F415A"/>
    <w:rsid w:val="006F43CE"/>
    <w:rsid w:val="006F4F21"/>
    <w:rsid w:val="006F53DA"/>
    <w:rsid w:val="006F546D"/>
    <w:rsid w:val="006F5C8A"/>
    <w:rsid w:val="006F665B"/>
    <w:rsid w:val="006F6B83"/>
    <w:rsid w:val="006F7615"/>
    <w:rsid w:val="006F79F7"/>
    <w:rsid w:val="006F7B0F"/>
    <w:rsid w:val="006F7D33"/>
    <w:rsid w:val="007001C3"/>
    <w:rsid w:val="007003AF"/>
    <w:rsid w:val="00700436"/>
    <w:rsid w:val="00700D09"/>
    <w:rsid w:val="00700FA3"/>
    <w:rsid w:val="007017CF"/>
    <w:rsid w:val="00701F6D"/>
    <w:rsid w:val="00702810"/>
    <w:rsid w:val="007028EA"/>
    <w:rsid w:val="0070340D"/>
    <w:rsid w:val="0070347A"/>
    <w:rsid w:val="007036F1"/>
    <w:rsid w:val="00703FF4"/>
    <w:rsid w:val="0070476F"/>
    <w:rsid w:val="00704CB0"/>
    <w:rsid w:val="0070506D"/>
    <w:rsid w:val="00705312"/>
    <w:rsid w:val="00705321"/>
    <w:rsid w:val="00705630"/>
    <w:rsid w:val="0070578E"/>
    <w:rsid w:val="00705AA0"/>
    <w:rsid w:val="00705C7B"/>
    <w:rsid w:val="00705D25"/>
    <w:rsid w:val="007061B6"/>
    <w:rsid w:val="0070651B"/>
    <w:rsid w:val="00706A1A"/>
    <w:rsid w:val="00706CE2"/>
    <w:rsid w:val="00706D1D"/>
    <w:rsid w:val="00706E07"/>
    <w:rsid w:val="00706E39"/>
    <w:rsid w:val="007071B6"/>
    <w:rsid w:val="007076AD"/>
    <w:rsid w:val="0070788E"/>
    <w:rsid w:val="00707F23"/>
    <w:rsid w:val="007102BE"/>
    <w:rsid w:val="00710923"/>
    <w:rsid w:val="00710FE1"/>
    <w:rsid w:val="00711242"/>
    <w:rsid w:val="00711670"/>
    <w:rsid w:val="007119FC"/>
    <w:rsid w:val="00711A84"/>
    <w:rsid w:val="00711AB5"/>
    <w:rsid w:val="00711DD6"/>
    <w:rsid w:val="00711E90"/>
    <w:rsid w:val="00711F0B"/>
    <w:rsid w:val="007121D2"/>
    <w:rsid w:val="00712384"/>
    <w:rsid w:val="007129B3"/>
    <w:rsid w:val="00713323"/>
    <w:rsid w:val="00713867"/>
    <w:rsid w:val="00713915"/>
    <w:rsid w:val="00713B0C"/>
    <w:rsid w:val="00713FCC"/>
    <w:rsid w:val="00714441"/>
    <w:rsid w:val="0071472B"/>
    <w:rsid w:val="00714E38"/>
    <w:rsid w:val="00714F90"/>
    <w:rsid w:val="0071510C"/>
    <w:rsid w:val="00715499"/>
    <w:rsid w:val="00715DC3"/>
    <w:rsid w:val="00716576"/>
    <w:rsid w:val="007169E3"/>
    <w:rsid w:val="007169ED"/>
    <w:rsid w:val="007178FD"/>
    <w:rsid w:val="0072003C"/>
    <w:rsid w:val="00720194"/>
    <w:rsid w:val="0072052A"/>
    <w:rsid w:val="0072077C"/>
    <w:rsid w:val="0072087C"/>
    <w:rsid w:val="00720B08"/>
    <w:rsid w:val="00720EF9"/>
    <w:rsid w:val="00720FF8"/>
    <w:rsid w:val="00721208"/>
    <w:rsid w:val="00721A67"/>
    <w:rsid w:val="0072266E"/>
    <w:rsid w:val="00722752"/>
    <w:rsid w:val="007229C1"/>
    <w:rsid w:val="00723023"/>
    <w:rsid w:val="00723140"/>
    <w:rsid w:val="00723572"/>
    <w:rsid w:val="00723645"/>
    <w:rsid w:val="00723747"/>
    <w:rsid w:val="00724339"/>
    <w:rsid w:val="007244A3"/>
    <w:rsid w:val="00724A42"/>
    <w:rsid w:val="00724A4D"/>
    <w:rsid w:val="00724B2A"/>
    <w:rsid w:val="00724F7E"/>
    <w:rsid w:val="00725184"/>
    <w:rsid w:val="00726309"/>
    <w:rsid w:val="00726692"/>
    <w:rsid w:val="00726F6B"/>
    <w:rsid w:val="00727014"/>
    <w:rsid w:val="00730234"/>
    <w:rsid w:val="00730579"/>
    <w:rsid w:val="00731805"/>
    <w:rsid w:val="00731930"/>
    <w:rsid w:val="00731B58"/>
    <w:rsid w:val="00732354"/>
    <w:rsid w:val="00733002"/>
    <w:rsid w:val="0073326E"/>
    <w:rsid w:val="00733363"/>
    <w:rsid w:val="007334E9"/>
    <w:rsid w:val="00733733"/>
    <w:rsid w:val="00733B23"/>
    <w:rsid w:val="00733B68"/>
    <w:rsid w:val="007342D5"/>
    <w:rsid w:val="00734568"/>
    <w:rsid w:val="00734A16"/>
    <w:rsid w:val="00734C73"/>
    <w:rsid w:val="00735533"/>
    <w:rsid w:val="00735942"/>
    <w:rsid w:val="00735C7A"/>
    <w:rsid w:val="00735F31"/>
    <w:rsid w:val="00736136"/>
    <w:rsid w:val="007373C9"/>
    <w:rsid w:val="007377DA"/>
    <w:rsid w:val="007378E5"/>
    <w:rsid w:val="0073790F"/>
    <w:rsid w:val="00737F3D"/>
    <w:rsid w:val="007403E7"/>
    <w:rsid w:val="00740AA1"/>
    <w:rsid w:val="00740D95"/>
    <w:rsid w:val="0074146C"/>
    <w:rsid w:val="007415D5"/>
    <w:rsid w:val="007417C2"/>
    <w:rsid w:val="00741AEF"/>
    <w:rsid w:val="00741B99"/>
    <w:rsid w:val="00741EA3"/>
    <w:rsid w:val="0074226A"/>
    <w:rsid w:val="0074258B"/>
    <w:rsid w:val="00742BE9"/>
    <w:rsid w:val="00743511"/>
    <w:rsid w:val="007439D1"/>
    <w:rsid w:val="00743A63"/>
    <w:rsid w:val="00743B72"/>
    <w:rsid w:val="00743E39"/>
    <w:rsid w:val="007440D1"/>
    <w:rsid w:val="007446F3"/>
    <w:rsid w:val="00744D41"/>
    <w:rsid w:val="00744FC4"/>
    <w:rsid w:val="00745102"/>
    <w:rsid w:val="00745241"/>
    <w:rsid w:val="007452D8"/>
    <w:rsid w:val="0074613E"/>
    <w:rsid w:val="007463E9"/>
    <w:rsid w:val="00746969"/>
    <w:rsid w:val="00746995"/>
    <w:rsid w:val="00746997"/>
    <w:rsid w:val="00747BDB"/>
    <w:rsid w:val="00747FB0"/>
    <w:rsid w:val="00747FE2"/>
    <w:rsid w:val="00750307"/>
    <w:rsid w:val="007507F3"/>
    <w:rsid w:val="007508B4"/>
    <w:rsid w:val="00750A36"/>
    <w:rsid w:val="00750E36"/>
    <w:rsid w:val="007510E8"/>
    <w:rsid w:val="00751E89"/>
    <w:rsid w:val="00752221"/>
    <w:rsid w:val="00752461"/>
    <w:rsid w:val="007527EB"/>
    <w:rsid w:val="0075304C"/>
    <w:rsid w:val="00753663"/>
    <w:rsid w:val="0075385A"/>
    <w:rsid w:val="00754303"/>
    <w:rsid w:val="0075458A"/>
    <w:rsid w:val="007547C5"/>
    <w:rsid w:val="007548FB"/>
    <w:rsid w:val="0075578A"/>
    <w:rsid w:val="00756B4D"/>
    <w:rsid w:val="00756E4C"/>
    <w:rsid w:val="00756ECC"/>
    <w:rsid w:val="0075719D"/>
    <w:rsid w:val="007572CE"/>
    <w:rsid w:val="00757AC6"/>
    <w:rsid w:val="00760BDE"/>
    <w:rsid w:val="00760CE8"/>
    <w:rsid w:val="00761326"/>
    <w:rsid w:val="007616A2"/>
    <w:rsid w:val="00761950"/>
    <w:rsid w:val="00761B03"/>
    <w:rsid w:val="00761CD6"/>
    <w:rsid w:val="00761DDB"/>
    <w:rsid w:val="00762071"/>
    <w:rsid w:val="007622A4"/>
    <w:rsid w:val="00762467"/>
    <w:rsid w:val="00762FF8"/>
    <w:rsid w:val="00763754"/>
    <w:rsid w:val="00763778"/>
    <w:rsid w:val="00763830"/>
    <w:rsid w:val="00763EE4"/>
    <w:rsid w:val="00764252"/>
    <w:rsid w:val="00765B77"/>
    <w:rsid w:val="00765E06"/>
    <w:rsid w:val="0076604A"/>
    <w:rsid w:val="007663DE"/>
    <w:rsid w:val="00766864"/>
    <w:rsid w:val="00767068"/>
    <w:rsid w:val="00767DA9"/>
    <w:rsid w:val="0077064D"/>
    <w:rsid w:val="00770BFB"/>
    <w:rsid w:val="00770CD3"/>
    <w:rsid w:val="00770F26"/>
    <w:rsid w:val="007716A7"/>
    <w:rsid w:val="00771E6C"/>
    <w:rsid w:val="007721C3"/>
    <w:rsid w:val="00772695"/>
    <w:rsid w:val="007728F5"/>
    <w:rsid w:val="00772D10"/>
    <w:rsid w:val="00772E4B"/>
    <w:rsid w:val="00772E9F"/>
    <w:rsid w:val="0077368F"/>
    <w:rsid w:val="0077380B"/>
    <w:rsid w:val="00773BB8"/>
    <w:rsid w:val="00773C32"/>
    <w:rsid w:val="007746F9"/>
    <w:rsid w:val="00774FBE"/>
    <w:rsid w:val="007750C8"/>
    <w:rsid w:val="007756B7"/>
    <w:rsid w:val="00775F28"/>
    <w:rsid w:val="007763D7"/>
    <w:rsid w:val="007764BA"/>
    <w:rsid w:val="007764FF"/>
    <w:rsid w:val="0077739E"/>
    <w:rsid w:val="00777A52"/>
    <w:rsid w:val="00777BA0"/>
    <w:rsid w:val="0078013D"/>
    <w:rsid w:val="007806D2"/>
    <w:rsid w:val="00780B5E"/>
    <w:rsid w:val="00780BA9"/>
    <w:rsid w:val="00780C3F"/>
    <w:rsid w:val="00780D42"/>
    <w:rsid w:val="00780EF5"/>
    <w:rsid w:val="00781365"/>
    <w:rsid w:val="00781F84"/>
    <w:rsid w:val="0078211F"/>
    <w:rsid w:val="007821F8"/>
    <w:rsid w:val="007823AD"/>
    <w:rsid w:val="0078281A"/>
    <w:rsid w:val="00782896"/>
    <w:rsid w:val="00783576"/>
    <w:rsid w:val="00783BA1"/>
    <w:rsid w:val="00783D89"/>
    <w:rsid w:val="00783E48"/>
    <w:rsid w:val="00784892"/>
    <w:rsid w:val="00784D1D"/>
    <w:rsid w:val="00784E35"/>
    <w:rsid w:val="007851DC"/>
    <w:rsid w:val="007854C6"/>
    <w:rsid w:val="00785798"/>
    <w:rsid w:val="00785ADE"/>
    <w:rsid w:val="00785E98"/>
    <w:rsid w:val="00786042"/>
    <w:rsid w:val="00786326"/>
    <w:rsid w:val="0078632F"/>
    <w:rsid w:val="007863EA"/>
    <w:rsid w:val="00786DEF"/>
    <w:rsid w:val="00787160"/>
    <w:rsid w:val="00790121"/>
    <w:rsid w:val="00790675"/>
    <w:rsid w:val="007907DB"/>
    <w:rsid w:val="00790D3F"/>
    <w:rsid w:val="00791188"/>
    <w:rsid w:val="00791762"/>
    <w:rsid w:val="00791FCF"/>
    <w:rsid w:val="007925A9"/>
    <w:rsid w:val="00792A53"/>
    <w:rsid w:val="0079321C"/>
    <w:rsid w:val="0079323E"/>
    <w:rsid w:val="0079364C"/>
    <w:rsid w:val="007941E5"/>
    <w:rsid w:val="00794207"/>
    <w:rsid w:val="00795688"/>
    <w:rsid w:val="007959A9"/>
    <w:rsid w:val="00795C96"/>
    <w:rsid w:val="00795E0C"/>
    <w:rsid w:val="00795E5A"/>
    <w:rsid w:val="0079651D"/>
    <w:rsid w:val="0079687E"/>
    <w:rsid w:val="00796902"/>
    <w:rsid w:val="00796A20"/>
    <w:rsid w:val="00796BBE"/>
    <w:rsid w:val="00796D26"/>
    <w:rsid w:val="007975A1"/>
    <w:rsid w:val="007975CB"/>
    <w:rsid w:val="007977A3"/>
    <w:rsid w:val="007978D3"/>
    <w:rsid w:val="00797FF7"/>
    <w:rsid w:val="007A00DA"/>
    <w:rsid w:val="007A0838"/>
    <w:rsid w:val="007A0A73"/>
    <w:rsid w:val="007A15F6"/>
    <w:rsid w:val="007A167E"/>
    <w:rsid w:val="007A1A4C"/>
    <w:rsid w:val="007A1E9A"/>
    <w:rsid w:val="007A2121"/>
    <w:rsid w:val="007A27F4"/>
    <w:rsid w:val="007A28D1"/>
    <w:rsid w:val="007A29A8"/>
    <w:rsid w:val="007A2B3B"/>
    <w:rsid w:val="007A2B42"/>
    <w:rsid w:val="007A31CB"/>
    <w:rsid w:val="007A35D1"/>
    <w:rsid w:val="007A3AE7"/>
    <w:rsid w:val="007A3C3D"/>
    <w:rsid w:val="007A42DA"/>
    <w:rsid w:val="007A45BA"/>
    <w:rsid w:val="007A4E3E"/>
    <w:rsid w:val="007A607D"/>
    <w:rsid w:val="007A6197"/>
    <w:rsid w:val="007A6444"/>
    <w:rsid w:val="007A6AE8"/>
    <w:rsid w:val="007A6C46"/>
    <w:rsid w:val="007A6E19"/>
    <w:rsid w:val="007A6F46"/>
    <w:rsid w:val="007A720E"/>
    <w:rsid w:val="007A7460"/>
    <w:rsid w:val="007A74F9"/>
    <w:rsid w:val="007B117A"/>
    <w:rsid w:val="007B133D"/>
    <w:rsid w:val="007B1A6F"/>
    <w:rsid w:val="007B2312"/>
    <w:rsid w:val="007B2754"/>
    <w:rsid w:val="007B2898"/>
    <w:rsid w:val="007B29CB"/>
    <w:rsid w:val="007B2F10"/>
    <w:rsid w:val="007B3351"/>
    <w:rsid w:val="007B4962"/>
    <w:rsid w:val="007B4FD1"/>
    <w:rsid w:val="007B5249"/>
    <w:rsid w:val="007B5511"/>
    <w:rsid w:val="007B5A8B"/>
    <w:rsid w:val="007B6744"/>
    <w:rsid w:val="007B6A83"/>
    <w:rsid w:val="007B6E68"/>
    <w:rsid w:val="007B6E75"/>
    <w:rsid w:val="007B6FAF"/>
    <w:rsid w:val="007B7168"/>
    <w:rsid w:val="007B757E"/>
    <w:rsid w:val="007B764F"/>
    <w:rsid w:val="007C00D4"/>
    <w:rsid w:val="007C0457"/>
    <w:rsid w:val="007C04CB"/>
    <w:rsid w:val="007C05C5"/>
    <w:rsid w:val="007C097B"/>
    <w:rsid w:val="007C09C2"/>
    <w:rsid w:val="007C1015"/>
    <w:rsid w:val="007C13BF"/>
    <w:rsid w:val="007C14A4"/>
    <w:rsid w:val="007C1858"/>
    <w:rsid w:val="007C19EB"/>
    <w:rsid w:val="007C1CD4"/>
    <w:rsid w:val="007C20C5"/>
    <w:rsid w:val="007C20E1"/>
    <w:rsid w:val="007C2361"/>
    <w:rsid w:val="007C2E7B"/>
    <w:rsid w:val="007C33B1"/>
    <w:rsid w:val="007C3E7A"/>
    <w:rsid w:val="007C3F1E"/>
    <w:rsid w:val="007C3FAA"/>
    <w:rsid w:val="007C41BE"/>
    <w:rsid w:val="007C421D"/>
    <w:rsid w:val="007C5280"/>
    <w:rsid w:val="007C546C"/>
    <w:rsid w:val="007C5F27"/>
    <w:rsid w:val="007C60F6"/>
    <w:rsid w:val="007C6436"/>
    <w:rsid w:val="007C698E"/>
    <w:rsid w:val="007C6D14"/>
    <w:rsid w:val="007C6E09"/>
    <w:rsid w:val="007C7003"/>
    <w:rsid w:val="007C71B4"/>
    <w:rsid w:val="007C74DA"/>
    <w:rsid w:val="007C9EF8"/>
    <w:rsid w:val="007D0827"/>
    <w:rsid w:val="007D0C71"/>
    <w:rsid w:val="007D0CFE"/>
    <w:rsid w:val="007D10FB"/>
    <w:rsid w:val="007D1552"/>
    <w:rsid w:val="007D1F01"/>
    <w:rsid w:val="007D2071"/>
    <w:rsid w:val="007D21A8"/>
    <w:rsid w:val="007D22D8"/>
    <w:rsid w:val="007D2553"/>
    <w:rsid w:val="007D290A"/>
    <w:rsid w:val="007D2AAF"/>
    <w:rsid w:val="007D2B26"/>
    <w:rsid w:val="007D2D29"/>
    <w:rsid w:val="007D31B6"/>
    <w:rsid w:val="007D3644"/>
    <w:rsid w:val="007D3C00"/>
    <w:rsid w:val="007D3F60"/>
    <w:rsid w:val="007D4984"/>
    <w:rsid w:val="007D634E"/>
    <w:rsid w:val="007D700B"/>
    <w:rsid w:val="007D71DF"/>
    <w:rsid w:val="007D73B4"/>
    <w:rsid w:val="007D7649"/>
    <w:rsid w:val="007D7735"/>
    <w:rsid w:val="007D780B"/>
    <w:rsid w:val="007D7CFF"/>
    <w:rsid w:val="007D7D73"/>
    <w:rsid w:val="007E0024"/>
    <w:rsid w:val="007E0746"/>
    <w:rsid w:val="007E074D"/>
    <w:rsid w:val="007E08BA"/>
    <w:rsid w:val="007E08C2"/>
    <w:rsid w:val="007E0F90"/>
    <w:rsid w:val="007E11B5"/>
    <w:rsid w:val="007E193C"/>
    <w:rsid w:val="007E24EF"/>
    <w:rsid w:val="007E2584"/>
    <w:rsid w:val="007E25B7"/>
    <w:rsid w:val="007E26A3"/>
    <w:rsid w:val="007E26F4"/>
    <w:rsid w:val="007E2748"/>
    <w:rsid w:val="007E3850"/>
    <w:rsid w:val="007E38EA"/>
    <w:rsid w:val="007E469C"/>
    <w:rsid w:val="007E497E"/>
    <w:rsid w:val="007E4E48"/>
    <w:rsid w:val="007E4EA4"/>
    <w:rsid w:val="007E501F"/>
    <w:rsid w:val="007E5CBE"/>
    <w:rsid w:val="007E60AF"/>
    <w:rsid w:val="007E610F"/>
    <w:rsid w:val="007E6291"/>
    <w:rsid w:val="007E677F"/>
    <w:rsid w:val="007E67CF"/>
    <w:rsid w:val="007E7265"/>
    <w:rsid w:val="007E7487"/>
    <w:rsid w:val="007E7C0E"/>
    <w:rsid w:val="007E7F8D"/>
    <w:rsid w:val="007F0091"/>
    <w:rsid w:val="007F03F7"/>
    <w:rsid w:val="007F04A1"/>
    <w:rsid w:val="007F0D94"/>
    <w:rsid w:val="007F1E28"/>
    <w:rsid w:val="007F257F"/>
    <w:rsid w:val="007F2CB8"/>
    <w:rsid w:val="007F2E49"/>
    <w:rsid w:val="007F3A71"/>
    <w:rsid w:val="007F3FE9"/>
    <w:rsid w:val="007F47DE"/>
    <w:rsid w:val="007F5604"/>
    <w:rsid w:val="007F6286"/>
    <w:rsid w:val="007F65F4"/>
    <w:rsid w:val="007F6722"/>
    <w:rsid w:val="007F680F"/>
    <w:rsid w:val="007F6EF1"/>
    <w:rsid w:val="007F70C3"/>
    <w:rsid w:val="007F7540"/>
    <w:rsid w:val="007F78A4"/>
    <w:rsid w:val="007F7B69"/>
    <w:rsid w:val="007F7FE9"/>
    <w:rsid w:val="00800329"/>
    <w:rsid w:val="0080033D"/>
    <w:rsid w:val="00801466"/>
    <w:rsid w:val="00801926"/>
    <w:rsid w:val="00801A21"/>
    <w:rsid w:val="00801A9F"/>
    <w:rsid w:val="00801AB5"/>
    <w:rsid w:val="00801CE4"/>
    <w:rsid w:val="00801D6C"/>
    <w:rsid w:val="00801E68"/>
    <w:rsid w:val="00802269"/>
    <w:rsid w:val="008022CE"/>
    <w:rsid w:val="0080237B"/>
    <w:rsid w:val="00803141"/>
    <w:rsid w:val="00803F1B"/>
    <w:rsid w:val="008048BD"/>
    <w:rsid w:val="00805603"/>
    <w:rsid w:val="00805687"/>
    <w:rsid w:val="00805FA5"/>
    <w:rsid w:val="0080639C"/>
    <w:rsid w:val="0080660E"/>
    <w:rsid w:val="00806D28"/>
    <w:rsid w:val="00807303"/>
    <w:rsid w:val="00807693"/>
    <w:rsid w:val="008076F9"/>
    <w:rsid w:val="00807835"/>
    <w:rsid w:val="008078DF"/>
    <w:rsid w:val="00807F8D"/>
    <w:rsid w:val="00810394"/>
    <w:rsid w:val="00810AF0"/>
    <w:rsid w:val="00811457"/>
    <w:rsid w:val="00811C5F"/>
    <w:rsid w:val="00811CC4"/>
    <w:rsid w:val="00812CDC"/>
    <w:rsid w:val="008134BC"/>
    <w:rsid w:val="008137D5"/>
    <w:rsid w:val="00813D3D"/>
    <w:rsid w:val="00813EBB"/>
    <w:rsid w:val="0081402A"/>
    <w:rsid w:val="00814E1F"/>
    <w:rsid w:val="00814FC6"/>
    <w:rsid w:val="00814FEC"/>
    <w:rsid w:val="00815A5A"/>
    <w:rsid w:val="00815B66"/>
    <w:rsid w:val="00815F92"/>
    <w:rsid w:val="0081638F"/>
    <w:rsid w:val="00816570"/>
    <w:rsid w:val="00816776"/>
    <w:rsid w:val="00816A0D"/>
    <w:rsid w:val="00816B0B"/>
    <w:rsid w:val="00817191"/>
    <w:rsid w:val="00817414"/>
    <w:rsid w:val="00817E24"/>
    <w:rsid w:val="00817F7B"/>
    <w:rsid w:val="00820275"/>
    <w:rsid w:val="00820362"/>
    <w:rsid w:val="00820638"/>
    <w:rsid w:val="00820A2C"/>
    <w:rsid w:val="00820EAA"/>
    <w:rsid w:val="0082115A"/>
    <w:rsid w:val="00821A88"/>
    <w:rsid w:val="00821E32"/>
    <w:rsid w:val="0082202C"/>
    <w:rsid w:val="008220B8"/>
    <w:rsid w:val="00822228"/>
    <w:rsid w:val="0082229E"/>
    <w:rsid w:val="00822E0C"/>
    <w:rsid w:val="00823232"/>
    <w:rsid w:val="008236EE"/>
    <w:rsid w:val="00823964"/>
    <w:rsid w:val="00823EBD"/>
    <w:rsid w:val="008241B7"/>
    <w:rsid w:val="008241FE"/>
    <w:rsid w:val="00824AF8"/>
    <w:rsid w:val="00824EE3"/>
    <w:rsid w:val="008250B6"/>
    <w:rsid w:val="00825202"/>
    <w:rsid w:val="008254A1"/>
    <w:rsid w:val="00826047"/>
    <w:rsid w:val="008267C7"/>
    <w:rsid w:val="00826A51"/>
    <w:rsid w:val="00827006"/>
    <w:rsid w:val="008270AC"/>
    <w:rsid w:val="008273CE"/>
    <w:rsid w:val="00827AE2"/>
    <w:rsid w:val="00827B23"/>
    <w:rsid w:val="008304E8"/>
    <w:rsid w:val="00830787"/>
    <w:rsid w:val="00830B4D"/>
    <w:rsid w:val="00830C58"/>
    <w:rsid w:val="008316E6"/>
    <w:rsid w:val="00831B18"/>
    <w:rsid w:val="00831B49"/>
    <w:rsid w:val="0083219B"/>
    <w:rsid w:val="008325A6"/>
    <w:rsid w:val="00832604"/>
    <w:rsid w:val="00832654"/>
    <w:rsid w:val="0083297E"/>
    <w:rsid w:val="00833226"/>
    <w:rsid w:val="008332F0"/>
    <w:rsid w:val="0083339F"/>
    <w:rsid w:val="00833A79"/>
    <w:rsid w:val="00833BF9"/>
    <w:rsid w:val="00833EB1"/>
    <w:rsid w:val="00833FA9"/>
    <w:rsid w:val="0083413E"/>
    <w:rsid w:val="00834AAF"/>
    <w:rsid w:val="00834FB2"/>
    <w:rsid w:val="00835059"/>
    <w:rsid w:val="00835880"/>
    <w:rsid w:val="00835D26"/>
    <w:rsid w:val="00835DCC"/>
    <w:rsid w:val="00836D94"/>
    <w:rsid w:val="00836DC2"/>
    <w:rsid w:val="0083772A"/>
    <w:rsid w:val="0083776B"/>
    <w:rsid w:val="00837975"/>
    <w:rsid w:val="00837BCF"/>
    <w:rsid w:val="00837C50"/>
    <w:rsid w:val="00840050"/>
    <w:rsid w:val="00840247"/>
    <w:rsid w:val="00840A8C"/>
    <w:rsid w:val="00840DC5"/>
    <w:rsid w:val="008413F8"/>
    <w:rsid w:val="008415E6"/>
    <w:rsid w:val="00841738"/>
    <w:rsid w:val="00841AB8"/>
    <w:rsid w:val="00842337"/>
    <w:rsid w:val="00842C76"/>
    <w:rsid w:val="0084311B"/>
    <w:rsid w:val="00843220"/>
    <w:rsid w:val="0084368C"/>
    <w:rsid w:val="008437BB"/>
    <w:rsid w:val="00843869"/>
    <w:rsid w:val="00844071"/>
    <w:rsid w:val="00844469"/>
    <w:rsid w:val="00844842"/>
    <w:rsid w:val="00844BB8"/>
    <w:rsid w:val="00844DDF"/>
    <w:rsid w:val="00844EBD"/>
    <w:rsid w:val="00845322"/>
    <w:rsid w:val="00845467"/>
    <w:rsid w:val="0084553A"/>
    <w:rsid w:val="00845A45"/>
    <w:rsid w:val="00845DF9"/>
    <w:rsid w:val="008469BA"/>
    <w:rsid w:val="00846FF2"/>
    <w:rsid w:val="008471DB"/>
    <w:rsid w:val="008473E0"/>
    <w:rsid w:val="008478F4"/>
    <w:rsid w:val="0084794A"/>
    <w:rsid w:val="00847E67"/>
    <w:rsid w:val="00850190"/>
    <w:rsid w:val="008506AC"/>
    <w:rsid w:val="008509DB"/>
    <w:rsid w:val="00850AAB"/>
    <w:rsid w:val="00850C08"/>
    <w:rsid w:val="00850D69"/>
    <w:rsid w:val="00850F5B"/>
    <w:rsid w:val="0085139F"/>
    <w:rsid w:val="0085151C"/>
    <w:rsid w:val="0085185B"/>
    <w:rsid w:val="00851D4D"/>
    <w:rsid w:val="008521D6"/>
    <w:rsid w:val="0085258C"/>
    <w:rsid w:val="00852696"/>
    <w:rsid w:val="008527BE"/>
    <w:rsid w:val="008529D7"/>
    <w:rsid w:val="0085395C"/>
    <w:rsid w:val="0085455A"/>
    <w:rsid w:val="008549D5"/>
    <w:rsid w:val="00854B6A"/>
    <w:rsid w:val="00854CB3"/>
    <w:rsid w:val="00854E4F"/>
    <w:rsid w:val="00854EEC"/>
    <w:rsid w:val="0085520D"/>
    <w:rsid w:val="00855A57"/>
    <w:rsid w:val="00856B75"/>
    <w:rsid w:val="00856CFB"/>
    <w:rsid w:val="008570EB"/>
    <w:rsid w:val="00857181"/>
    <w:rsid w:val="00857CF3"/>
    <w:rsid w:val="00860154"/>
    <w:rsid w:val="0086021F"/>
    <w:rsid w:val="00860941"/>
    <w:rsid w:val="00860C17"/>
    <w:rsid w:val="00861237"/>
    <w:rsid w:val="008615BD"/>
    <w:rsid w:val="0086166E"/>
    <w:rsid w:val="008616A3"/>
    <w:rsid w:val="00861E98"/>
    <w:rsid w:val="008622AC"/>
    <w:rsid w:val="00862ECE"/>
    <w:rsid w:val="00863DF7"/>
    <w:rsid w:val="00864425"/>
    <w:rsid w:val="008648D3"/>
    <w:rsid w:val="00864B7D"/>
    <w:rsid w:val="00864D08"/>
    <w:rsid w:val="00864DF5"/>
    <w:rsid w:val="00865325"/>
    <w:rsid w:val="008653D9"/>
    <w:rsid w:val="00865A89"/>
    <w:rsid w:val="00865CF7"/>
    <w:rsid w:val="00865EB8"/>
    <w:rsid w:val="00865F8C"/>
    <w:rsid w:val="0086606F"/>
    <w:rsid w:val="008661FD"/>
    <w:rsid w:val="00866A89"/>
    <w:rsid w:val="0086718C"/>
    <w:rsid w:val="00867864"/>
    <w:rsid w:val="00867CC4"/>
    <w:rsid w:val="008706ED"/>
    <w:rsid w:val="0087070C"/>
    <w:rsid w:val="00870792"/>
    <w:rsid w:val="008707C9"/>
    <w:rsid w:val="008707D9"/>
    <w:rsid w:val="00870861"/>
    <w:rsid w:val="00870D4F"/>
    <w:rsid w:val="008720E4"/>
    <w:rsid w:val="0087221D"/>
    <w:rsid w:val="008726E7"/>
    <w:rsid w:val="0087289B"/>
    <w:rsid w:val="008737BF"/>
    <w:rsid w:val="00873C0D"/>
    <w:rsid w:val="008740F1"/>
    <w:rsid w:val="0087413E"/>
    <w:rsid w:val="0087476B"/>
    <w:rsid w:val="008749D4"/>
    <w:rsid w:val="008757F2"/>
    <w:rsid w:val="008758EF"/>
    <w:rsid w:val="00876727"/>
    <w:rsid w:val="008771E0"/>
    <w:rsid w:val="00877709"/>
    <w:rsid w:val="00877A17"/>
    <w:rsid w:val="00880229"/>
    <w:rsid w:val="00880372"/>
    <w:rsid w:val="0088051B"/>
    <w:rsid w:val="00880A3E"/>
    <w:rsid w:val="00880AF9"/>
    <w:rsid w:val="00880CAD"/>
    <w:rsid w:val="00881035"/>
    <w:rsid w:val="0088156A"/>
    <w:rsid w:val="00881A80"/>
    <w:rsid w:val="00881E53"/>
    <w:rsid w:val="00881F6E"/>
    <w:rsid w:val="008825FA"/>
    <w:rsid w:val="00882C9B"/>
    <w:rsid w:val="00882DD3"/>
    <w:rsid w:val="00882DF2"/>
    <w:rsid w:val="00883A21"/>
    <w:rsid w:val="00883E49"/>
    <w:rsid w:val="00883F28"/>
    <w:rsid w:val="008840F1"/>
    <w:rsid w:val="008845FD"/>
    <w:rsid w:val="00884CD8"/>
    <w:rsid w:val="008854DA"/>
    <w:rsid w:val="00885A21"/>
    <w:rsid w:val="00885D5D"/>
    <w:rsid w:val="008862F6"/>
    <w:rsid w:val="008866CC"/>
    <w:rsid w:val="00886AF8"/>
    <w:rsid w:val="00886C4F"/>
    <w:rsid w:val="00886E5B"/>
    <w:rsid w:val="0088725A"/>
    <w:rsid w:val="00887A3F"/>
    <w:rsid w:val="00887CEE"/>
    <w:rsid w:val="008902B1"/>
    <w:rsid w:val="00890D28"/>
    <w:rsid w:val="008912DE"/>
    <w:rsid w:val="0089136B"/>
    <w:rsid w:val="008915A5"/>
    <w:rsid w:val="008916C5"/>
    <w:rsid w:val="0089198A"/>
    <w:rsid w:val="00891A0C"/>
    <w:rsid w:val="00891C3C"/>
    <w:rsid w:val="00891D64"/>
    <w:rsid w:val="008925C2"/>
    <w:rsid w:val="00892863"/>
    <w:rsid w:val="00892B0A"/>
    <w:rsid w:val="00893249"/>
    <w:rsid w:val="008935B0"/>
    <w:rsid w:val="0089377A"/>
    <w:rsid w:val="00893A8E"/>
    <w:rsid w:val="00893B5E"/>
    <w:rsid w:val="0089422F"/>
    <w:rsid w:val="008943B4"/>
    <w:rsid w:val="00894936"/>
    <w:rsid w:val="00894C4C"/>
    <w:rsid w:val="00894F5B"/>
    <w:rsid w:val="00895269"/>
    <w:rsid w:val="0089529C"/>
    <w:rsid w:val="008952A2"/>
    <w:rsid w:val="00895C34"/>
    <w:rsid w:val="00895CA7"/>
    <w:rsid w:val="00895DD0"/>
    <w:rsid w:val="00895F3F"/>
    <w:rsid w:val="008961D1"/>
    <w:rsid w:val="008965E0"/>
    <w:rsid w:val="00896A7D"/>
    <w:rsid w:val="008974AC"/>
    <w:rsid w:val="00897BA5"/>
    <w:rsid w:val="008A072A"/>
    <w:rsid w:val="008A0789"/>
    <w:rsid w:val="008A07D2"/>
    <w:rsid w:val="008A08F9"/>
    <w:rsid w:val="008A1353"/>
    <w:rsid w:val="008A1771"/>
    <w:rsid w:val="008A26ED"/>
    <w:rsid w:val="008A2CCD"/>
    <w:rsid w:val="008A2E86"/>
    <w:rsid w:val="008A2FE3"/>
    <w:rsid w:val="008A3469"/>
    <w:rsid w:val="008A3503"/>
    <w:rsid w:val="008A3A77"/>
    <w:rsid w:val="008A3DD7"/>
    <w:rsid w:val="008A3E71"/>
    <w:rsid w:val="008A4454"/>
    <w:rsid w:val="008A449E"/>
    <w:rsid w:val="008A4C15"/>
    <w:rsid w:val="008A4D37"/>
    <w:rsid w:val="008A551B"/>
    <w:rsid w:val="008A5640"/>
    <w:rsid w:val="008A5970"/>
    <w:rsid w:val="008A5E5B"/>
    <w:rsid w:val="008A6C26"/>
    <w:rsid w:val="008A7074"/>
    <w:rsid w:val="008A715F"/>
    <w:rsid w:val="008A7AD5"/>
    <w:rsid w:val="008A7CA6"/>
    <w:rsid w:val="008B06C1"/>
    <w:rsid w:val="008B0AD8"/>
    <w:rsid w:val="008B0DE6"/>
    <w:rsid w:val="008B0F1D"/>
    <w:rsid w:val="008B16CC"/>
    <w:rsid w:val="008B1737"/>
    <w:rsid w:val="008B18A8"/>
    <w:rsid w:val="008B253E"/>
    <w:rsid w:val="008B278B"/>
    <w:rsid w:val="008B28F9"/>
    <w:rsid w:val="008B3504"/>
    <w:rsid w:val="008B3770"/>
    <w:rsid w:val="008B3813"/>
    <w:rsid w:val="008B38B7"/>
    <w:rsid w:val="008B3C01"/>
    <w:rsid w:val="008B3FF8"/>
    <w:rsid w:val="008B4328"/>
    <w:rsid w:val="008B43D5"/>
    <w:rsid w:val="008B4C6F"/>
    <w:rsid w:val="008B4D85"/>
    <w:rsid w:val="008B4E7A"/>
    <w:rsid w:val="008B515C"/>
    <w:rsid w:val="008B51FB"/>
    <w:rsid w:val="008B58A0"/>
    <w:rsid w:val="008B58F0"/>
    <w:rsid w:val="008B641B"/>
    <w:rsid w:val="008B64E9"/>
    <w:rsid w:val="008B681D"/>
    <w:rsid w:val="008B7274"/>
    <w:rsid w:val="008B72BA"/>
    <w:rsid w:val="008B7A40"/>
    <w:rsid w:val="008B7F50"/>
    <w:rsid w:val="008C0160"/>
    <w:rsid w:val="008C0819"/>
    <w:rsid w:val="008C08B1"/>
    <w:rsid w:val="008C1260"/>
    <w:rsid w:val="008C15CA"/>
    <w:rsid w:val="008C1683"/>
    <w:rsid w:val="008C1899"/>
    <w:rsid w:val="008C1A9D"/>
    <w:rsid w:val="008C1C2F"/>
    <w:rsid w:val="008C1EEF"/>
    <w:rsid w:val="008C2061"/>
    <w:rsid w:val="008C2158"/>
    <w:rsid w:val="008C2395"/>
    <w:rsid w:val="008C2536"/>
    <w:rsid w:val="008C2695"/>
    <w:rsid w:val="008C2698"/>
    <w:rsid w:val="008C3046"/>
    <w:rsid w:val="008C310E"/>
    <w:rsid w:val="008C366D"/>
    <w:rsid w:val="008C3A3E"/>
    <w:rsid w:val="008C3DAD"/>
    <w:rsid w:val="008C4C1C"/>
    <w:rsid w:val="008C5326"/>
    <w:rsid w:val="008C59E3"/>
    <w:rsid w:val="008C5EC6"/>
    <w:rsid w:val="008C5F9C"/>
    <w:rsid w:val="008C60D1"/>
    <w:rsid w:val="008C638C"/>
    <w:rsid w:val="008C6532"/>
    <w:rsid w:val="008C6918"/>
    <w:rsid w:val="008C6E24"/>
    <w:rsid w:val="008C7105"/>
    <w:rsid w:val="008C734A"/>
    <w:rsid w:val="008C763B"/>
    <w:rsid w:val="008C77B3"/>
    <w:rsid w:val="008C7965"/>
    <w:rsid w:val="008C7AAF"/>
    <w:rsid w:val="008C7B58"/>
    <w:rsid w:val="008C7D16"/>
    <w:rsid w:val="008C7D18"/>
    <w:rsid w:val="008C7E14"/>
    <w:rsid w:val="008D039A"/>
    <w:rsid w:val="008D0864"/>
    <w:rsid w:val="008D0A72"/>
    <w:rsid w:val="008D1355"/>
    <w:rsid w:val="008D1357"/>
    <w:rsid w:val="008D18EA"/>
    <w:rsid w:val="008D1A54"/>
    <w:rsid w:val="008D2090"/>
    <w:rsid w:val="008D3957"/>
    <w:rsid w:val="008D3CD3"/>
    <w:rsid w:val="008D3D58"/>
    <w:rsid w:val="008D3E93"/>
    <w:rsid w:val="008D45AF"/>
    <w:rsid w:val="008D4F91"/>
    <w:rsid w:val="008D51C5"/>
    <w:rsid w:val="008D612F"/>
    <w:rsid w:val="008D61CE"/>
    <w:rsid w:val="008D633D"/>
    <w:rsid w:val="008D63B5"/>
    <w:rsid w:val="008D6863"/>
    <w:rsid w:val="008D78FC"/>
    <w:rsid w:val="008D7F1A"/>
    <w:rsid w:val="008E0192"/>
    <w:rsid w:val="008E0507"/>
    <w:rsid w:val="008E05D5"/>
    <w:rsid w:val="008E0ED7"/>
    <w:rsid w:val="008E1308"/>
    <w:rsid w:val="008E143C"/>
    <w:rsid w:val="008E1673"/>
    <w:rsid w:val="008E1ACD"/>
    <w:rsid w:val="008E1DB7"/>
    <w:rsid w:val="008E206A"/>
    <w:rsid w:val="008E2307"/>
    <w:rsid w:val="008E298F"/>
    <w:rsid w:val="008E2E11"/>
    <w:rsid w:val="008E2E82"/>
    <w:rsid w:val="008E2FD9"/>
    <w:rsid w:val="008E311E"/>
    <w:rsid w:val="008E312A"/>
    <w:rsid w:val="008E3300"/>
    <w:rsid w:val="008E34A9"/>
    <w:rsid w:val="008E3845"/>
    <w:rsid w:val="008E3CF6"/>
    <w:rsid w:val="008E3E66"/>
    <w:rsid w:val="008E3F3D"/>
    <w:rsid w:val="008E3FC1"/>
    <w:rsid w:val="008E4351"/>
    <w:rsid w:val="008E4410"/>
    <w:rsid w:val="008E4444"/>
    <w:rsid w:val="008E4882"/>
    <w:rsid w:val="008E5605"/>
    <w:rsid w:val="008E5E2C"/>
    <w:rsid w:val="008E6037"/>
    <w:rsid w:val="008E686F"/>
    <w:rsid w:val="008E6A61"/>
    <w:rsid w:val="008E6B1E"/>
    <w:rsid w:val="008E6E8A"/>
    <w:rsid w:val="008E79AC"/>
    <w:rsid w:val="008E7B8B"/>
    <w:rsid w:val="008E7DB9"/>
    <w:rsid w:val="008F0222"/>
    <w:rsid w:val="008F0BA8"/>
    <w:rsid w:val="008F0C92"/>
    <w:rsid w:val="008F163E"/>
    <w:rsid w:val="008F1AD3"/>
    <w:rsid w:val="008F1D62"/>
    <w:rsid w:val="008F1F80"/>
    <w:rsid w:val="008F2110"/>
    <w:rsid w:val="008F23D8"/>
    <w:rsid w:val="008F2A92"/>
    <w:rsid w:val="008F3B23"/>
    <w:rsid w:val="008F3C19"/>
    <w:rsid w:val="008F3EC1"/>
    <w:rsid w:val="008F3ECF"/>
    <w:rsid w:val="008F3EEA"/>
    <w:rsid w:val="008F455B"/>
    <w:rsid w:val="008F4C2E"/>
    <w:rsid w:val="008F4D57"/>
    <w:rsid w:val="008F4E5C"/>
    <w:rsid w:val="008F519B"/>
    <w:rsid w:val="008F54C0"/>
    <w:rsid w:val="008F5B6B"/>
    <w:rsid w:val="008F5BDF"/>
    <w:rsid w:val="008F6073"/>
    <w:rsid w:val="008F6D82"/>
    <w:rsid w:val="008FAB53"/>
    <w:rsid w:val="009005D2"/>
    <w:rsid w:val="00900EDE"/>
    <w:rsid w:val="0090125B"/>
    <w:rsid w:val="009016E8"/>
    <w:rsid w:val="00901875"/>
    <w:rsid w:val="00901B89"/>
    <w:rsid w:val="00901D7A"/>
    <w:rsid w:val="00901F0B"/>
    <w:rsid w:val="00902408"/>
    <w:rsid w:val="00903BDC"/>
    <w:rsid w:val="00903D66"/>
    <w:rsid w:val="00904091"/>
    <w:rsid w:val="009042B3"/>
    <w:rsid w:val="0090481B"/>
    <w:rsid w:val="00904C0F"/>
    <w:rsid w:val="00904D39"/>
    <w:rsid w:val="009056F6"/>
    <w:rsid w:val="00905B2F"/>
    <w:rsid w:val="00905D04"/>
    <w:rsid w:val="00906408"/>
    <w:rsid w:val="00906E75"/>
    <w:rsid w:val="00907396"/>
    <w:rsid w:val="00907730"/>
    <w:rsid w:val="009078D7"/>
    <w:rsid w:val="00907BA1"/>
    <w:rsid w:val="00907CC8"/>
    <w:rsid w:val="00910760"/>
    <w:rsid w:val="00910BE7"/>
    <w:rsid w:val="00910FB0"/>
    <w:rsid w:val="00911101"/>
    <w:rsid w:val="0091146A"/>
    <w:rsid w:val="009121CC"/>
    <w:rsid w:val="0091244F"/>
    <w:rsid w:val="00912E72"/>
    <w:rsid w:val="00913648"/>
    <w:rsid w:val="009138D8"/>
    <w:rsid w:val="00913C87"/>
    <w:rsid w:val="0091413A"/>
    <w:rsid w:val="00914318"/>
    <w:rsid w:val="00914338"/>
    <w:rsid w:val="00914555"/>
    <w:rsid w:val="00914EA9"/>
    <w:rsid w:val="009152E9"/>
    <w:rsid w:val="00915527"/>
    <w:rsid w:val="00915578"/>
    <w:rsid w:val="00915784"/>
    <w:rsid w:val="009157C3"/>
    <w:rsid w:val="00915EF3"/>
    <w:rsid w:val="00916230"/>
    <w:rsid w:val="009162E8"/>
    <w:rsid w:val="00916625"/>
    <w:rsid w:val="00916D98"/>
    <w:rsid w:val="00917C87"/>
    <w:rsid w:val="00917E29"/>
    <w:rsid w:val="0092043F"/>
    <w:rsid w:val="009204BE"/>
    <w:rsid w:val="009204D4"/>
    <w:rsid w:val="0092105B"/>
    <w:rsid w:val="0092127B"/>
    <w:rsid w:val="009212AC"/>
    <w:rsid w:val="00921547"/>
    <w:rsid w:val="009216E9"/>
    <w:rsid w:val="00921812"/>
    <w:rsid w:val="00921CEE"/>
    <w:rsid w:val="00921E35"/>
    <w:rsid w:val="00921F42"/>
    <w:rsid w:val="0092252D"/>
    <w:rsid w:val="00922773"/>
    <w:rsid w:val="0092286C"/>
    <w:rsid w:val="00922E1F"/>
    <w:rsid w:val="009239AB"/>
    <w:rsid w:val="00924284"/>
    <w:rsid w:val="00924E40"/>
    <w:rsid w:val="0092512B"/>
    <w:rsid w:val="009254CC"/>
    <w:rsid w:val="00925E04"/>
    <w:rsid w:val="00925FF1"/>
    <w:rsid w:val="009261F2"/>
    <w:rsid w:val="00926545"/>
    <w:rsid w:val="00926984"/>
    <w:rsid w:val="0092726B"/>
    <w:rsid w:val="009275B4"/>
    <w:rsid w:val="00927A00"/>
    <w:rsid w:val="00927A50"/>
    <w:rsid w:val="00927ACD"/>
    <w:rsid w:val="00927B8B"/>
    <w:rsid w:val="00927B98"/>
    <w:rsid w:val="00927EBE"/>
    <w:rsid w:val="00930016"/>
    <w:rsid w:val="009303A3"/>
    <w:rsid w:val="009303DF"/>
    <w:rsid w:val="00930CBF"/>
    <w:rsid w:val="0093136F"/>
    <w:rsid w:val="00931527"/>
    <w:rsid w:val="00931AEA"/>
    <w:rsid w:val="00931CD5"/>
    <w:rsid w:val="0093209F"/>
    <w:rsid w:val="00932A98"/>
    <w:rsid w:val="00932DB3"/>
    <w:rsid w:val="00932EE7"/>
    <w:rsid w:val="00933594"/>
    <w:rsid w:val="009337BC"/>
    <w:rsid w:val="00933980"/>
    <w:rsid w:val="00933B1F"/>
    <w:rsid w:val="00933C0B"/>
    <w:rsid w:val="00934292"/>
    <w:rsid w:val="00934413"/>
    <w:rsid w:val="0093445C"/>
    <w:rsid w:val="00934D9C"/>
    <w:rsid w:val="00934E76"/>
    <w:rsid w:val="00935292"/>
    <w:rsid w:val="00935462"/>
    <w:rsid w:val="009356E2"/>
    <w:rsid w:val="00935879"/>
    <w:rsid w:val="00935C43"/>
    <w:rsid w:val="00935D64"/>
    <w:rsid w:val="00935E9E"/>
    <w:rsid w:val="00935F1D"/>
    <w:rsid w:val="00936422"/>
    <w:rsid w:val="00936B67"/>
    <w:rsid w:val="00936DB2"/>
    <w:rsid w:val="0093714C"/>
    <w:rsid w:val="00937276"/>
    <w:rsid w:val="00937452"/>
    <w:rsid w:val="00937939"/>
    <w:rsid w:val="00937CAA"/>
    <w:rsid w:val="00937F3F"/>
    <w:rsid w:val="0094007D"/>
    <w:rsid w:val="009408AA"/>
    <w:rsid w:val="00940989"/>
    <w:rsid w:val="00940BA2"/>
    <w:rsid w:val="00940DFA"/>
    <w:rsid w:val="00941510"/>
    <w:rsid w:val="0094174B"/>
    <w:rsid w:val="00941B37"/>
    <w:rsid w:val="00941E13"/>
    <w:rsid w:val="009422DB"/>
    <w:rsid w:val="00942509"/>
    <w:rsid w:val="0094280C"/>
    <w:rsid w:val="0094281E"/>
    <w:rsid w:val="00942E04"/>
    <w:rsid w:val="009431D8"/>
    <w:rsid w:val="00943436"/>
    <w:rsid w:val="00943494"/>
    <w:rsid w:val="00943638"/>
    <w:rsid w:val="00943685"/>
    <w:rsid w:val="009439AE"/>
    <w:rsid w:val="009439EE"/>
    <w:rsid w:val="00943E89"/>
    <w:rsid w:val="0094401C"/>
    <w:rsid w:val="00944075"/>
    <w:rsid w:val="0094429B"/>
    <w:rsid w:val="0094464C"/>
    <w:rsid w:val="00944AE8"/>
    <w:rsid w:val="00944C6A"/>
    <w:rsid w:val="00944D5E"/>
    <w:rsid w:val="00944D8E"/>
    <w:rsid w:val="00944ED7"/>
    <w:rsid w:val="009451D2"/>
    <w:rsid w:val="00945CA6"/>
    <w:rsid w:val="00945F5E"/>
    <w:rsid w:val="00946100"/>
    <w:rsid w:val="00946CA7"/>
    <w:rsid w:val="0094793B"/>
    <w:rsid w:val="00947CED"/>
    <w:rsid w:val="0095007E"/>
    <w:rsid w:val="00950163"/>
    <w:rsid w:val="00950749"/>
    <w:rsid w:val="009509F5"/>
    <w:rsid w:val="00950B0B"/>
    <w:rsid w:val="00950E02"/>
    <w:rsid w:val="009513EC"/>
    <w:rsid w:val="00951BA9"/>
    <w:rsid w:val="00951C17"/>
    <w:rsid w:val="00951D81"/>
    <w:rsid w:val="00952519"/>
    <w:rsid w:val="0095271C"/>
    <w:rsid w:val="00952867"/>
    <w:rsid w:val="009529A6"/>
    <w:rsid w:val="00952EC9"/>
    <w:rsid w:val="0095337E"/>
    <w:rsid w:val="00953825"/>
    <w:rsid w:val="00953D16"/>
    <w:rsid w:val="00953E04"/>
    <w:rsid w:val="00953E70"/>
    <w:rsid w:val="0095425E"/>
    <w:rsid w:val="00954372"/>
    <w:rsid w:val="00954602"/>
    <w:rsid w:val="00954D96"/>
    <w:rsid w:val="009560C8"/>
    <w:rsid w:val="009560D4"/>
    <w:rsid w:val="00956A28"/>
    <w:rsid w:val="00956D4E"/>
    <w:rsid w:val="00956DE6"/>
    <w:rsid w:val="009579C8"/>
    <w:rsid w:val="00960D42"/>
    <w:rsid w:val="00961069"/>
    <w:rsid w:val="00961467"/>
    <w:rsid w:val="00961B26"/>
    <w:rsid w:val="00961D61"/>
    <w:rsid w:val="00961EB4"/>
    <w:rsid w:val="00961EFE"/>
    <w:rsid w:val="009621AB"/>
    <w:rsid w:val="0096223E"/>
    <w:rsid w:val="009626B9"/>
    <w:rsid w:val="009635C7"/>
    <w:rsid w:val="00963BC3"/>
    <w:rsid w:val="009649F0"/>
    <w:rsid w:val="00964EE9"/>
    <w:rsid w:val="009653CF"/>
    <w:rsid w:val="00965587"/>
    <w:rsid w:val="009659C8"/>
    <w:rsid w:val="009661EA"/>
    <w:rsid w:val="009665B4"/>
    <w:rsid w:val="009667AA"/>
    <w:rsid w:val="00966865"/>
    <w:rsid w:val="00967129"/>
    <w:rsid w:val="009675C6"/>
    <w:rsid w:val="00967A1A"/>
    <w:rsid w:val="00967A6A"/>
    <w:rsid w:val="00970231"/>
    <w:rsid w:val="009703B8"/>
    <w:rsid w:val="00970CE1"/>
    <w:rsid w:val="00970F9F"/>
    <w:rsid w:val="00971163"/>
    <w:rsid w:val="009720BF"/>
    <w:rsid w:val="0097221E"/>
    <w:rsid w:val="009730CB"/>
    <w:rsid w:val="009730F2"/>
    <w:rsid w:val="009733CC"/>
    <w:rsid w:val="009735E1"/>
    <w:rsid w:val="00973692"/>
    <w:rsid w:val="009738B8"/>
    <w:rsid w:val="009740AC"/>
    <w:rsid w:val="00974121"/>
    <w:rsid w:val="009744A0"/>
    <w:rsid w:val="009765D8"/>
    <w:rsid w:val="00976846"/>
    <w:rsid w:val="00976A1B"/>
    <w:rsid w:val="00976C48"/>
    <w:rsid w:val="00976D9C"/>
    <w:rsid w:val="00976F2B"/>
    <w:rsid w:val="00977269"/>
    <w:rsid w:val="00977925"/>
    <w:rsid w:val="009809A9"/>
    <w:rsid w:val="009819D0"/>
    <w:rsid w:val="00981AC2"/>
    <w:rsid w:val="00981DD4"/>
    <w:rsid w:val="00982198"/>
    <w:rsid w:val="00982DBE"/>
    <w:rsid w:val="0098328B"/>
    <w:rsid w:val="00983522"/>
    <w:rsid w:val="0098599A"/>
    <w:rsid w:val="00985A3A"/>
    <w:rsid w:val="009861E3"/>
    <w:rsid w:val="0098640E"/>
    <w:rsid w:val="0098646E"/>
    <w:rsid w:val="009869AC"/>
    <w:rsid w:val="00986A8C"/>
    <w:rsid w:val="00986AEA"/>
    <w:rsid w:val="00986EA7"/>
    <w:rsid w:val="009871B1"/>
    <w:rsid w:val="0098729D"/>
    <w:rsid w:val="0098767F"/>
    <w:rsid w:val="00987AF2"/>
    <w:rsid w:val="00987B27"/>
    <w:rsid w:val="00990447"/>
    <w:rsid w:val="009904BA"/>
    <w:rsid w:val="0099065D"/>
    <w:rsid w:val="0099084A"/>
    <w:rsid w:val="00990D70"/>
    <w:rsid w:val="00990F14"/>
    <w:rsid w:val="009912C7"/>
    <w:rsid w:val="009912DC"/>
    <w:rsid w:val="009916EF"/>
    <w:rsid w:val="009917F5"/>
    <w:rsid w:val="00992980"/>
    <w:rsid w:val="00992D26"/>
    <w:rsid w:val="0099331F"/>
    <w:rsid w:val="00993388"/>
    <w:rsid w:val="00993BED"/>
    <w:rsid w:val="00994BB0"/>
    <w:rsid w:val="009952C5"/>
    <w:rsid w:val="009952D5"/>
    <w:rsid w:val="00995D9A"/>
    <w:rsid w:val="009968B8"/>
    <w:rsid w:val="009969A3"/>
    <w:rsid w:val="0099710A"/>
    <w:rsid w:val="009975FF"/>
    <w:rsid w:val="009976DE"/>
    <w:rsid w:val="00997726"/>
    <w:rsid w:val="00997A33"/>
    <w:rsid w:val="00997EDB"/>
    <w:rsid w:val="00997F28"/>
    <w:rsid w:val="009A0105"/>
    <w:rsid w:val="009A0360"/>
    <w:rsid w:val="009A044D"/>
    <w:rsid w:val="009A0482"/>
    <w:rsid w:val="009A0541"/>
    <w:rsid w:val="009A0575"/>
    <w:rsid w:val="009A069F"/>
    <w:rsid w:val="009A0B46"/>
    <w:rsid w:val="009A0DBA"/>
    <w:rsid w:val="009A1271"/>
    <w:rsid w:val="009A137D"/>
    <w:rsid w:val="009A199E"/>
    <w:rsid w:val="009A29AF"/>
    <w:rsid w:val="009A2D27"/>
    <w:rsid w:val="009A322C"/>
    <w:rsid w:val="009A35B2"/>
    <w:rsid w:val="009A37D2"/>
    <w:rsid w:val="009A3845"/>
    <w:rsid w:val="009A44B1"/>
    <w:rsid w:val="009A4627"/>
    <w:rsid w:val="009A4D13"/>
    <w:rsid w:val="009A503A"/>
    <w:rsid w:val="009A531B"/>
    <w:rsid w:val="009A5823"/>
    <w:rsid w:val="009A5F77"/>
    <w:rsid w:val="009A6335"/>
    <w:rsid w:val="009A6377"/>
    <w:rsid w:val="009A6693"/>
    <w:rsid w:val="009A6CC8"/>
    <w:rsid w:val="009A6FED"/>
    <w:rsid w:val="009A73D5"/>
    <w:rsid w:val="009A7706"/>
    <w:rsid w:val="009A786D"/>
    <w:rsid w:val="009B0859"/>
    <w:rsid w:val="009B103B"/>
    <w:rsid w:val="009B165B"/>
    <w:rsid w:val="009B2496"/>
    <w:rsid w:val="009B2615"/>
    <w:rsid w:val="009B3F39"/>
    <w:rsid w:val="009B3F51"/>
    <w:rsid w:val="009B4810"/>
    <w:rsid w:val="009B4BA6"/>
    <w:rsid w:val="009B4D2E"/>
    <w:rsid w:val="009B4E6F"/>
    <w:rsid w:val="009B6741"/>
    <w:rsid w:val="009B6824"/>
    <w:rsid w:val="009B6DA9"/>
    <w:rsid w:val="009B7225"/>
    <w:rsid w:val="009B7308"/>
    <w:rsid w:val="009C040D"/>
    <w:rsid w:val="009C0A4B"/>
    <w:rsid w:val="009C0D3B"/>
    <w:rsid w:val="009C0FE9"/>
    <w:rsid w:val="009C100C"/>
    <w:rsid w:val="009C1081"/>
    <w:rsid w:val="009C19BB"/>
    <w:rsid w:val="009C21DC"/>
    <w:rsid w:val="009C222D"/>
    <w:rsid w:val="009C24A3"/>
    <w:rsid w:val="009C29B2"/>
    <w:rsid w:val="009C3CAD"/>
    <w:rsid w:val="009C3DE0"/>
    <w:rsid w:val="009C408F"/>
    <w:rsid w:val="009C4273"/>
    <w:rsid w:val="009C44F2"/>
    <w:rsid w:val="009C4D1C"/>
    <w:rsid w:val="009C4D46"/>
    <w:rsid w:val="009C52F9"/>
    <w:rsid w:val="009C5776"/>
    <w:rsid w:val="009C5898"/>
    <w:rsid w:val="009C62C5"/>
    <w:rsid w:val="009C630A"/>
    <w:rsid w:val="009C66C6"/>
    <w:rsid w:val="009C683A"/>
    <w:rsid w:val="009C696A"/>
    <w:rsid w:val="009C6FEF"/>
    <w:rsid w:val="009C72EF"/>
    <w:rsid w:val="009C7CBE"/>
    <w:rsid w:val="009D012F"/>
    <w:rsid w:val="009D0779"/>
    <w:rsid w:val="009D07B5"/>
    <w:rsid w:val="009D09EC"/>
    <w:rsid w:val="009D0B01"/>
    <w:rsid w:val="009D1709"/>
    <w:rsid w:val="009D17E6"/>
    <w:rsid w:val="009D1887"/>
    <w:rsid w:val="009D2425"/>
    <w:rsid w:val="009D2CA6"/>
    <w:rsid w:val="009D31C3"/>
    <w:rsid w:val="009D3259"/>
    <w:rsid w:val="009D3734"/>
    <w:rsid w:val="009D3C59"/>
    <w:rsid w:val="009D3D4A"/>
    <w:rsid w:val="009D4463"/>
    <w:rsid w:val="009D461F"/>
    <w:rsid w:val="009D4902"/>
    <w:rsid w:val="009D4906"/>
    <w:rsid w:val="009D4920"/>
    <w:rsid w:val="009D49B5"/>
    <w:rsid w:val="009D4A2B"/>
    <w:rsid w:val="009D4B7D"/>
    <w:rsid w:val="009D4D0A"/>
    <w:rsid w:val="009D4ED7"/>
    <w:rsid w:val="009D58DB"/>
    <w:rsid w:val="009D5E99"/>
    <w:rsid w:val="009D5FAD"/>
    <w:rsid w:val="009D60F3"/>
    <w:rsid w:val="009D6941"/>
    <w:rsid w:val="009D6A58"/>
    <w:rsid w:val="009D6F80"/>
    <w:rsid w:val="009D7339"/>
    <w:rsid w:val="009D7AD8"/>
    <w:rsid w:val="009D7F68"/>
    <w:rsid w:val="009E00BC"/>
    <w:rsid w:val="009E062A"/>
    <w:rsid w:val="009E0741"/>
    <w:rsid w:val="009E0F29"/>
    <w:rsid w:val="009E10A2"/>
    <w:rsid w:val="009E1857"/>
    <w:rsid w:val="009E185B"/>
    <w:rsid w:val="009E1A42"/>
    <w:rsid w:val="009E1F89"/>
    <w:rsid w:val="009E2470"/>
    <w:rsid w:val="009E2A55"/>
    <w:rsid w:val="009E2D49"/>
    <w:rsid w:val="009E3CA6"/>
    <w:rsid w:val="009E3F32"/>
    <w:rsid w:val="009E4378"/>
    <w:rsid w:val="009E44AC"/>
    <w:rsid w:val="009E455F"/>
    <w:rsid w:val="009E46CC"/>
    <w:rsid w:val="009E4E4E"/>
    <w:rsid w:val="009E50D5"/>
    <w:rsid w:val="009E5906"/>
    <w:rsid w:val="009E5C0E"/>
    <w:rsid w:val="009E5E2C"/>
    <w:rsid w:val="009E64F0"/>
    <w:rsid w:val="009E6B0B"/>
    <w:rsid w:val="009E6E6C"/>
    <w:rsid w:val="009E7186"/>
    <w:rsid w:val="009E72DC"/>
    <w:rsid w:val="009E7DB5"/>
    <w:rsid w:val="009E7F48"/>
    <w:rsid w:val="009F025E"/>
    <w:rsid w:val="009F0480"/>
    <w:rsid w:val="009F05C9"/>
    <w:rsid w:val="009F0B74"/>
    <w:rsid w:val="009F0DF8"/>
    <w:rsid w:val="009F0E03"/>
    <w:rsid w:val="009F1767"/>
    <w:rsid w:val="009F17A7"/>
    <w:rsid w:val="009F1BFD"/>
    <w:rsid w:val="009F20E5"/>
    <w:rsid w:val="009F21A7"/>
    <w:rsid w:val="009F25F6"/>
    <w:rsid w:val="009F274C"/>
    <w:rsid w:val="009F32E4"/>
    <w:rsid w:val="009F33B1"/>
    <w:rsid w:val="009F345D"/>
    <w:rsid w:val="009F3F6C"/>
    <w:rsid w:val="009F46AB"/>
    <w:rsid w:val="009F48C9"/>
    <w:rsid w:val="009F4C6B"/>
    <w:rsid w:val="009F4CF2"/>
    <w:rsid w:val="009F5118"/>
    <w:rsid w:val="009F56F8"/>
    <w:rsid w:val="009F5C3E"/>
    <w:rsid w:val="009F6012"/>
    <w:rsid w:val="009F64D9"/>
    <w:rsid w:val="009F7669"/>
    <w:rsid w:val="009F767C"/>
    <w:rsid w:val="00A00173"/>
    <w:rsid w:val="00A01868"/>
    <w:rsid w:val="00A01B35"/>
    <w:rsid w:val="00A01B8D"/>
    <w:rsid w:val="00A01E1E"/>
    <w:rsid w:val="00A0250A"/>
    <w:rsid w:val="00A02AE5"/>
    <w:rsid w:val="00A03CB5"/>
    <w:rsid w:val="00A0448E"/>
    <w:rsid w:val="00A0501C"/>
    <w:rsid w:val="00A0599F"/>
    <w:rsid w:val="00A05B5D"/>
    <w:rsid w:val="00A05FE6"/>
    <w:rsid w:val="00A06062"/>
    <w:rsid w:val="00A06774"/>
    <w:rsid w:val="00A06F39"/>
    <w:rsid w:val="00A07E00"/>
    <w:rsid w:val="00A07FE0"/>
    <w:rsid w:val="00A100A5"/>
    <w:rsid w:val="00A10267"/>
    <w:rsid w:val="00A10ED7"/>
    <w:rsid w:val="00A110BD"/>
    <w:rsid w:val="00A113A9"/>
    <w:rsid w:val="00A12407"/>
    <w:rsid w:val="00A1297E"/>
    <w:rsid w:val="00A12996"/>
    <w:rsid w:val="00A12B5F"/>
    <w:rsid w:val="00A13410"/>
    <w:rsid w:val="00A13B61"/>
    <w:rsid w:val="00A13E38"/>
    <w:rsid w:val="00A13F71"/>
    <w:rsid w:val="00A145AE"/>
    <w:rsid w:val="00A1484D"/>
    <w:rsid w:val="00A14F24"/>
    <w:rsid w:val="00A15211"/>
    <w:rsid w:val="00A1577B"/>
    <w:rsid w:val="00A1587D"/>
    <w:rsid w:val="00A15F7B"/>
    <w:rsid w:val="00A1691A"/>
    <w:rsid w:val="00A17261"/>
    <w:rsid w:val="00A17C7F"/>
    <w:rsid w:val="00A17CEA"/>
    <w:rsid w:val="00A17D47"/>
    <w:rsid w:val="00A2001D"/>
    <w:rsid w:val="00A20090"/>
    <w:rsid w:val="00A20356"/>
    <w:rsid w:val="00A2041C"/>
    <w:rsid w:val="00A218B2"/>
    <w:rsid w:val="00A22063"/>
    <w:rsid w:val="00A223FF"/>
    <w:rsid w:val="00A22656"/>
    <w:rsid w:val="00A22B9A"/>
    <w:rsid w:val="00A22C0E"/>
    <w:rsid w:val="00A22CF9"/>
    <w:rsid w:val="00A234FC"/>
    <w:rsid w:val="00A23684"/>
    <w:rsid w:val="00A236C2"/>
    <w:rsid w:val="00A23A9B"/>
    <w:rsid w:val="00A23C7F"/>
    <w:rsid w:val="00A24D65"/>
    <w:rsid w:val="00A25107"/>
    <w:rsid w:val="00A2512A"/>
    <w:rsid w:val="00A2513E"/>
    <w:rsid w:val="00A25723"/>
    <w:rsid w:val="00A2610B"/>
    <w:rsid w:val="00A26151"/>
    <w:rsid w:val="00A2736C"/>
    <w:rsid w:val="00A2739E"/>
    <w:rsid w:val="00A30063"/>
    <w:rsid w:val="00A300CA"/>
    <w:rsid w:val="00A3015B"/>
    <w:rsid w:val="00A305D7"/>
    <w:rsid w:val="00A30823"/>
    <w:rsid w:val="00A30B11"/>
    <w:rsid w:val="00A31057"/>
    <w:rsid w:val="00A31337"/>
    <w:rsid w:val="00A31BB3"/>
    <w:rsid w:val="00A31EDF"/>
    <w:rsid w:val="00A32C60"/>
    <w:rsid w:val="00A32DAC"/>
    <w:rsid w:val="00A34D72"/>
    <w:rsid w:val="00A34F8B"/>
    <w:rsid w:val="00A351E5"/>
    <w:rsid w:val="00A3531C"/>
    <w:rsid w:val="00A35558"/>
    <w:rsid w:val="00A35666"/>
    <w:rsid w:val="00A357BC"/>
    <w:rsid w:val="00A35B3F"/>
    <w:rsid w:val="00A35C3D"/>
    <w:rsid w:val="00A35C4D"/>
    <w:rsid w:val="00A35F2E"/>
    <w:rsid w:val="00A36649"/>
    <w:rsid w:val="00A36B56"/>
    <w:rsid w:val="00A37659"/>
    <w:rsid w:val="00A3772C"/>
    <w:rsid w:val="00A379C1"/>
    <w:rsid w:val="00A37D80"/>
    <w:rsid w:val="00A37F71"/>
    <w:rsid w:val="00A40487"/>
    <w:rsid w:val="00A4048D"/>
    <w:rsid w:val="00A4075F"/>
    <w:rsid w:val="00A4097B"/>
    <w:rsid w:val="00A40B89"/>
    <w:rsid w:val="00A40EDE"/>
    <w:rsid w:val="00A411D4"/>
    <w:rsid w:val="00A41527"/>
    <w:rsid w:val="00A416C2"/>
    <w:rsid w:val="00A41FE0"/>
    <w:rsid w:val="00A420BF"/>
    <w:rsid w:val="00A420EA"/>
    <w:rsid w:val="00A42139"/>
    <w:rsid w:val="00A42319"/>
    <w:rsid w:val="00A42BF4"/>
    <w:rsid w:val="00A42C7C"/>
    <w:rsid w:val="00A42D03"/>
    <w:rsid w:val="00A42DC9"/>
    <w:rsid w:val="00A42E98"/>
    <w:rsid w:val="00A4393C"/>
    <w:rsid w:val="00A43966"/>
    <w:rsid w:val="00A439C7"/>
    <w:rsid w:val="00A43BC9"/>
    <w:rsid w:val="00A440FE"/>
    <w:rsid w:val="00A446C4"/>
    <w:rsid w:val="00A44FB9"/>
    <w:rsid w:val="00A45338"/>
    <w:rsid w:val="00A4594A"/>
    <w:rsid w:val="00A46087"/>
    <w:rsid w:val="00A466D9"/>
    <w:rsid w:val="00A466DC"/>
    <w:rsid w:val="00A46745"/>
    <w:rsid w:val="00A46BF7"/>
    <w:rsid w:val="00A46FA0"/>
    <w:rsid w:val="00A47059"/>
    <w:rsid w:val="00A471CE"/>
    <w:rsid w:val="00A479EB"/>
    <w:rsid w:val="00A47A1B"/>
    <w:rsid w:val="00A47C53"/>
    <w:rsid w:val="00A500DF"/>
    <w:rsid w:val="00A50253"/>
    <w:rsid w:val="00A506EC"/>
    <w:rsid w:val="00A50996"/>
    <w:rsid w:val="00A50CAF"/>
    <w:rsid w:val="00A51370"/>
    <w:rsid w:val="00A514D6"/>
    <w:rsid w:val="00A51730"/>
    <w:rsid w:val="00A51C25"/>
    <w:rsid w:val="00A51EF8"/>
    <w:rsid w:val="00A5216F"/>
    <w:rsid w:val="00A52517"/>
    <w:rsid w:val="00A52799"/>
    <w:rsid w:val="00A527C0"/>
    <w:rsid w:val="00A527E6"/>
    <w:rsid w:val="00A5284F"/>
    <w:rsid w:val="00A53297"/>
    <w:rsid w:val="00A5330C"/>
    <w:rsid w:val="00A5388C"/>
    <w:rsid w:val="00A54520"/>
    <w:rsid w:val="00A54875"/>
    <w:rsid w:val="00A54A52"/>
    <w:rsid w:val="00A54F5B"/>
    <w:rsid w:val="00A54F6F"/>
    <w:rsid w:val="00A550D5"/>
    <w:rsid w:val="00A551DC"/>
    <w:rsid w:val="00A55619"/>
    <w:rsid w:val="00A55641"/>
    <w:rsid w:val="00A5565B"/>
    <w:rsid w:val="00A55779"/>
    <w:rsid w:val="00A5630A"/>
    <w:rsid w:val="00A5637D"/>
    <w:rsid w:val="00A563A6"/>
    <w:rsid w:val="00A56632"/>
    <w:rsid w:val="00A5665F"/>
    <w:rsid w:val="00A5690C"/>
    <w:rsid w:val="00A575D8"/>
    <w:rsid w:val="00A57D48"/>
    <w:rsid w:val="00A60AD9"/>
    <w:rsid w:val="00A60C54"/>
    <w:rsid w:val="00A60E85"/>
    <w:rsid w:val="00A60ED1"/>
    <w:rsid w:val="00A60EE3"/>
    <w:rsid w:val="00A611BD"/>
    <w:rsid w:val="00A612BE"/>
    <w:rsid w:val="00A6241B"/>
    <w:rsid w:val="00A62479"/>
    <w:rsid w:val="00A625EC"/>
    <w:rsid w:val="00A626C4"/>
    <w:rsid w:val="00A630B8"/>
    <w:rsid w:val="00A6360C"/>
    <w:rsid w:val="00A6387B"/>
    <w:rsid w:val="00A638DC"/>
    <w:rsid w:val="00A63D58"/>
    <w:rsid w:val="00A6482B"/>
    <w:rsid w:val="00A651A4"/>
    <w:rsid w:val="00A661DB"/>
    <w:rsid w:val="00A66514"/>
    <w:rsid w:val="00A667C6"/>
    <w:rsid w:val="00A66C8A"/>
    <w:rsid w:val="00A67031"/>
    <w:rsid w:val="00A67130"/>
    <w:rsid w:val="00A67218"/>
    <w:rsid w:val="00A672DA"/>
    <w:rsid w:val="00A6769D"/>
    <w:rsid w:val="00A676DB"/>
    <w:rsid w:val="00A67931"/>
    <w:rsid w:val="00A701CD"/>
    <w:rsid w:val="00A704FA"/>
    <w:rsid w:val="00A709FE"/>
    <w:rsid w:val="00A70B4F"/>
    <w:rsid w:val="00A70DF6"/>
    <w:rsid w:val="00A7148B"/>
    <w:rsid w:val="00A7168A"/>
    <w:rsid w:val="00A71780"/>
    <w:rsid w:val="00A71B51"/>
    <w:rsid w:val="00A7211F"/>
    <w:rsid w:val="00A7257F"/>
    <w:rsid w:val="00A72A02"/>
    <w:rsid w:val="00A7339C"/>
    <w:rsid w:val="00A733CE"/>
    <w:rsid w:val="00A736E9"/>
    <w:rsid w:val="00A742AE"/>
    <w:rsid w:val="00A7439C"/>
    <w:rsid w:val="00A747E9"/>
    <w:rsid w:val="00A74A58"/>
    <w:rsid w:val="00A75125"/>
    <w:rsid w:val="00A7517B"/>
    <w:rsid w:val="00A758CD"/>
    <w:rsid w:val="00A75DBE"/>
    <w:rsid w:val="00A76A46"/>
    <w:rsid w:val="00A76B1D"/>
    <w:rsid w:val="00A77827"/>
    <w:rsid w:val="00A77B79"/>
    <w:rsid w:val="00A80292"/>
    <w:rsid w:val="00A80ADE"/>
    <w:rsid w:val="00A812A4"/>
    <w:rsid w:val="00A81625"/>
    <w:rsid w:val="00A81F13"/>
    <w:rsid w:val="00A8204A"/>
    <w:rsid w:val="00A8236E"/>
    <w:rsid w:val="00A8282A"/>
    <w:rsid w:val="00A833A4"/>
    <w:rsid w:val="00A83915"/>
    <w:rsid w:val="00A83EA6"/>
    <w:rsid w:val="00A84522"/>
    <w:rsid w:val="00A848B5"/>
    <w:rsid w:val="00A84D7F"/>
    <w:rsid w:val="00A84F61"/>
    <w:rsid w:val="00A8518C"/>
    <w:rsid w:val="00A8529E"/>
    <w:rsid w:val="00A854B2"/>
    <w:rsid w:val="00A85B0B"/>
    <w:rsid w:val="00A85C95"/>
    <w:rsid w:val="00A85D22"/>
    <w:rsid w:val="00A8626A"/>
    <w:rsid w:val="00A8681A"/>
    <w:rsid w:val="00A8695C"/>
    <w:rsid w:val="00A86A6A"/>
    <w:rsid w:val="00A86D0A"/>
    <w:rsid w:val="00A86EC8"/>
    <w:rsid w:val="00A87010"/>
    <w:rsid w:val="00A8718D"/>
    <w:rsid w:val="00A871BA"/>
    <w:rsid w:val="00A87C6A"/>
    <w:rsid w:val="00A87F2E"/>
    <w:rsid w:val="00A901E7"/>
    <w:rsid w:val="00A90445"/>
    <w:rsid w:val="00A9174C"/>
    <w:rsid w:val="00A91878"/>
    <w:rsid w:val="00A9188B"/>
    <w:rsid w:val="00A91B02"/>
    <w:rsid w:val="00A91ECC"/>
    <w:rsid w:val="00A92281"/>
    <w:rsid w:val="00A92F4A"/>
    <w:rsid w:val="00A93493"/>
    <w:rsid w:val="00A936E8"/>
    <w:rsid w:val="00A94142"/>
    <w:rsid w:val="00A94571"/>
    <w:rsid w:val="00A94623"/>
    <w:rsid w:val="00A947EA"/>
    <w:rsid w:val="00A94ABA"/>
    <w:rsid w:val="00A94BF9"/>
    <w:rsid w:val="00A9544C"/>
    <w:rsid w:val="00A95501"/>
    <w:rsid w:val="00A95A17"/>
    <w:rsid w:val="00A95DD3"/>
    <w:rsid w:val="00A95F27"/>
    <w:rsid w:val="00A96168"/>
    <w:rsid w:val="00A963C5"/>
    <w:rsid w:val="00A96406"/>
    <w:rsid w:val="00A967F4"/>
    <w:rsid w:val="00A96EE4"/>
    <w:rsid w:val="00A97380"/>
    <w:rsid w:val="00A97439"/>
    <w:rsid w:val="00A9785C"/>
    <w:rsid w:val="00AA00C9"/>
    <w:rsid w:val="00AA065F"/>
    <w:rsid w:val="00AA06E4"/>
    <w:rsid w:val="00AA087B"/>
    <w:rsid w:val="00AA1872"/>
    <w:rsid w:val="00AA2695"/>
    <w:rsid w:val="00AA2836"/>
    <w:rsid w:val="00AA31BF"/>
    <w:rsid w:val="00AA3661"/>
    <w:rsid w:val="00AA42FB"/>
    <w:rsid w:val="00AA42FD"/>
    <w:rsid w:val="00AA48EF"/>
    <w:rsid w:val="00AA5192"/>
    <w:rsid w:val="00AA61E7"/>
    <w:rsid w:val="00AA6251"/>
    <w:rsid w:val="00AA683B"/>
    <w:rsid w:val="00AA6ECB"/>
    <w:rsid w:val="00AA7073"/>
    <w:rsid w:val="00AA7276"/>
    <w:rsid w:val="00AA7959"/>
    <w:rsid w:val="00AA7E82"/>
    <w:rsid w:val="00AA7EF3"/>
    <w:rsid w:val="00AB0011"/>
    <w:rsid w:val="00AB020D"/>
    <w:rsid w:val="00AB0303"/>
    <w:rsid w:val="00AB06C7"/>
    <w:rsid w:val="00AB09E5"/>
    <w:rsid w:val="00AB132F"/>
    <w:rsid w:val="00AB1345"/>
    <w:rsid w:val="00AB1B14"/>
    <w:rsid w:val="00AB1C12"/>
    <w:rsid w:val="00AB1F16"/>
    <w:rsid w:val="00AB1FBA"/>
    <w:rsid w:val="00AB2054"/>
    <w:rsid w:val="00AB240E"/>
    <w:rsid w:val="00AB28A9"/>
    <w:rsid w:val="00AB2974"/>
    <w:rsid w:val="00AB2995"/>
    <w:rsid w:val="00AB3330"/>
    <w:rsid w:val="00AB3556"/>
    <w:rsid w:val="00AB3FA9"/>
    <w:rsid w:val="00AB4682"/>
    <w:rsid w:val="00AB47CD"/>
    <w:rsid w:val="00AB54EA"/>
    <w:rsid w:val="00AB5774"/>
    <w:rsid w:val="00AB589A"/>
    <w:rsid w:val="00AB5E7D"/>
    <w:rsid w:val="00AB68A8"/>
    <w:rsid w:val="00AB68E0"/>
    <w:rsid w:val="00AB6DB9"/>
    <w:rsid w:val="00AB76DC"/>
    <w:rsid w:val="00AC014F"/>
    <w:rsid w:val="00AC0E5E"/>
    <w:rsid w:val="00AC1026"/>
    <w:rsid w:val="00AC11B6"/>
    <w:rsid w:val="00AC1BC2"/>
    <w:rsid w:val="00AC1FC4"/>
    <w:rsid w:val="00AC22DE"/>
    <w:rsid w:val="00AC2348"/>
    <w:rsid w:val="00AC28E1"/>
    <w:rsid w:val="00AC2D67"/>
    <w:rsid w:val="00AC2F7C"/>
    <w:rsid w:val="00AC3053"/>
    <w:rsid w:val="00AC30EF"/>
    <w:rsid w:val="00AC3236"/>
    <w:rsid w:val="00AC4193"/>
    <w:rsid w:val="00AC453F"/>
    <w:rsid w:val="00AC4617"/>
    <w:rsid w:val="00AC50E1"/>
    <w:rsid w:val="00AC51A7"/>
    <w:rsid w:val="00AC5AE7"/>
    <w:rsid w:val="00AC5ED8"/>
    <w:rsid w:val="00AC67DE"/>
    <w:rsid w:val="00AC6EAD"/>
    <w:rsid w:val="00AC7434"/>
    <w:rsid w:val="00AC7A17"/>
    <w:rsid w:val="00AD06D0"/>
    <w:rsid w:val="00AD08AB"/>
    <w:rsid w:val="00AD0AF1"/>
    <w:rsid w:val="00AD0B48"/>
    <w:rsid w:val="00AD1074"/>
    <w:rsid w:val="00AD16E4"/>
    <w:rsid w:val="00AD1ADF"/>
    <w:rsid w:val="00AD1BA5"/>
    <w:rsid w:val="00AD1DF6"/>
    <w:rsid w:val="00AD1E34"/>
    <w:rsid w:val="00AD2082"/>
    <w:rsid w:val="00AD229F"/>
    <w:rsid w:val="00AD2358"/>
    <w:rsid w:val="00AD24A1"/>
    <w:rsid w:val="00AD2634"/>
    <w:rsid w:val="00AD2BB3"/>
    <w:rsid w:val="00AD2E19"/>
    <w:rsid w:val="00AD2EB8"/>
    <w:rsid w:val="00AD326B"/>
    <w:rsid w:val="00AD34A9"/>
    <w:rsid w:val="00AD3A6A"/>
    <w:rsid w:val="00AD4E0F"/>
    <w:rsid w:val="00AD615A"/>
    <w:rsid w:val="00AD68D7"/>
    <w:rsid w:val="00AD6949"/>
    <w:rsid w:val="00AD6B29"/>
    <w:rsid w:val="00AE00EC"/>
    <w:rsid w:val="00AE0119"/>
    <w:rsid w:val="00AE04D6"/>
    <w:rsid w:val="00AE0DF9"/>
    <w:rsid w:val="00AE0E55"/>
    <w:rsid w:val="00AE1121"/>
    <w:rsid w:val="00AE14BA"/>
    <w:rsid w:val="00AE19CB"/>
    <w:rsid w:val="00AE1EE9"/>
    <w:rsid w:val="00AE27DA"/>
    <w:rsid w:val="00AE29BF"/>
    <w:rsid w:val="00AE2E8A"/>
    <w:rsid w:val="00AE306A"/>
    <w:rsid w:val="00AE3206"/>
    <w:rsid w:val="00AE344F"/>
    <w:rsid w:val="00AE36D2"/>
    <w:rsid w:val="00AE3802"/>
    <w:rsid w:val="00AE39AD"/>
    <w:rsid w:val="00AE3CE5"/>
    <w:rsid w:val="00AE497A"/>
    <w:rsid w:val="00AE4B8E"/>
    <w:rsid w:val="00AE4FCF"/>
    <w:rsid w:val="00AE5209"/>
    <w:rsid w:val="00AE572B"/>
    <w:rsid w:val="00AE584A"/>
    <w:rsid w:val="00AE5B43"/>
    <w:rsid w:val="00AE5B46"/>
    <w:rsid w:val="00AE6CC8"/>
    <w:rsid w:val="00AE7286"/>
    <w:rsid w:val="00AE72B2"/>
    <w:rsid w:val="00AE72F5"/>
    <w:rsid w:val="00AE7650"/>
    <w:rsid w:val="00AE774A"/>
    <w:rsid w:val="00AE7A70"/>
    <w:rsid w:val="00AE7B14"/>
    <w:rsid w:val="00AE7CC4"/>
    <w:rsid w:val="00AF0080"/>
    <w:rsid w:val="00AF04D8"/>
    <w:rsid w:val="00AF0B2B"/>
    <w:rsid w:val="00AF0BA1"/>
    <w:rsid w:val="00AF127D"/>
    <w:rsid w:val="00AF187C"/>
    <w:rsid w:val="00AF19E9"/>
    <w:rsid w:val="00AF1B36"/>
    <w:rsid w:val="00AF1CE4"/>
    <w:rsid w:val="00AF2239"/>
    <w:rsid w:val="00AF2601"/>
    <w:rsid w:val="00AF27BF"/>
    <w:rsid w:val="00AF2C70"/>
    <w:rsid w:val="00AF32E9"/>
    <w:rsid w:val="00AF3783"/>
    <w:rsid w:val="00AF37A1"/>
    <w:rsid w:val="00AF3D3D"/>
    <w:rsid w:val="00AF4BF9"/>
    <w:rsid w:val="00AF56FF"/>
    <w:rsid w:val="00AF584A"/>
    <w:rsid w:val="00AF5D13"/>
    <w:rsid w:val="00AF61F6"/>
    <w:rsid w:val="00AF653A"/>
    <w:rsid w:val="00AF6625"/>
    <w:rsid w:val="00AF676D"/>
    <w:rsid w:val="00AF7097"/>
    <w:rsid w:val="00AF730F"/>
    <w:rsid w:val="00AF746A"/>
    <w:rsid w:val="00AF768B"/>
    <w:rsid w:val="00AF780F"/>
    <w:rsid w:val="00AF7B70"/>
    <w:rsid w:val="00B0001F"/>
    <w:rsid w:val="00B000E6"/>
    <w:rsid w:val="00B00318"/>
    <w:rsid w:val="00B0049C"/>
    <w:rsid w:val="00B01294"/>
    <w:rsid w:val="00B01483"/>
    <w:rsid w:val="00B0155E"/>
    <w:rsid w:val="00B01DD1"/>
    <w:rsid w:val="00B02AC7"/>
    <w:rsid w:val="00B02BBF"/>
    <w:rsid w:val="00B02D0D"/>
    <w:rsid w:val="00B02EE4"/>
    <w:rsid w:val="00B02FBE"/>
    <w:rsid w:val="00B03B0B"/>
    <w:rsid w:val="00B03FEE"/>
    <w:rsid w:val="00B0411D"/>
    <w:rsid w:val="00B0446C"/>
    <w:rsid w:val="00B04522"/>
    <w:rsid w:val="00B04729"/>
    <w:rsid w:val="00B048AA"/>
    <w:rsid w:val="00B04B66"/>
    <w:rsid w:val="00B0545B"/>
    <w:rsid w:val="00B054A1"/>
    <w:rsid w:val="00B05DAD"/>
    <w:rsid w:val="00B063E9"/>
    <w:rsid w:val="00B066DB"/>
    <w:rsid w:val="00B0678B"/>
    <w:rsid w:val="00B06D54"/>
    <w:rsid w:val="00B073EA"/>
    <w:rsid w:val="00B07931"/>
    <w:rsid w:val="00B07E29"/>
    <w:rsid w:val="00B1015A"/>
    <w:rsid w:val="00B103CB"/>
    <w:rsid w:val="00B107EE"/>
    <w:rsid w:val="00B10B86"/>
    <w:rsid w:val="00B1148A"/>
    <w:rsid w:val="00B11569"/>
    <w:rsid w:val="00B11828"/>
    <w:rsid w:val="00B11AC1"/>
    <w:rsid w:val="00B12203"/>
    <w:rsid w:val="00B12323"/>
    <w:rsid w:val="00B12901"/>
    <w:rsid w:val="00B12B9C"/>
    <w:rsid w:val="00B12C1A"/>
    <w:rsid w:val="00B131D7"/>
    <w:rsid w:val="00B1378D"/>
    <w:rsid w:val="00B13ED3"/>
    <w:rsid w:val="00B14AA8"/>
    <w:rsid w:val="00B14AE5"/>
    <w:rsid w:val="00B14D29"/>
    <w:rsid w:val="00B14DB6"/>
    <w:rsid w:val="00B1551E"/>
    <w:rsid w:val="00B15AA1"/>
    <w:rsid w:val="00B15F9B"/>
    <w:rsid w:val="00B16172"/>
    <w:rsid w:val="00B168E9"/>
    <w:rsid w:val="00B21019"/>
    <w:rsid w:val="00B21031"/>
    <w:rsid w:val="00B211E5"/>
    <w:rsid w:val="00B21A73"/>
    <w:rsid w:val="00B21AC3"/>
    <w:rsid w:val="00B21C89"/>
    <w:rsid w:val="00B21E37"/>
    <w:rsid w:val="00B21F84"/>
    <w:rsid w:val="00B22246"/>
    <w:rsid w:val="00B22405"/>
    <w:rsid w:val="00B2285D"/>
    <w:rsid w:val="00B22B7C"/>
    <w:rsid w:val="00B230FA"/>
    <w:rsid w:val="00B23416"/>
    <w:rsid w:val="00B236C6"/>
    <w:rsid w:val="00B23B35"/>
    <w:rsid w:val="00B23C79"/>
    <w:rsid w:val="00B243E0"/>
    <w:rsid w:val="00B24A53"/>
    <w:rsid w:val="00B24BC6"/>
    <w:rsid w:val="00B25590"/>
    <w:rsid w:val="00B258F3"/>
    <w:rsid w:val="00B25AE4"/>
    <w:rsid w:val="00B25E7F"/>
    <w:rsid w:val="00B26294"/>
    <w:rsid w:val="00B2631E"/>
    <w:rsid w:val="00B2690E"/>
    <w:rsid w:val="00B26B0E"/>
    <w:rsid w:val="00B27046"/>
    <w:rsid w:val="00B301B5"/>
    <w:rsid w:val="00B3122A"/>
    <w:rsid w:val="00B31661"/>
    <w:rsid w:val="00B31CCE"/>
    <w:rsid w:val="00B321FD"/>
    <w:rsid w:val="00B32335"/>
    <w:rsid w:val="00B327E0"/>
    <w:rsid w:val="00B33128"/>
    <w:rsid w:val="00B33593"/>
    <w:rsid w:val="00B33B12"/>
    <w:rsid w:val="00B33BED"/>
    <w:rsid w:val="00B33E40"/>
    <w:rsid w:val="00B34065"/>
    <w:rsid w:val="00B34EC2"/>
    <w:rsid w:val="00B35048"/>
    <w:rsid w:val="00B351A0"/>
    <w:rsid w:val="00B35419"/>
    <w:rsid w:val="00B3569D"/>
    <w:rsid w:val="00B357D1"/>
    <w:rsid w:val="00B35F66"/>
    <w:rsid w:val="00B360B0"/>
    <w:rsid w:val="00B36436"/>
    <w:rsid w:val="00B36A71"/>
    <w:rsid w:val="00B36AB1"/>
    <w:rsid w:val="00B36FAD"/>
    <w:rsid w:val="00B376D0"/>
    <w:rsid w:val="00B379BE"/>
    <w:rsid w:val="00B37D26"/>
    <w:rsid w:val="00B37D68"/>
    <w:rsid w:val="00B37E61"/>
    <w:rsid w:val="00B4005C"/>
    <w:rsid w:val="00B409AC"/>
    <w:rsid w:val="00B40E03"/>
    <w:rsid w:val="00B40F83"/>
    <w:rsid w:val="00B4108B"/>
    <w:rsid w:val="00B4110A"/>
    <w:rsid w:val="00B42199"/>
    <w:rsid w:val="00B42458"/>
    <w:rsid w:val="00B4263D"/>
    <w:rsid w:val="00B42DBF"/>
    <w:rsid w:val="00B42ED3"/>
    <w:rsid w:val="00B440CB"/>
    <w:rsid w:val="00B440E9"/>
    <w:rsid w:val="00B4437A"/>
    <w:rsid w:val="00B4451D"/>
    <w:rsid w:val="00B448B6"/>
    <w:rsid w:val="00B44F6E"/>
    <w:rsid w:val="00B45030"/>
    <w:rsid w:val="00B45265"/>
    <w:rsid w:val="00B45776"/>
    <w:rsid w:val="00B45AEF"/>
    <w:rsid w:val="00B45B9B"/>
    <w:rsid w:val="00B45C84"/>
    <w:rsid w:val="00B45DB4"/>
    <w:rsid w:val="00B45E85"/>
    <w:rsid w:val="00B466A3"/>
    <w:rsid w:val="00B466B7"/>
    <w:rsid w:val="00B46720"/>
    <w:rsid w:val="00B500C8"/>
    <w:rsid w:val="00B50690"/>
    <w:rsid w:val="00B50B22"/>
    <w:rsid w:val="00B50F64"/>
    <w:rsid w:val="00B516C2"/>
    <w:rsid w:val="00B5180F"/>
    <w:rsid w:val="00B520CA"/>
    <w:rsid w:val="00B52107"/>
    <w:rsid w:val="00B5219E"/>
    <w:rsid w:val="00B522D3"/>
    <w:rsid w:val="00B52561"/>
    <w:rsid w:val="00B52582"/>
    <w:rsid w:val="00B5297E"/>
    <w:rsid w:val="00B52E38"/>
    <w:rsid w:val="00B52F30"/>
    <w:rsid w:val="00B54427"/>
    <w:rsid w:val="00B565FD"/>
    <w:rsid w:val="00B5666E"/>
    <w:rsid w:val="00B56682"/>
    <w:rsid w:val="00B56D14"/>
    <w:rsid w:val="00B56D95"/>
    <w:rsid w:val="00B57688"/>
    <w:rsid w:val="00B57DAC"/>
    <w:rsid w:val="00B600C2"/>
    <w:rsid w:val="00B60587"/>
    <w:rsid w:val="00B60742"/>
    <w:rsid w:val="00B60B9A"/>
    <w:rsid w:val="00B60CA5"/>
    <w:rsid w:val="00B610B2"/>
    <w:rsid w:val="00B613AB"/>
    <w:rsid w:val="00B613E8"/>
    <w:rsid w:val="00B6170D"/>
    <w:rsid w:val="00B6205A"/>
    <w:rsid w:val="00B621B8"/>
    <w:rsid w:val="00B62400"/>
    <w:rsid w:val="00B62506"/>
    <w:rsid w:val="00B62602"/>
    <w:rsid w:val="00B626D1"/>
    <w:rsid w:val="00B62CED"/>
    <w:rsid w:val="00B62CF1"/>
    <w:rsid w:val="00B62DE6"/>
    <w:rsid w:val="00B632E2"/>
    <w:rsid w:val="00B63532"/>
    <w:rsid w:val="00B639BF"/>
    <w:rsid w:val="00B6415F"/>
    <w:rsid w:val="00B644C4"/>
    <w:rsid w:val="00B647B5"/>
    <w:rsid w:val="00B647B6"/>
    <w:rsid w:val="00B65028"/>
    <w:rsid w:val="00B65944"/>
    <w:rsid w:val="00B65A88"/>
    <w:rsid w:val="00B65DC2"/>
    <w:rsid w:val="00B660D3"/>
    <w:rsid w:val="00B6623F"/>
    <w:rsid w:val="00B664BE"/>
    <w:rsid w:val="00B67354"/>
    <w:rsid w:val="00B70062"/>
    <w:rsid w:val="00B7028A"/>
    <w:rsid w:val="00B70295"/>
    <w:rsid w:val="00B702E4"/>
    <w:rsid w:val="00B70659"/>
    <w:rsid w:val="00B70CD2"/>
    <w:rsid w:val="00B70E38"/>
    <w:rsid w:val="00B7160B"/>
    <w:rsid w:val="00B7192D"/>
    <w:rsid w:val="00B71B14"/>
    <w:rsid w:val="00B71C0E"/>
    <w:rsid w:val="00B71D43"/>
    <w:rsid w:val="00B7233B"/>
    <w:rsid w:val="00B723A0"/>
    <w:rsid w:val="00B72613"/>
    <w:rsid w:val="00B7276D"/>
    <w:rsid w:val="00B727D6"/>
    <w:rsid w:val="00B7287B"/>
    <w:rsid w:val="00B72A44"/>
    <w:rsid w:val="00B72BC7"/>
    <w:rsid w:val="00B72FDB"/>
    <w:rsid w:val="00B730EA"/>
    <w:rsid w:val="00B7326D"/>
    <w:rsid w:val="00B73F4F"/>
    <w:rsid w:val="00B7525E"/>
    <w:rsid w:val="00B759B6"/>
    <w:rsid w:val="00B7630A"/>
    <w:rsid w:val="00B7668A"/>
    <w:rsid w:val="00B76B45"/>
    <w:rsid w:val="00B7785A"/>
    <w:rsid w:val="00B8003F"/>
    <w:rsid w:val="00B80B3F"/>
    <w:rsid w:val="00B80D70"/>
    <w:rsid w:val="00B814E8"/>
    <w:rsid w:val="00B8180C"/>
    <w:rsid w:val="00B81CDA"/>
    <w:rsid w:val="00B825DB"/>
    <w:rsid w:val="00B829C1"/>
    <w:rsid w:val="00B83238"/>
    <w:rsid w:val="00B83358"/>
    <w:rsid w:val="00B83456"/>
    <w:rsid w:val="00B838CB"/>
    <w:rsid w:val="00B841B6"/>
    <w:rsid w:val="00B8433C"/>
    <w:rsid w:val="00B846D8"/>
    <w:rsid w:val="00B84CC9"/>
    <w:rsid w:val="00B84E09"/>
    <w:rsid w:val="00B86B19"/>
    <w:rsid w:val="00B86E5C"/>
    <w:rsid w:val="00B8711D"/>
    <w:rsid w:val="00B87324"/>
    <w:rsid w:val="00B9034D"/>
    <w:rsid w:val="00B906FC"/>
    <w:rsid w:val="00B90BFB"/>
    <w:rsid w:val="00B90D11"/>
    <w:rsid w:val="00B90F56"/>
    <w:rsid w:val="00B91A18"/>
    <w:rsid w:val="00B91EC7"/>
    <w:rsid w:val="00B92865"/>
    <w:rsid w:val="00B92C93"/>
    <w:rsid w:val="00B92CDD"/>
    <w:rsid w:val="00B930E4"/>
    <w:rsid w:val="00B94568"/>
    <w:rsid w:val="00B94DDD"/>
    <w:rsid w:val="00B954B3"/>
    <w:rsid w:val="00B95B48"/>
    <w:rsid w:val="00B9622A"/>
    <w:rsid w:val="00B9682B"/>
    <w:rsid w:val="00B96B74"/>
    <w:rsid w:val="00B96C93"/>
    <w:rsid w:val="00B974D8"/>
    <w:rsid w:val="00B97677"/>
    <w:rsid w:val="00B9777B"/>
    <w:rsid w:val="00BA0032"/>
    <w:rsid w:val="00BA0085"/>
    <w:rsid w:val="00BA01D5"/>
    <w:rsid w:val="00BA01F5"/>
    <w:rsid w:val="00BA16C3"/>
    <w:rsid w:val="00BA1997"/>
    <w:rsid w:val="00BA1CA8"/>
    <w:rsid w:val="00BA2942"/>
    <w:rsid w:val="00BA2DF1"/>
    <w:rsid w:val="00BA3817"/>
    <w:rsid w:val="00BA3920"/>
    <w:rsid w:val="00BA3F3C"/>
    <w:rsid w:val="00BA4D85"/>
    <w:rsid w:val="00BA4DDA"/>
    <w:rsid w:val="00BA4F9F"/>
    <w:rsid w:val="00BA51B8"/>
    <w:rsid w:val="00BA54BE"/>
    <w:rsid w:val="00BA55E6"/>
    <w:rsid w:val="00BA58C9"/>
    <w:rsid w:val="00BA6BD4"/>
    <w:rsid w:val="00BA6CFB"/>
    <w:rsid w:val="00BA6E44"/>
    <w:rsid w:val="00BA71BC"/>
    <w:rsid w:val="00BA71EB"/>
    <w:rsid w:val="00BA7474"/>
    <w:rsid w:val="00BA7482"/>
    <w:rsid w:val="00BA7662"/>
    <w:rsid w:val="00BA76E6"/>
    <w:rsid w:val="00BA77CB"/>
    <w:rsid w:val="00BA781E"/>
    <w:rsid w:val="00BA786B"/>
    <w:rsid w:val="00BA7900"/>
    <w:rsid w:val="00BA7C02"/>
    <w:rsid w:val="00BB01CA"/>
    <w:rsid w:val="00BB0340"/>
    <w:rsid w:val="00BB062F"/>
    <w:rsid w:val="00BB0E7A"/>
    <w:rsid w:val="00BB10E7"/>
    <w:rsid w:val="00BB12BD"/>
    <w:rsid w:val="00BB12E8"/>
    <w:rsid w:val="00BB1948"/>
    <w:rsid w:val="00BB1951"/>
    <w:rsid w:val="00BB1A0B"/>
    <w:rsid w:val="00BB20F0"/>
    <w:rsid w:val="00BB2367"/>
    <w:rsid w:val="00BB25F6"/>
    <w:rsid w:val="00BB3D34"/>
    <w:rsid w:val="00BB4ACC"/>
    <w:rsid w:val="00BB4AD3"/>
    <w:rsid w:val="00BB5031"/>
    <w:rsid w:val="00BB5748"/>
    <w:rsid w:val="00BB5EBB"/>
    <w:rsid w:val="00BB66D0"/>
    <w:rsid w:val="00BB6BDF"/>
    <w:rsid w:val="00BB708E"/>
    <w:rsid w:val="00BB719E"/>
    <w:rsid w:val="00BB71B1"/>
    <w:rsid w:val="00BB7A38"/>
    <w:rsid w:val="00BB7E23"/>
    <w:rsid w:val="00BC0AC0"/>
    <w:rsid w:val="00BC0BC4"/>
    <w:rsid w:val="00BC103A"/>
    <w:rsid w:val="00BC1469"/>
    <w:rsid w:val="00BC15E0"/>
    <w:rsid w:val="00BC2340"/>
    <w:rsid w:val="00BC288E"/>
    <w:rsid w:val="00BC2CC7"/>
    <w:rsid w:val="00BC305A"/>
    <w:rsid w:val="00BC34A9"/>
    <w:rsid w:val="00BC37B7"/>
    <w:rsid w:val="00BC3EA0"/>
    <w:rsid w:val="00BC3F41"/>
    <w:rsid w:val="00BC4847"/>
    <w:rsid w:val="00BC4D2C"/>
    <w:rsid w:val="00BC5430"/>
    <w:rsid w:val="00BC5482"/>
    <w:rsid w:val="00BC55D1"/>
    <w:rsid w:val="00BC5810"/>
    <w:rsid w:val="00BC5B0A"/>
    <w:rsid w:val="00BC5D2E"/>
    <w:rsid w:val="00BC5D48"/>
    <w:rsid w:val="00BC5E01"/>
    <w:rsid w:val="00BC60AA"/>
    <w:rsid w:val="00BC61D1"/>
    <w:rsid w:val="00BC6642"/>
    <w:rsid w:val="00BC7FFA"/>
    <w:rsid w:val="00BD0351"/>
    <w:rsid w:val="00BD08FF"/>
    <w:rsid w:val="00BD0E9B"/>
    <w:rsid w:val="00BD0F8C"/>
    <w:rsid w:val="00BD10DC"/>
    <w:rsid w:val="00BD1286"/>
    <w:rsid w:val="00BD1B01"/>
    <w:rsid w:val="00BD1B64"/>
    <w:rsid w:val="00BD1CFE"/>
    <w:rsid w:val="00BD1E16"/>
    <w:rsid w:val="00BD209B"/>
    <w:rsid w:val="00BD2821"/>
    <w:rsid w:val="00BD288D"/>
    <w:rsid w:val="00BD2E1F"/>
    <w:rsid w:val="00BD2F09"/>
    <w:rsid w:val="00BD3628"/>
    <w:rsid w:val="00BD38D8"/>
    <w:rsid w:val="00BD4804"/>
    <w:rsid w:val="00BD523D"/>
    <w:rsid w:val="00BD5B86"/>
    <w:rsid w:val="00BD5CB1"/>
    <w:rsid w:val="00BD5E10"/>
    <w:rsid w:val="00BD669B"/>
    <w:rsid w:val="00BD6BCF"/>
    <w:rsid w:val="00BD7001"/>
    <w:rsid w:val="00BD72BD"/>
    <w:rsid w:val="00BD7360"/>
    <w:rsid w:val="00BD79BA"/>
    <w:rsid w:val="00BD7E86"/>
    <w:rsid w:val="00BE037A"/>
    <w:rsid w:val="00BE07D1"/>
    <w:rsid w:val="00BE07F3"/>
    <w:rsid w:val="00BE090E"/>
    <w:rsid w:val="00BE09CC"/>
    <w:rsid w:val="00BE1576"/>
    <w:rsid w:val="00BE1ECA"/>
    <w:rsid w:val="00BE1F08"/>
    <w:rsid w:val="00BE2023"/>
    <w:rsid w:val="00BE2656"/>
    <w:rsid w:val="00BE2C97"/>
    <w:rsid w:val="00BE2E17"/>
    <w:rsid w:val="00BE2E67"/>
    <w:rsid w:val="00BE33A9"/>
    <w:rsid w:val="00BE33EC"/>
    <w:rsid w:val="00BE34F8"/>
    <w:rsid w:val="00BE3516"/>
    <w:rsid w:val="00BE43CC"/>
    <w:rsid w:val="00BE4404"/>
    <w:rsid w:val="00BE47E1"/>
    <w:rsid w:val="00BE4F6D"/>
    <w:rsid w:val="00BE5619"/>
    <w:rsid w:val="00BE5A95"/>
    <w:rsid w:val="00BE6721"/>
    <w:rsid w:val="00BE6B2E"/>
    <w:rsid w:val="00BE6BD9"/>
    <w:rsid w:val="00BE7C31"/>
    <w:rsid w:val="00BE7EFA"/>
    <w:rsid w:val="00BF0282"/>
    <w:rsid w:val="00BF02F5"/>
    <w:rsid w:val="00BF04F8"/>
    <w:rsid w:val="00BF07CE"/>
    <w:rsid w:val="00BF0FC9"/>
    <w:rsid w:val="00BF1109"/>
    <w:rsid w:val="00BF16A0"/>
    <w:rsid w:val="00BF176F"/>
    <w:rsid w:val="00BF1CB0"/>
    <w:rsid w:val="00BF1CB2"/>
    <w:rsid w:val="00BF1FA7"/>
    <w:rsid w:val="00BF252E"/>
    <w:rsid w:val="00BF2DA4"/>
    <w:rsid w:val="00BF2F6E"/>
    <w:rsid w:val="00BF31D8"/>
    <w:rsid w:val="00BF32AC"/>
    <w:rsid w:val="00BF391F"/>
    <w:rsid w:val="00BF4252"/>
    <w:rsid w:val="00BF4962"/>
    <w:rsid w:val="00BF4C76"/>
    <w:rsid w:val="00BF51A9"/>
    <w:rsid w:val="00BF534A"/>
    <w:rsid w:val="00BF549D"/>
    <w:rsid w:val="00BF5607"/>
    <w:rsid w:val="00BF6056"/>
    <w:rsid w:val="00BF622A"/>
    <w:rsid w:val="00BF661A"/>
    <w:rsid w:val="00BF6966"/>
    <w:rsid w:val="00BF6F10"/>
    <w:rsid w:val="00BF6FB5"/>
    <w:rsid w:val="00BF70BB"/>
    <w:rsid w:val="00BF710C"/>
    <w:rsid w:val="00BF77B7"/>
    <w:rsid w:val="00BF7D01"/>
    <w:rsid w:val="00C0010E"/>
    <w:rsid w:val="00C00F3C"/>
    <w:rsid w:val="00C01CAB"/>
    <w:rsid w:val="00C02523"/>
    <w:rsid w:val="00C0252F"/>
    <w:rsid w:val="00C02C45"/>
    <w:rsid w:val="00C02EA1"/>
    <w:rsid w:val="00C02F12"/>
    <w:rsid w:val="00C03227"/>
    <w:rsid w:val="00C03778"/>
    <w:rsid w:val="00C03816"/>
    <w:rsid w:val="00C03AE9"/>
    <w:rsid w:val="00C045F7"/>
    <w:rsid w:val="00C04661"/>
    <w:rsid w:val="00C04865"/>
    <w:rsid w:val="00C048F8"/>
    <w:rsid w:val="00C049EF"/>
    <w:rsid w:val="00C04A21"/>
    <w:rsid w:val="00C0527E"/>
    <w:rsid w:val="00C05810"/>
    <w:rsid w:val="00C062DE"/>
    <w:rsid w:val="00C06D0A"/>
    <w:rsid w:val="00C07CA9"/>
    <w:rsid w:val="00C07E00"/>
    <w:rsid w:val="00C107D2"/>
    <w:rsid w:val="00C10A50"/>
    <w:rsid w:val="00C10D1C"/>
    <w:rsid w:val="00C10E05"/>
    <w:rsid w:val="00C10F64"/>
    <w:rsid w:val="00C110B6"/>
    <w:rsid w:val="00C1111F"/>
    <w:rsid w:val="00C112BB"/>
    <w:rsid w:val="00C11398"/>
    <w:rsid w:val="00C114AB"/>
    <w:rsid w:val="00C118CE"/>
    <w:rsid w:val="00C11CD3"/>
    <w:rsid w:val="00C125AD"/>
    <w:rsid w:val="00C12F83"/>
    <w:rsid w:val="00C133BF"/>
    <w:rsid w:val="00C13926"/>
    <w:rsid w:val="00C13C90"/>
    <w:rsid w:val="00C1430D"/>
    <w:rsid w:val="00C14511"/>
    <w:rsid w:val="00C14666"/>
    <w:rsid w:val="00C14E23"/>
    <w:rsid w:val="00C14F4E"/>
    <w:rsid w:val="00C156DC"/>
    <w:rsid w:val="00C1592E"/>
    <w:rsid w:val="00C162A8"/>
    <w:rsid w:val="00C162FF"/>
    <w:rsid w:val="00C16A28"/>
    <w:rsid w:val="00C16C0C"/>
    <w:rsid w:val="00C174E9"/>
    <w:rsid w:val="00C176C3"/>
    <w:rsid w:val="00C17AFF"/>
    <w:rsid w:val="00C20201"/>
    <w:rsid w:val="00C203CE"/>
    <w:rsid w:val="00C203FD"/>
    <w:rsid w:val="00C2043D"/>
    <w:rsid w:val="00C21154"/>
    <w:rsid w:val="00C213F5"/>
    <w:rsid w:val="00C2148B"/>
    <w:rsid w:val="00C21E04"/>
    <w:rsid w:val="00C222BC"/>
    <w:rsid w:val="00C222BE"/>
    <w:rsid w:val="00C23303"/>
    <w:rsid w:val="00C233D0"/>
    <w:rsid w:val="00C23622"/>
    <w:rsid w:val="00C2430B"/>
    <w:rsid w:val="00C24481"/>
    <w:rsid w:val="00C24596"/>
    <w:rsid w:val="00C245ED"/>
    <w:rsid w:val="00C248CF"/>
    <w:rsid w:val="00C24A09"/>
    <w:rsid w:val="00C24A44"/>
    <w:rsid w:val="00C2575B"/>
    <w:rsid w:val="00C25782"/>
    <w:rsid w:val="00C2580A"/>
    <w:rsid w:val="00C25931"/>
    <w:rsid w:val="00C25A91"/>
    <w:rsid w:val="00C262B6"/>
    <w:rsid w:val="00C264BB"/>
    <w:rsid w:val="00C26CF9"/>
    <w:rsid w:val="00C26F83"/>
    <w:rsid w:val="00C26F8E"/>
    <w:rsid w:val="00C27345"/>
    <w:rsid w:val="00C27A56"/>
    <w:rsid w:val="00C27F7F"/>
    <w:rsid w:val="00C305C8"/>
    <w:rsid w:val="00C305E2"/>
    <w:rsid w:val="00C30AD0"/>
    <w:rsid w:val="00C31516"/>
    <w:rsid w:val="00C3163A"/>
    <w:rsid w:val="00C31AFC"/>
    <w:rsid w:val="00C3224D"/>
    <w:rsid w:val="00C32E18"/>
    <w:rsid w:val="00C32F1D"/>
    <w:rsid w:val="00C33357"/>
    <w:rsid w:val="00C33495"/>
    <w:rsid w:val="00C33747"/>
    <w:rsid w:val="00C33ACD"/>
    <w:rsid w:val="00C33E52"/>
    <w:rsid w:val="00C34E9C"/>
    <w:rsid w:val="00C35054"/>
    <w:rsid w:val="00C35630"/>
    <w:rsid w:val="00C35AB1"/>
    <w:rsid w:val="00C35ED5"/>
    <w:rsid w:val="00C35EF4"/>
    <w:rsid w:val="00C36356"/>
    <w:rsid w:val="00C363C4"/>
    <w:rsid w:val="00C36440"/>
    <w:rsid w:val="00C36AD6"/>
    <w:rsid w:val="00C37637"/>
    <w:rsid w:val="00C378B7"/>
    <w:rsid w:val="00C37A6F"/>
    <w:rsid w:val="00C37D5F"/>
    <w:rsid w:val="00C37FBD"/>
    <w:rsid w:val="00C40186"/>
    <w:rsid w:val="00C40404"/>
    <w:rsid w:val="00C404DC"/>
    <w:rsid w:val="00C4067E"/>
    <w:rsid w:val="00C41061"/>
    <w:rsid w:val="00C4117F"/>
    <w:rsid w:val="00C41B0E"/>
    <w:rsid w:val="00C422E2"/>
    <w:rsid w:val="00C4252F"/>
    <w:rsid w:val="00C4267E"/>
    <w:rsid w:val="00C426C8"/>
    <w:rsid w:val="00C42A37"/>
    <w:rsid w:val="00C42E2A"/>
    <w:rsid w:val="00C42FB8"/>
    <w:rsid w:val="00C436C9"/>
    <w:rsid w:val="00C43A6C"/>
    <w:rsid w:val="00C43B61"/>
    <w:rsid w:val="00C43BDA"/>
    <w:rsid w:val="00C43DC5"/>
    <w:rsid w:val="00C441F0"/>
    <w:rsid w:val="00C442B1"/>
    <w:rsid w:val="00C44650"/>
    <w:rsid w:val="00C44B1A"/>
    <w:rsid w:val="00C44DCB"/>
    <w:rsid w:val="00C44F33"/>
    <w:rsid w:val="00C45400"/>
    <w:rsid w:val="00C45420"/>
    <w:rsid w:val="00C45A60"/>
    <w:rsid w:val="00C45E4A"/>
    <w:rsid w:val="00C4636F"/>
    <w:rsid w:val="00C46498"/>
    <w:rsid w:val="00C46CA9"/>
    <w:rsid w:val="00C46D54"/>
    <w:rsid w:val="00C46D64"/>
    <w:rsid w:val="00C47446"/>
    <w:rsid w:val="00C500B9"/>
    <w:rsid w:val="00C5012D"/>
    <w:rsid w:val="00C50427"/>
    <w:rsid w:val="00C507B8"/>
    <w:rsid w:val="00C51195"/>
    <w:rsid w:val="00C519EF"/>
    <w:rsid w:val="00C51BCB"/>
    <w:rsid w:val="00C52217"/>
    <w:rsid w:val="00C52A92"/>
    <w:rsid w:val="00C53816"/>
    <w:rsid w:val="00C53F90"/>
    <w:rsid w:val="00C5406A"/>
    <w:rsid w:val="00C5498A"/>
    <w:rsid w:val="00C54AAF"/>
    <w:rsid w:val="00C54DFA"/>
    <w:rsid w:val="00C54EF4"/>
    <w:rsid w:val="00C54F8D"/>
    <w:rsid w:val="00C54FB1"/>
    <w:rsid w:val="00C550BF"/>
    <w:rsid w:val="00C55551"/>
    <w:rsid w:val="00C562F2"/>
    <w:rsid w:val="00C56846"/>
    <w:rsid w:val="00C56B70"/>
    <w:rsid w:val="00C56B7E"/>
    <w:rsid w:val="00C56B8E"/>
    <w:rsid w:val="00C57CEA"/>
    <w:rsid w:val="00C6003F"/>
    <w:rsid w:val="00C60478"/>
    <w:rsid w:val="00C6073E"/>
    <w:rsid w:val="00C60819"/>
    <w:rsid w:val="00C6119C"/>
    <w:rsid w:val="00C616F2"/>
    <w:rsid w:val="00C61ED1"/>
    <w:rsid w:val="00C620CA"/>
    <w:rsid w:val="00C6294D"/>
    <w:rsid w:val="00C62C31"/>
    <w:rsid w:val="00C62E1E"/>
    <w:rsid w:val="00C63C9E"/>
    <w:rsid w:val="00C64351"/>
    <w:rsid w:val="00C645D2"/>
    <w:rsid w:val="00C65629"/>
    <w:rsid w:val="00C658B8"/>
    <w:rsid w:val="00C659D6"/>
    <w:rsid w:val="00C66205"/>
    <w:rsid w:val="00C66268"/>
    <w:rsid w:val="00C66358"/>
    <w:rsid w:val="00C6645F"/>
    <w:rsid w:val="00C664F1"/>
    <w:rsid w:val="00C669FA"/>
    <w:rsid w:val="00C66C34"/>
    <w:rsid w:val="00C672DD"/>
    <w:rsid w:val="00C6780D"/>
    <w:rsid w:val="00C67894"/>
    <w:rsid w:val="00C67BE3"/>
    <w:rsid w:val="00C716BA"/>
    <w:rsid w:val="00C723DD"/>
    <w:rsid w:val="00C72576"/>
    <w:rsid w:val="00C73399"/>
    <w:rsid w:val="00C7363B"/>
    <w:rsid w:val="00C739AB"/>
    <w:rsid w:val="00C73BF3"/>
    <w:rsid w:val="00C73D43"/>
    <w:rsid w:val="00C73E04"/>
    <w:rsid w:val="00C747D9"/>
    <w:rsid w:val="00C75427"/>
    <w:rsid w:val="00C75663"/>
    <w:rsid w:val="00C7569E"/>
    <w:rsid w:val="00C75D6F"/>
    <w:rsid w:val="00C75D8D"/>
    <w:rsid w:val="00C76304"/>
    <w:rsid w:val="00C76C24"/>
    <w:rsid w:val="00C771E9"/>
    <w:rsid w:val="00C773B7"/>
    <w:rsid w:val="00C7746D"/>
    <w:rsid w:val="00C77547"/>
    <w:rsid w:val="00C77F4D"/>
    <w:rsid w:val="00C802AF"/>
    <w:rsid w:val="00C80436"/>
    <w:rsid w:val="00C80497"/>
    <w:rsid w:val="00C80A44"/>
    <w:rsid w:val="00C81712"/>
    <w:rsid w:val="00C819A0"/>
    <w:rsid w:val="00C81BC4"/>
    <w:rsid w:val="00C822EE"/>
    <w:rsid w:val="00C8280F"/>
    <w:rsid w:val="00C82DDA"/>
    <w:rsid w:val="00C83322"/>
    <w:rsid w:val="00C83493"/>
    <w:rsid w:val="00C83D30"/>
    <w:rsid w:val="00C841EB"/>
    <w:rsid w:val="00C8430C"/>
    <w:rsid w:val="00C84333"/>
    <w:rsid w:val="00C8466F"/>
    <w:rsid w:val="00C849E6"/>
    <w:rsid w:val="00C84CBA"/>
    <w:rsid w:val="00C85135"/>
    <w:rsid w:val="00C8537E"/>
    <w:rsid w:val="00C86674"/>
    <w:rsid w:val="00C8687A"/>
    <w:rsid w:val="00C86C08"/>
    <w:rsid w:val="00C86C35"/>
    <w:rsid w:val="00C86C62"/>
    <w:rsid w:val="00C8707C"/>
    <w:rsid w:val="00C876F3"/>
    <w:rsid w:val="00C905F9"/>
    <w:rsid w:val="00C908DB"/>
    <w:rsid w:val="00C90B51"/>
    <w:rsid w:val="00C90C0A"/>
    <w:rsid w:val="00C90C70"/>
    <w:rsid w:val="00C9160F"/>
    <w:rsid w:val="00C91C4A"/>
    <w:rsid w:val="00C922D1"/>
    <w:rsid w:val="00C925B6"/>
    <w:rsid w:val="00C92893"/>
    <w:rsid w:val="00C929C3"/>
    <w:rsid w:val="00C92E2C"/>
    <w:rsid w:val="00C9308A"/>
    <w:rsid w:val="00C932F5"/>
    <w:rsid w:val="00C93BA8"/>
    <w:rsid w:val="00C93E8A"/>
    <w:rsid w:val="00C940FC"/>
    <w:rsid w:val="00C94134"/>
    <w:rsid w:val="00C9428C"/>
    <w:rsid w:val="00C9438E"/>
    <w:rsid w:val="00C943BE"/>
    <w:rsid w:val="00C955C1"/>
    <w:rsid w:val="00C95901"/>
    <w:rsid w:val="00C959FA"/>
    <w:rsid w:val="00C96965"/>
    <w:rsid w:val="00C96C52"/>
    <w:rsid w:val="00C9732E"/>
    <w:rsid w:val="00C97F79"/>
    <w:rsid w:val="00CA01FB"/>
    <w:rsid w:val="00CA0D02"/>
    <w:rsid w:val="00CA0E48"/>
    <w:rsid w:val="00CA14E5"/>
    <w:rsid w:val="00CA18BD"/>
    <w:rsid w:val="00CA21D1"/>
    <w:rsid w:val="00CA2C7B"/>
    <w:rsid w:val="00CA30E7"/>
    <w:rsid w:val="00CA33C8"/>
    <w:rsid w:val="00CA38E2"/>
    <w:rsid w:val="00CA40E7"/>
    <w:rsid w:val="00CA43E0"/>
    <w:rsid w:val="00CA4910"/>
    <w:rsid w:val="00CA4E88"/>
    <w:rsid w:val="00CA4EFB"/>
    <w:rsid w:val="00CA52B8"/>
    <w:rsid w:val="00CA52CF"/>
    <w:rsid w:val="00CA545F"/>
    <w:rsid w:val="00CA57BB"/>
    <w:rsid w:val="00CA5A94"/>
    <w:rsid w:val="00CA5E81"/>
    <w:rsid w:val="00CA5EDA"/>
    <w:rsid w:val="00CA5EF9"/>
    <w:rsid w:val="00CA605F"/>
    <w:rsid w:val="00CA6159"/>
    <w:rsid w:val="00CA6343"/>
    <w:rsid w:val="00CA6357"/>
    <w:rsid w:val="00CA661F"/>
    <w:rsid w:val="00CA6712"/>
    <w:rsid w:val="00CA6BE1"/>
    <w:rsid w:val="00CA6D01"/>
    <w:rsid w:val="00CA6D88"/>
    <w:rsid w:val="00CA7B7D"/>
    <w:rsid w:val="00CA7F1D"/>
    <w:rsid w:val="00CB009D"/>
    <w:rsid w:val="00CB02F1"/>
    <w:rsid w:val="00CB0462"/>
    <w:rsid w:val="00CB0624"/>
    <w:rsid w:val="00CB0CC5"/>
    <w:rsid w:val="00CB0DAB"/>
    <w:rsid w:val="00CB0FFF"/>
    <w:rsid w:val="00CB13F2"/>
    <w:rsid w:val="00CB227F"/>
    <w:rsid w:val="00CB24A7"/>
    <w:rsid w:val="00CB2A60"/>
    <w:rsid w:val="00CB2CDC"/>
    <w:rsid w:val="00CB2F55"/>
    <w:rsid w:val="00CB32A2"/>
    <w:rsid w:val="00CB3DD3"/>
    <w:rsid w:val="00CB4134"/>
    <w:rsid w:val="00CB4141"/>
    <w:rsid w:val="00CB47DB"/>
    <w:rsid w:val="00CB4BDE"/>
    <w:rsid w:val="00CB4E3D"/>
    <w:rsid w:val="00CB516D"/>
    <w:rsid w:val="00CB5ED2"/>
    <w:rsid w:val="00CB611B"/>
    <w:rsid w:val="00CB64D5"/>
    <w:rsid w:val="00CB6594"/>
    <w:rsid w:val="00CB6DF2"/>
    <w:rsid w:val="00CB6E6B"/>
    <w:rsid w:val="00CB762E"/>
    <w:rsid w:val="00CB7B1A"/>
    <w:rsid w:val="00CB7BE6"/>
    <w:rsid w:val="00CC031B"/>
    <w:rsid w:val="00CC0F7E"/>
    <w:rsid w:val="00CC1015"/>
    <w:rsid w:val="00CC1052"/>
    <w:rsid w:val="00CC1388"/>
    <w:rsid w:val="00CC14CF"/>
    <w:rsid w:val="00CC158C"/>
    <w:rsid w:val="00CC16A4"/>
    <w:rsid w:val="00CC1714"/>
    <w:rsid w:val="00CC195A"/>
    <w:rsid w:val="00CC1DC9"/>
    <w:rsid w:val="00CC214B"/>
    <w:rsid w:val="00CC22E9"/>
    <w:rsid w:val="00CC2D61"/>
    <w:rsid w:val="00CC3436"/>
    <w:rsid w:val="00CC404A"/>
    <w:rsid w:val="00CC406A"/>
    <w:rsid w:val="00CC43A5"/>
    <w:rsid w:val="00CC4522"/>
    <w:rsid w:val="00CC49B3"/>
    <w:rsid w:val="00CC4A83"/>
    <w:rsid w:val="00CC4AE0"/>
    <w:rsid w:val="00CC4C4A"/>
    <w:rsid w:val="00CC4F4B"/>
    <w:rsid w:val="00CC509D"/>
    <w:rsid w:val="00CC527C"/>
    <w:rsid w:val="00CC58BF"/>
    <w:rsid w:val="00CC58C8"/>
    <w:rsid w:val="00CC5DDC"/>
    <w:rsid w:val="00CC60F5"/>
    <w:rsid w:val="00CC64BE"/>
    <w:rsid w:val="00CC64F6"/>
    <w:rsid w:val="00CC6581"/>
    <w:rsid w:val="00CC6B03"/>
    <w:rsid w:val="00CC6B64"/>
    <w:rsid w:val="00CC70C9"/>
    <w:rsid w:val="00CC787E"/>
    <w:rsid w:val="00CC789E"/>
    <w:rsid w:val="00CC7D81"/>
    <w:rsid w:val="00CD021A"/>
    <w:rsid w:val="00CD0564"/>
    <w:rsid w:val="00CD067E"/>
    <w:rsid w:val="00CD0C02"/>
    <w:rsid w:val="00CD0F7A"/>
    <w:rsid w:val="00CD125B"/>
    <w:rsid w:val="00CD158B"/>
    <w:rsid w:val="00CD1649"/>
    <w:rsid w:val="00CD188C"/>
    <w:rsid w:val="00CD1AFD"/>
    <w:rsid w:val="00CD21D0"/>
    <w:rsid w:val="00CD21ED"/>
    <w:rsid w:val="00CD22B1"/>
    <w:rsid w:val="00CD25A6"/>
    <w:rsid w:val="00CD29E6"/>
    <w:rsid w:val="00CD2BB9"/>
    <w:rsid w:val="00CD342E"/>
    <w:rsid w:val="00CD3688"/>
    <w:rsid w:val="00CD41B7"/>
    <w:rsid w:val="00CD4B01"/>
    <w:rsid w:val="00CD4D3C"/>
    <w:rsid w:val="00CD505A"/>
    <w:rsid w:val="00CD50B9"/>
    <w:rsid w:val="00CD57CB"/>
    <w:rsid w:val="00CD6379"/>
    <w:rsid w:val="00CD63BE"/>
    <w:rsid w:val="00CD6503"/>
    <w:rsid w:val="00CD668A"/>
    <w:rsid w:val="00CD6D65"/>
    <w:rsid w:val="00CD7D25"/>
    <w:rsid w:val="00CD7D64"/>
    <w:rsid w:val="00CD7E61"/>
    <w:rsid w:val="00CE0D38"/>
    <w:rsid w:val="00CE0DF4"/>
    <w:rsid w:val="00CE1182"/>
    <w:rsid w:val="00CE1840"/>
    <w:rsid w:val="00CE1B92"/>
    <w:rsid w:val="00CE1E5B"/>
    <w:rsid w:val="00CE1E63"/>
    <w:rsid w:val="00CE1F12"/>
    <w:rsid w:val="00CE2018"/>
    <w:rsid w:val="00CE2598"/>
    <w:rsid w:val="00CE2AE0"/>
    <w:rsid w:val="00CE2FBD"/>
    <w:rsid w:val="00CE3649"/>
    <w:rsid w:val="00CE425B"/>
    <w:rsid w:val="00CE4287"/>
    <w:rsid w:val="00CE4501"/>
    <w:rsid w:val="00CE46D7"/>
    <w:rsid w:val="00CE59DE"/>
    <w:rsid w:val="00CE6954"/>
    <w:rsid w:val="00CE6FAF"/>
    <w:rsid w:val="00CE7654"/>
    <w:rsid w:val="00CE7A90"/>
    <w:rsid w:val="00CE7CE6"/>
    <w:rsid w:val="00CE7F58"/>
    <w:rsid w:val="00CE7F83"/>
    <w:rsid w:val="00CF0706"/>
    <w:rsid w:val="00CF0719"/>
    <w:rsid w:val="00CF0E88"/>
    <w:rsid w:val="00CF0EE1"/>
    <w:rsid w:val="00CF1035"/>
    <w:rsid w:val="00CF17EF"/>
    <w:rsid w:val="00CF21CE"/>
    <w:rsid w:val="00CF24D1"/>
    <w:rsid w:val="00CF25D3"/>
    <w:rsid w:val="00CF270C"/>
    <w:rsid w:val="00CF2D6B"/>
    <w:rsid w:val="00CF2E79"/>
    <w:rsid w:val="00CF31E6"/>
    <w:rsid w:val="00CF3BCB"/>
    <w:rsid w:val="00CF453E"/>
    <w:rsid w:val="00CF4972"/>
    <w:rsid w:val="00CF4BB2"/>
    <w:rsid w:val="00CF5304"/>
    <w:rsid w:val="00CF5674"/>
    <w:rsid w:val="00CF5AAC"/>
    <w:rsid w:val="00CF6132"/>
    <w:rsid w:val="00CF6441"/>
    <w:rsid w:val="00CF76FD"/>
    <w:rsid w:val="00CF77B2"/>
    <w:rsid w:val="00CF7F82"/>
    <w:rsid w:val="00D00277"/>
    <w:rsid w:val="00D008CB"/>
    <w:rsid w:val="00D008D3"/>
    <w:rsid w:val="00D00FA8"/>
    <w:rsid w:val="00D01102"/>
    <w:rsid w:val="00D0149D"/>
    <w:rsid w:val="00D01859"/>
    <w:rsid w:val="00D018EB"/>
    <w:rsid w:val="00D018ED"/>
    <w:rsid w:val="00D01D01"/>
    <w:rsid w:val="00D02044"/>
    <w:rsid w:val="00D02719"/>
    <w:rsid w:val="00D028E9"/>
    <w:rsid w:val="00D0310D"/>
    <w:rsid w:val="00D03117"/>
    <w:rsid w:val="00D034DC"/>
    <w:rsid w:val="00D0405A"/>
    <w:rsid w:val="00D04346"/>
    <w:rsid w:val="00D0450F"/>
    <w:rsid w:val="00D04608"/>
    <w:rsid w:val="00D04E66"/>
    <w:rsid w:val="00D052B2"/>
    <w:rsid w:val="00D0542A"/>
    <w:rsid w:val="00D060B9"/>
    <w:rsid w:val="00D06249"/>
    <w:rsid w:val="00D062D4"/>
    <w:rsid w:val="00D06572"/>
    <w:rsid w:val="00D0659E"/>
    <w:rsid w:val="00D06C14"/>
    <w:rsid w:val="00D06C17"/>
    <w:rsid w:val="00D07227"/>
    <w:rsid w:val="00D07A2D"/>
    <w:rsid w:val="00D07CA6"/>
    <w:rsid w:val="00D07F49"/>
    <w:rsid w:val="00D10493"/>
    <w:rsid w:val="00D104F1"/>
    <w:rsid w:val="00D10690"/>
    <w:rsid w:val="00D10D02"/>
    <w:rsid w:val="00D10E7B"/>
    <w:rsid w:val="00D115F4"/>
    <w:rsid w:val="00D11682"/>
    <w:rsid w:val="00D11EFA"/>
    <w:rsid w:val="00D1248D"/>
    <w:rsid w:val="00D12A01"/>
    <w:rsid w:val="00D12A2A"/>
    <w:rsid w:val="00D12EBE"/>
    <w:rsid w:val="00D130C9"/>
    <w:rsid w:val="00D1318A"/>
    <w:rsid w:val="00D134D2"/>
    <w:rsid w:val="00D13BCA"/>
    <w:rsid w:val="00D14C3F"/>
    <w:rsid w:val="00D14C65"/>
    <w:rsid w:val="00D14D34"/>
    <w:rsid w:val="00D14E2D"/>
    <w:rsid w:val="00D15358"/>
    <w:rsid w:val="00D1539F"/>
    <w:rsid w:val="00D153CE"/>
    <w:rsid w:val="00D15553"/>
    <w:rsid w:val="00D155EE"/>
    <w:rsid w:val="00D15B72"/>
    <w:rsid w:val="00D15DB6"/>
    <w:rsid w:val="00D16458"/>
    <w:rsid w:val="00D16502"/>
    <w:rsid w:val="00D16858"/>
    <w:rsid w:val="00D16D1D"/>
    <w:rsid w:val="00D16FCD"/>
    <w:rsid w:val="00D178AF"/>
    <w:rsid w:val="00D2056D"/>
    <w:rsid w:val="00D208FF"/>
    <w:rsid w:val="00D216B6"/>
    <w:rsid w:val="00D229F9"/>
    <w:rsid w:val="00D23113"/>
    <w:rsid w:val="00D2326B"/>
    <w:rsid w:val="00D23326"/>
    <w:rsid w:val="00D2350C"/>
    <w:rsid w:val="00D23731"/>
    <w:rsid w:val="00D23C6A"/>
    <w:rsid w:val="00D23E46"/>
    <w:rsid w:val="00D24731"/>
    <w:rsid w:val="00D248EE"/>
    <w:rsid w:val="00D2492C"/>
    <w:rsid w:val="00D24AE4"/>
    <w:rsid w:val="00D24D52"/>
    <w:rsid w:val="00D259E6"/>
    <w:rsid w:val="00D25F35"/>
    <w:rsid w:val="00D260CF"/>
    <w:rsid w:val="00D263A4"/>
    <w:rsid w:val="00D274B3"/>
    <w:rsid w:val="00D275B9"/>
    <w:rsid w:val="00D27D51"/>
    <w:rsid w:val="00D27E0B"/>
    <w:rsid w:val="00D30243"/>
    <w:rsid w:val="00D3038F"/>
    <w:rsid w:val="00D30E9C"/>
    <w:rsid w:val="00D3156B"/>
    <w:rsid w:val="00D31B7F"/>
    <w:rsid w:val="00D31C7C"/>
    <w:rsid w:val="00D31CC8"/>
    <w:rsid w:val="00D31DDF"/>
    <w:rsid w:val="00D32241"/>
    <w:rsid w:val="00D32366"/>
    <w:rsid w:val="00D329CE"/>
    <w:rsid w:val="00D33234"/>
    <w:rsid w:val="00D332E1"/>
    <w:rsid w:val="00D336BF"/>
    <w:rsid w:val="00D337C4"/>
    <w:rsid w:val="00D33F7E"/>
    <w:rsid w:val="00D34570"/>
    <w:rsid w:val="00D346F2"/>
    <w:rsid w:val="00D34A59"/>
    <w:rsid w:val="00D34CAB"/>
    <w:rsid w:val="00D35571"/>
    <w:rsid w:val="00D3590B"/>
    <w:rsid w:val="00D35C2C"/>
    <w:rsid w:val="00D36375"/>
    <w:rsid w:val="00D364B8"/>
    <w:rsid w:val="00D366BD"/>
    <w:rsid w:val="00D366F2"/>
    <w:rsid w:val="00D36759"/>
    <w:rsid w:val="00D36A26"/>
    <w:rsid w:val="00D36E8C"/>
    <w:rsid w:val="00D36ED4"/>
    <w:rsid w:val="00D3709A"/>
    <w:rsid w:val="00D3792F"/>
    <w:rsid w:val="00D37A79"/>
    <w:rsid w:val="00D4030F"/>
    <w:rsid w:val="00D40985"/>
    <w:rsid w:val="00D40A73"/>
    <w:rsid w:val="00D417DF"/>
    <w:rsid w:val="00D418EB"/>
    <w:rsid w:val="00D41B4A"/>
    <w:rsid w:val="00D41C5B"/>
    <w:rsid w:val="00D421F8"/>
    <w:rsid w:val="00D4226D"/>
    <w:rsid w:val="00D429FB"/>
    <w:rsid w:val="00D42E74"/>
    <w:rsid w:val="00D430BA"/>
    <w:rsid w:val="00D430EA"/>
    <w:rsid w:val="00D43115"/>
    <w:rsid w:val="00D432AB"/>
    <w:rsid w:val="00D43876"/>
    <w:rsid w:val="00D43BE0"/>
    <w:rsid w:val="00D4410B"/>
    <w:rsid w:val="00D4420E"/>
    <w:rsid w:val="00D44398"/>
    <w:rsid w:val="00D44A4B"/>
    <w:rsid w:val="00D44ECD"/>
    <w:rsid w:val="00D44F57"/>
    <w:rsid w:val="00D453DE"/>
    <w:rsid w:val="00D45B88"/>
    <w:rsid w:val="00D461DC"/>
    <w:rsid w:val="00D4623D"/>
    <w:rsid w:val="00D4658A"/>
    <w:rsid w:val="00D46765"/>
    <w:rsid w:val="00D467D4"/>
    <w:rsid w:val="00D46A3D"/>
    <w:rsid w:val="00D46A5F"/>
    <w:rsid w:val="00D46F37"/>
    <w:rsid w:val="00D47312"/>
    <w:rsid w:val="00D473B9"/>
    <w:rsid w:val="00D473D1"/>
    <w:rsid w:val="00D47945"/>
    <w:rsid w:val="00D47A58"/>
    <w:rsid w:val="00D47E39"/>
    <w:rsid w:val="00D50B47"/>
    <w:rsid w:val="00D50C0D"/>
    <w:rsid w:val="00D51245"/>
    <w:rsid w:val="00D51795"/>
    <w:rsid w:val="00D51E4C"/>
    <w:rsid w:val="00D520E3"/>
    <w:rsid w:val="00D52588"/>
    <w:rsid w:val="00D52908"/>
    <w:rsid w:val="00D52ABA"/>
    <w:rsid w:val="00D535AD"/>
    <w:rsid w:val="00D535D8"/>
    <w:rsid w:val="00D53B5F"/>
    <w:rsid w:val="00D53B63"/>
    <w:rsid w:val="00D5402A"/>
    <w:rsid w:val="00D547DA"/>
    <w:rsid w:val="00D54980"/>
    <w:rsid w:val="00D553DF"/>
    <w:rsid w:val="00D55936"/>
    <w:rsid w:val="00D55988"/>
    <w:rsid w:val="00D5634A"/>
    <w:rsid w:val="00D56B5B"/>
    <w:rsid w:val="00D56BB5"/>
    <w:rsid w:val="00D57033"/>
    <w:rsid w:val="00D5708E"/>
    <w:rsid w:val="00D57E9C"/>
    <w:rsid w:val="00D609E1"/>
    <w:rsid w:val="00D60B38"/>
    <w:rsid w:val="00D61BE8"/>
    <w:rsid w:val="00D6290E"/>
    <w:rsid w:val="00D63254"/>
    <w:rsid w:val="00D634A4"/>
    <w:rsid w:val="00D63669"/>
    <w:rsid w:val="00D637D6"/>
    <w:rsid w:val="00D64453"/>
    <w:rsid w:val="00D64766"/>
    <w:rsid w:val="00D64CB9"/>
    <w:rsid w:val="00D6531B"/>
    <w:rsid w:val="00D656F8"/>
    <w:rsid w:val="00D65968"/>
    <w:rsid w:val="00D66114"/>
    <w:rsid w:val="00D66C8C"/>
    <w:rsid w:val="00D67BC5"/>
    <w:rsid w:val="00D67CA5"/>
    <w:rsid w:val="00D70126"/>
    <w:rsid w:val="00D7059B"/>
    <w:rsid w:val="00D70690"/>
    <w:rsid w:val="00D70C24"/>
    <w:rsid w:val="00D70D12"/>
    <w:rsid w:val="00D70DFE"/>
    <w:rsid w:val="00D714F8"/>
    <w:rsid w:val="00D71AB9"/>
    <w:rsid w:val="00D71BE5"/>
    <w:rsid w:val="00D723BD"/>
    <w:rsid w:val="00D730E1"/>
    <w:rsid w:val="00D73686"/>
    <w:rsid w:val="00D7375A"/>
    <w:rsid w:val="00D738E0"/>
    <w:rsid w:val="00D73B86"/>
    <w:rsid w:val="00D73CF0"/>
    <w:rsid w:val="00D742B2"/>
    <w:rsid w:val="00D74729"/>
    <w:rsid w:val="00D74B55"/>
    <w:rsid w:val="00D74C21"/>
    <w:rsid w:val="00D75031"/>
    <w:rsid w:val="00D75386"/>
    <w:rsid w:val="00D75A3A"/>
    <w:rsid w:val="00D7607C"/>
    <w:rsid w:val="00D7631E"/>
    <w:rsid w:val="00D7654E"/>
    <w:rsid w:val="00D765E7"/>
    <w:rsid w:val="00D76A26"/>
    <w:rsid w:val="00D76C06"/>
    <w:rsid w:val="00D76F35"/>
    <w:rsid w:val="00D771D7"/>
    <w:rsid w:val="00D777A0"/>
    <w:rsid w:val="00D77C80"/>
    <w:rsid w:val="00D803FB"/>
    <w:rsid w:val="00D80E37"/>
    <w:rsid w:val="00D80EB0"/>
    <w:rsid w:val="00D81CBA"/>
    <w:rsid w:val="00D83401"/>
    <w:rsid w:val="00D83FD0"/>
    <w:rsid w:val="00D84788"/>
    <w:rsid w:val="00D84CAC"/>
    <w:rsid w:val="00D85258"/>
    <w:rsid w:val="00D858D4"/>
    <w:rsid w:val="00D85E5E"/>
    <w:rsid w:val="00D863EE"/>
    <w:rsid w:val="00D86456"/>
    <w:rsid w:val="00D8648B"/>
    <w:rsid w:val="00D8663D"/>
    <w:rsid w:val="00D86643"/>
    <w:rsid w:val="00D86705"/>
    <w:rsid w:val="00D867AF"/>
    <w:rsid w:val="00D86A0A"/>
    <w:rsid w:val="00D86EAF"/>
    <w:rsid w:val="00D87066"/>
    <w:rsid w:val="00D872CC"/>
    <w:rsid w:val="00D8776A"/>
    <w:rsid w:val="00D9018A"/>
    <w:rsid w:val="00D90365"/>
    <w:rsid w:val="00D9099B"/>
    <w:rsid w:val="00D90A14"/>
    <w:rsid w:val="00D9127E"/>
    <w:rsid w:val="00D9157B"/>
    <w:rsid w:val="00D91620"/>
    <w:rsid w:val="00D916A7"/>
    <w:rsid w:val="00D91DB4"/>
    <w:rsid w:val="00D92B1A"/>
    <w:rsid w:val="00D92C81"/>
    <w:rsid w:val="00D92CE3"/>
    <w:rsid w:val="00D932B2"/>
    <w:rsid w:val="00D937DD"/>
    <w:rsid w:val="00D941F0"/>
    <w:rsid w:val="00D9472E"/>
    <w:rsid w:val="00D947E4"/>
    <w:rsid w:val="00D94841"/>
    <w:rsid w:val="00D94E7B"/>
    <w:rsid w:val="00D94F9B"/>
    <w:rsid w:val="00D9539E"/>
    <w:rsid w:val="00D95595"/>
    <w:rsid w:val="00D9621E"/>
    <w:rsid w:val="00D96485"/>
    <w:rsid w:val="00D96C19"/>
    <w:rsid w:val="00D96D94"/>
    <w:rsid w:val="00D96DD9"/>
    <w:rsid w:val="00D97FB4"/>
    <w:rsid w:val="00DA01D9"/>
    <w:rsid w:val="00DA038F"/>
    <w:rsid w:val="00DA045E"/>
    <w:rsid w:val="00DA0768"/>
    <w:rsid w:val="00DA12AA"/>
    <w:rsid w:val="00DA1373"/>
    <w:rsid w:val="00DA2BA7"/>
    <w:rsid w:val="00DA2CDF"/>
    <w:rsid w:val="00DA2E13"/>
    <w:rsid w:val="00DA3560"/>
    <w:rsid w:val="00DA37BF"/>
    <w:rsid w:val="00DA3873"/>
    <w:rsid w:val="00DA3D06"/>
    <w:rsid w:val="00DA458F"/>
    <w:rsid w:val="00DA48F9"/>
    <w:rsid w:val="00DA4BEC"/>
    <w:rsid w:val="00DA4EBA"/>
    <w:rsid w:val="00DA6189"/>
    <w:rsid w:val="00DA6A35"/>
    <w:rsid w:val="00DA6A87"/>
    <w:rsid w:val="00DA6E9E"/>
    <w:rsid w:val="00DA743F"/>
    <w:rsid w:val="00DA751A"/>
    <w:rsid w:val="00DA78C1"/>
    <w:rsid w:val="00DA7B7B"/>
    <w:rsid w:val="00DA7E6C"/>
    <w:rsid w:val="00DAF61C"/>
    <w:rsid w:val="00DB01E4"/>
    <w:rsid w:val="00DB02E4"/>
    <w:rsid w:val="00DB0576"/>
    <w:rsid w:val="00DB05C9"/>
    <w:rsid w:val="00DB0B4B"/>
    <w:rsid w:val="00DB1263"/>
    <w:rsid w:val="00DB190E"/>
    <w:rsid w:val="00DB191A"/>
    <w:rsid w:val="00DB1AB1"/>
    <w:rsid w:val="00DB2279"/>
    <w:rsid w:val="00DB278F"/>
    <w:rsid w:val="00DB2D92"/>
    <w:rsid w:val="00DB30C9"/>
    <w:rsid w:val="00DB3103"/>
    <w:rsid w:val="00DB3672"/>
    <w:rsid w:val="00DB39B4"/>
    <w:rsid w:val="00DB3C40"/>
    <w:rsid w:val="00DB3F49"/>
    <w:rsid w:val="00DB40EF"/>
    <w:rsid w:val="00DB40FB"/>
    <w:rsid w:val="00DB4100"/>
    <w:rsid w:val="00DB4386"/>
    <w:rsid w:val="00DB4489"/>
    <w:rsid w:val="00DB4C7E"/>
    <w:rsid w:val="00DB4D1A"/>
    <w:rsid w:val="00DB582B"/>
    <w:rsid w:val="00DB5DD0"/>
    <w:rsid w:val="00DB6273"/>
    <w:rsid w:val="00DB63A2"/>
    <w:rsid w:val="00DB6ED9"/>
    <w:rsid w:val="00DB6FA4"/>
    <w:rsid w:val="00DB71E0"/>
    <w:rsid w:val="00DB7247"/>
    <w:rsid w:val="00DB7A7B"/>
    <w:rsid w:val="00DB7A97"/>
    <w:rsid w:val="00DB7FF4"/>
    <w:rsid w:val="00DC028C"/>
    <w:rsid w:val="00DC19F4"/>
    <w:rsid w:val="00DC205E"/>
    <w:rsid w:val="00DC2796"/>
    <w:rsid w:val="00DC28D5"/>
    <w:rsid w:val="00DC2FAB"/>
    <w:rsid w:val="00DC3276"/>
    <w:rsid w:val="00DC359E"/>
    <w:rsid w:val="00DC41FE"/>
    <w:rsid w:val="00DC45D3"/>
    <w:rsid w:val="00DC46C2"/>
    <w:rsid w:val="00DC4804"/>
    <w:rsid w:val="00DC4DB3"/>
    <w:rsid w:val="00DC54FB"/>
    <w:rsid w:val="00DC55D4"/>
    <w:rsid w:val="00DC5CB9"/>
    <w:rsid w:val="00DC5CDB"/>
    <w:rsid w:val="00DC62B0"/>
    <w:rsid w:val="00DC6686"/>
    <w:rsid w:val="00DC73AD"/>
    <w:rsid w:val="00DC7519"/>
    <w:rsid w:val="00DC7736"/>
    <w:rsid w:val="00DC7E6F"/>
    <w:rsid w:val="00DD038E"/>
    <w:rsid w:val="00DD03FE"/>
    <w:rsid w:val="00DD079E"/>
    <w:rsid w:val="00DD1147"/>
    <w:rsid w:val="00DD1769"/>
    <w:rsid w:val="00DD18C5"/>
    <w:rsid w:val="00DD1A5F"/>
    <w:rsid w:val="00DD1D62"/>
    <w:rsid w:val="00DD2000"/>
    <w:rsid w:val="00DD2115"/>
    <w:rsid w:val="00DD2AB6"/>
    <w:rsid w:val="00DD3352"/>
    <w:rsid w:val="00DD34A1"/>
    <w:rsid w:val="00DD35F4"/>
    <w:rsid w:val="00DD38C3"/>
    <w:rsid w:val="00DD3B60"/>
    <w:rsid w:val="00DD3FDA"/>
    <w:rsid w:val="00DD4221"/>
    <w:rsid w:val="00DD4C18"/>
    <w:rsid w:val="00DD54C4"/>
    <w:rsid w:val="00DD59A3"/>
    <w:rsid w:val="00DD5A60"/>
    <w:rsid w:val="00DD5CDE"/>
    <w:rsid w:val="00DD5CEB"/>
    <w:rsid w:val="00DD5FC7"/>
    <w:rsid w:val="00DD61C4"/>
    <w:rsid w:val="00DD644F"/>
    <w:rsid w:val="00DD69C1"/>
    <w:rsid w:val="00DD6CA9"/>
    <w:rsid w:val="00DD6CFF"/>
    <w:rsid w:val="00DD6F12"/>
    <w:rsid w:val="00DD6F2C"/>
    <w:rsid w:val="00DD6F42"/>
    <w:rsid w:val="00DD6F4C"/>
    <w:rsid w:val="00DD705A"/>
    <w:rsid w:val="00DD7A87"/>
    <w:rsid w:val="00DD7FA6"/>
    <w:rsid w:val="00DE002D"/>
    <w:rsid w:val="00DE05D6"/>
    <w:rsid w:val="00DE095F"/>
    <w:rsid w:val="00DE0989"/>
    <w:rsid w:val="00DE0C3A"/>
    <w:rsid w:val="00DE1A0C"/>
    <w:rsid w:val="00DE24F4"/>
    <w:rsid w:val="00DE252A"/>
    <w:rsid w:val="00DE2533"/>
    <w:rsid w:val="00DE388D"/>
    <w:rsid w:val="00DE418C"/>
    <w:rsid w:val="00DE4554"/>
    <w:rsid w:val="00DE49C1"/>
    <w:rsid w:val="00DE4FD2"/>
    <w:rsid w:val="00DE51C6"/>
    <w:rsid w:val="00DE57A5"/>
    <w:rsid w:val="00DE57BB"/>
    <w:rsid w:val="00DE5BD3"/>
    <w:rsid w:val="00DE5E0D"/>
    <w:rsid w:val="00DE6713"/>
    <w:rsid w:val="00DE681F"/>
    <w:rsid w:val="00DE6E18"/>
    <w:rsid w:val="00DE6FEE"/>
    <w:rsid w:val="00DE735D"/>
    <w:rsid w:val="00DE78A9"/>
    <w:rsid w:val="00DE7AFA"/>
    <w:rsid w:val="00DE7D70"/>
    <w:rsid w:val="00DE7E79"/>
    <w:rsid w:val="00DF03D1"/>
    <w:rsid w:val="00DF073B"/>
    <w:rsid w:val="00DF087B"/>
    <w:rsid w:val="00DF0A63"/>
    <w:rsid w:val="00DF0AD8"/>
    <w:rsid w:val="00DF12D9"/>
    <w:rsid w:val="00DF168A"/>
    <w:rsid w:val="00DF1A42"/>
    <w:rsid w:val="00DF1A9B"/>
    <w:rsid w:val="00DF1EDC"/>
    <w:rsid w:val="00DF1F39"/>
    <w:rsid w:val="00DF219B"/>
    <w:rsid w:val="00DF2490"/>
    <w:rsid w:val="00DF2D7E"/>
    <w:rsid w:val="00DF2DCE"/>
    <w:rsid w:val="00DF2F8E"/>
    <w:rsid w:val="00DF30CD"/>
    <w:rsid w:val="00DF3773"/>
    <w:rsid w:val="00DF381D"/>
    <w:rsid w:val="00DF3BA8"/>
    <w:rsid w:val="00DF3BE8"/>
    <w:rsid w:val="00DF4290"/>
    <w:rsid w:val="00DF45D7"/>
    <w:rsid w:val="00DF45E3"/>
    <w:rsid w:val="00DF48D8"/>
    <w:rsid w:val="00DF4B0F"/>
    <w:rsid w:val="00DF4CC3"/>
    <w:rsid w:val="00DF4D0E"/>
    <w:rsid w:val="00DF56DB"/>
    <w:rsid w:val="00DF5701"/>
    <w:rsid w:val="00DF5D30"/>
    <w:rsid w:val="00DF5E4C"/>
    <w:rsid w:val="00DF666C"/>
    <w:rsid w:val="00DF6976"/>
    <w:rsid w:val="00DF6A8E"/>
    <w:rsid w:val="00DF732F"/>
    <w:rsid w:val="00DF73F2"/>
    <w:rsid w:val="00DF75D9"/>
    <w:rsid w:val="00DF77BE"/>
    <w:rsid w:val="00DF7ED5"/>
    <w:rsid w:val="00E00293"/>
    <w:rsid w:val="00E00AE8"/>
    <w:rsid w:val="00E01743"/>
    <w:rsid w:val="00E02454"/>
    <w:rsid w:val="00E029FA"/>
    <w:rsid w:val="00E03384"/>
    <w:rsid w:val="00E03403"/>
    <w:rsid w:val="00E03568"/>
    <w:rsid w:val="00E038C1"/>
    <w:rsid w:val="00E03E2C"/>
    <w:rsid w:val="00E04238"/>
    <w:rsid w:val="00E04A38"/>
    <w:rsid w:val="00E04D53"/>
    <w:rsid w:val="00E04DED"/>
    <w:rsid w:val="00E05A0D"/>
    <w:rsid w:val="00E061AA"/>
    <w:rsid w:val="00E06CD2"/>
    <w:rsid w:val="00E071A5"/>
    <w:rsid w:val="00E0744B"/>
    <w:rsid w:val="00E07939"/>
    <w:rsid w:val="00E07CAE"/>
    <w:rsid w:val="00E10865"/>
    <w:rsid w:val="00E10CDD"/>
    <w:rsid w:val="00E10E0E"/>
    <w:rsid w:val="00E112A5"/>
    <w:rsid w:val="00E11323"/>
    <w:rsid w:val="00E11D05"/>
    <w:rsid w:val="00E11F62"/>
    <w:rsid w:val="00E11F64"/>
    <w:rsid w:val="00E126BA"/>
    <w:rsid w:val="00E12E3B"/>
    <w:rsid w:val="00E13393"/>
    <w:rsid w:val="00E1359B"/>
    <w:rsid w:val="00E13AE9"/>
    <w:rsid w:val="00E13B5B"/>
    <w:rsid w:val="00E158AB"/>
    <w:rsid w:val="00E16242"/>
    <w:rsid w:val="00E1660E"/>
    <w:rsid w:val="00E17217"/>
    <w:rsid w:val="00E17F2A"/>
    <w:rsid w:val="00E17F32"/>
    <w:rsid w:val="00E17F49"/>
    <w:rsid w:val="00E2000C"/>
    <w:rsid w:val="00E20153"/>
    <w:rsid w:val="00E20453"/>
    <w:rsid w:val="00E20847"/>
    <w:rsid w:val="00E20C36"/>
    <w:rsid w:val="00E20D25"/>
    <w:rsid w:val="00E2196E"/>
    <w:rsid w:val="00E21CC2"/>
    <w:rsid w:val="00E2228A"/>
    <w:rsid w:val="00E22766"/>
    <w:rsid w:val="00E2289E"/>
    <w:rsid w:val="00E2308E"/>
    <w:rsid w:val="00E2317A"/>
    <w:rsid w:val="00E2341F"/>
    <w:rsid w:val="00E23587"/>
    <w:rsid w:val="00E23D47"/>
    <w:rsid w:val="00E24A1C"/>
    <w:rsid w:val="00E2502E"/>
    <w:rsid w:val="00E251AB"/>
    <w:rsid w:val="00E252FB"/>
    <w:rsid w:val="00E25434"/>
    <w:rsid w:val="00E2698D"/>
    <w:rsid w:val="00E26CAB"/>
    <w:rsid w:val="00E26CCB"/>
    <w:rsid w:val="00E26D21"/>
    <w:rsid w:val="00E27530"/>
    <w:rsid w:val="00E27D9D"/>
    <w:rsid w:val="00E30107"/>
    <w:rsid w:val="00E30258"/>
    <w:rsid w:val="00E304C5"/>
    <w:rsid w:val="00E309E5"/>
    <w:rsid w:val="00E30AC4"/>
    <w:rsid w:val="00E30D28"/>
    <w:rsid w:val="00E31F4C"/>
    <w:rsid w:val="00E3213F"/>
    <w:rsid w:val="00E32577"/>
    <w:rsid w:val="00E32590"/>
    <w:rsid w:val="00E32768"/>
    <w:rsid w:val="00E32DCC"/>
    <w:rsid w:val="00E33554"/>
    <w:rsid w:val="00E33C52"/>
    <w:rsid w:val="00E33D04"/>
    <w:rsid w:val="00E34311"/>
    <w:rsid w:val="00E3437F"/>
    <w:rsid w:val="00E345FD"/>
    <w:rsid w:val="00E34834"/>
    <w:rsid w:val="00E3487A"/>
    <w:rsid w:val="00E34A55"/>
    <w:rsid w:val="00E34C02"/>
    <w:rsid w:val="00E34D8B"/>
    <w:rsid w:val="00E350D2"/>
    <w:rsid w:val="00E3561E"/>
    <w:rsid w:val="00E35D09"/>
    <w:rsid w:val="00E365A6"/>
    <w:rsid w:val="00E36740"/>
    <w:rsid w:val="00E367B6"/>
    <w:rsid w:val="00E37315"/>
    <w:rsid w:val="00E377F9"/>
    <w:rsid w:val="00E37A6B"/>
    <w:rsid w:val="00E37EBD"/>
    <w:rsid w:val="00E4059B"/>
    <w:rsid w:val="00E40781"/>
    <w:rsid w:val="00E40E6B"/>
    <w:rsid w:val="00E40F98"/>
    <w:rsid w:val="00E41315"/>
    <w:rsid w:val="00E4138D"/>
    <w:rsid w:val="00E418FC"/>
    <w:rsid w:val="00E42172"/>
    <w:rsid w:val="00E426DF"/>
    <w:rsid w:val="00E430A6"/>
    <w:rsid w:val="00E432B9"/>
    <w:rsid w:val="00E43A9E"/>
    <w:rsid w:val="00E43C25"/>
    <w:rsid w:val="00E44923"/>
    <w:rsid w:val="00E45165"/>
    <w:rsid w:val="00E45478"/>
    <w:rsid w:val="00E458FF"/>
    <w:rsid w:val="00E46530"/>
    <w:rsid w:val="00E4666B"/>
    <w:rsid w:val="00E46BFE"/>
    <w:rsid w:val="00E475C2"/>
    <w:rsid w:val="00E47D35"/>
    <w:rsid w:val="00E501E8"/>
    <w:rsid w:val="00E5075C"/>
    <w:rsid w:val="00E50A7C"/>
    <w:rsid w:val="00E50EA2"/>
    <w:rsid w:val="00E50EB7"/>
    <w:rsid w:val="00E510E4"/>
    <w:rsid w:val="00E5114D"/>
    <w:rsid w:val="00E52896"/>
    <w:rsid w:val="00E528AE"/>
    <w:rsid w:val="00E52D25"/>
    <w:rsid w:val="00E52FFF"/>
    <w:rsid w:val="00E534E3"/>
    <w:rsid w:val="00E53912"/>
    <w:rsid w:val="00E543E0"/>
    <w:rsid w:val="00E54637"/>
    <w:rsid w:val="00E5495E"/>
    <w:rsid w:val="00E54FE2"/>
    <w:rsid w:val="00E55497"/>
    <w:rsid w:val="00E55600"/>
    <w:rsid w:val="00E5586C"/>
    <w:rsid w:val="00E55B03"/>
    <w:rsid w:val="00E55CE0"/>
    <w:rsid w:val="00E55FE2"/>
    <w:rsid w:val="00E5618C"/>
    <w:rsid w:val="00E561A2"/>
    <w:rsid w:val="00E565A8"/>
    <w:rsid w:val="00E56EB2"/>
    <w:rsid w:val="00E5797B"/>
    <w:rsid w:val="00E57C70"/>
    <w:rsid w:val="00E57E3A"/>
    <w:rsid w:val="00E57F24"/>
    <w:rsid w:val="00E60E47"/>
    <w:rsid w:val="00E60E96"/>
    <w:rsid w:val="00E60EE7"/>
    <w:rsid w:val="00E61D37"/>
    <w:rsid w:val="00E624B2"/>
    <w:rsid w:val="00E625FD"/>
    <w:rsid w:val="00E62952"/>
    <w:rsid w:val="00E62F96"/>
    <w:rsid w:val="00E62FBE"/>
    <w:rsid w:val="00E635FF"/>
    <w:rsid w:val="00E639FF"/>
    <w:rsid w:val="00E63ED0"/>
    <w:rsid w:val="00E647BC"/>
    <w:rsid w:val="00E64826"/>
    <w:rsid w:val="00E64E6C"/>
    <w:rsid w:val="00E6500D"/>
    <w:rsid w:val="00E65010"/>
    <w:rsid w:val="00E651B6"/>
    <w:rsid w:val="00E65DC3"/>
    <w:rsid w:val="00E669A6"/>
    <w:rsid w:val="00E671EF"/>
    <w:rsid w:val="00E67408"/>
    <w:rsid w:val="00E67DD9"/>
    <w:rsid w:val="00E67EF0"/>
    <w:rsid w:val="00E7002E"/>
    <w:rsid w:val="00E70148"/>
    <w:rsid w:val="00E70303"/>
    <w:rsid w:val="00E70CDD"/>
    <w:rsid w:val="00E70D1B"/>
    <w:rsid w:val="00E714FB"/>
    <w:rsid w:val="00E717F3"/>
    <w:rsid w:val="00E717F6"/>
    <w:rsid w:val="00E71C21"/>
    <w:rsid w:val="00E71DC5"/>
    <w:rsid w:val="00E7236E"/>
    <w:rsid w:val="00E726DF"/>
    <w:rsid w:val="00E72D7B"/>
    <w:rsid w:val="00E72DA6"/>
    <w:rsid w:val="00E737DC"/>
    <w:rsid w:val="00E7393F"/>
    <w:rsid w:val="00E73BB7"/>
    <w:rsid w:val="00E73DAF"/>
    <w:rsid w:val="00E73F1A"/>
    <w:rsid w:val="00E740BB"/>
    <w:rsid w:val="00E744A7"/>
    <w:rsid w:val="00E75730"/>
    <w:rsid w:val="00E75933"/>
    <w:rsid w:val="00E759F5"/>
    <w:rsid w:val="00E7619D"/>
    <w:rsid w:val="00E76A0F"/>
    <w:rsid w:val="00E76CCD"/>
    <w:rsid w:val="00E77A6D"/>
    <w:rsid w:val="00E804B2"/>
    <w:rsid w:val="00E805B1"/>
    <w:rsid w:val="00E806EE"/>
    <w:rsid w:val="00E80776"/>
    <w:rsid w:val="00E80C0E"/>
    <w:rsid w:val="00E80DAE"/>
    <w:rsid w:val="00E811BA"/>
    <w:rsid w:val="00E81B70"/>
    <w:rsid w:val="00E81D86"/>
    <w:rsid w:val="00E81EE3"/>
    <w:rsid w:val="00E826A0"/>
    <w:rsid w:val="00E828AB"/>
    <w:rsid w:val="00E82AD3"/>
    <w:rsid w:val="00E82D0E"/>
    <w:rsid w:val="00E82E6F"/>
    <w:rsid w:val="00E8310A"/>
    <w:rsid w:val="00E83128"/>
    <w:rsid w:val="00E83ADD"/>
    <w:rsid w:val="00E83E47"/>
    <w:rsid w:val="00E841D4"/>
    <w:rsid w:val="00E84E3E"/>
    <w:rsid w:val="00E85360"/>
    <w:rsid w:val="00E85624"/>
    <w:rsid w:val="00E85897"/>
    <w:rsid w:val="00E858EC"/>
    <w:rsid w:val="00E85AAE"/>
    <w:rsid w:val="00E85BC7"/>
    <w:rsid w:val="00E85CC3"/>
    <w:rsid w:val="00E862CF"/>
    <w:rsid w:val="00E86414"/>
    <w:rsid w:val="00E8691B"/>
    <w:rsid w:val="00E86B07"/>
    <w:rsid w:val="00E86C97"/>
    <w:rsid w:val="00E86F75"/>
    <w:rsid w:val="00E872AE"/>
    <w:rsid w:val="00E874F1"/>
    <w:rsid w:val="00E87D3D"/>
    <w:rsid w:val="00E901D0"/>
    <w:rsid w:val="00E904B7"/>
    <w:rsid w:val="00E91640"/>
    <w:rsid w:val="00E91AC9"/>
    <w:rsid w:val="00E9200A"/>
    <w:rsid w:val="00E9253D"/>
    <w:rsid w:val="00E925E6"/>
    <w:rsid w:val="00E92B17"/>
    <w:rsid w:val="00E92CC2"/>
    <w:rsid w:val="00E92DCF"/>
    <w:rsid w:val="00E9300E"/>
    <w:rsid w:val="00E931CE"/>
    <w:rsid w:val="00E934DA"/>
    <w:rsid w:val="00E93BE3"/>
    <w:rsid w:val="00E93ECA"/>
    <w:rsid w:val="00E93F23"/>
    <w:rsid w:val="00E94303"/>
    <w:rsid w:val="00E943AD"/>
    <w:rsid w:val="00E9517A"/>
    <w:rsid w:val="00E952B1"/>
    <w:rsid w:val="00E95A55"/>
    <w:rsid w:val="00E95E4E"/>
    <w:rsid w:val="00E95E74"/>
    <w:rsid w:val="00E965D6"/>
    <w:rsid w:val="00E96812"/>
    <w:rsid w:val="00E96B4A"/>
    <w:rsid w:val="00E96E76"/>
    <w:rsid w:val="00E97099"/>
    <w:rsid w:val="00E970E3"/>
    <w:rsid w:val="00E9735D"/>
    <w:rsid w:val="00E977AC"/>
    <w:rsid w:val="00E978BD"/>
    <w:rsid w:val="00E97B97"/>
    <w:rsid w:val="00EA069E"/>
    <w:rsid w:val="00EA0845"/>
    <w:rsid w:val="00EA0DED"/>
    <w:rsid w:val="00EA0E74"/>
    <w:rsid w:val="00EA1387"/>
    <w:rsid w:val="00EA1B51"/>
    <w:rsid w:val="00EA1B72"/>
    <w:rsid w:val="00EA20D6"/>
    <w:rsid w:val="00EA2154"/>
    <w:rsid w:val="00EA2181"/>
    <w:rsid w:val="00EA22A2"/>
    <w:rsid w:val="00EA25A9"/>
    <w:rsid w:val="00EA25D0"/>
    <w:rsid w:val="00EA2C22"/>
    <w:rsid w:val="00EA2EBA"/>
    <w:rsid w:val="00EA3023"/>
    <w:rsid w:val="00EA32A0"/>
    <w:rsid w:val="00EA381A"/>
    <w:rsid w:val="00EA38A5"/>
    <w:rsid w:val="00EA3F40"/>
    <w:rsid w:val="00EA4298"/>
    <w:rsid w:val="00EA4ABD"/>
    <w:rsid w:val="00EA4EC6"/>
    <w:rsid w:val="00EA4F49"/>
    <w:rsid w:val="00EA5F42"/>
    <w:rsid w:val="00EA6D8A"/>
    <w:rsid w:val="00EA6F5F"/>
    <w:rsid w:val="00EA7477"/>
    <w:rsid w:val="00EA7478"/>
    <w:rsid w:val="00EA74DE"/>
    <w:rsid w:val="00EA77C1"/>
    <w:rsid w:val="00EA7E92"/>
    <w:rsid w:val="00EA7EED"/>
    <w:rsid w:val="00EA7F02"/>
    <w:rsid w:val="00EB043D"/>
    <w:rsid w:val="00EB1686"/>
    <w:rsid w:val="00EB1AFC"/>
    <w:rsid w:val="00EB1B08"/>
    <w:rsid w:val="00EB1B33"/>
    <w:rsid w:val="00EB29F8"/>
    <w:rsid w:val="00EB3115"/>
    <w:rsid w:val="00EB380E"/>
    <w:rsid w:val="00EB397E"/>
    <w:rsid w:val="00EB3D8E"/>
    <w:rsid w:val="00EB4586"/>
    <w:rsid w:val="00EB5236"/>
    <w:rsid w:val="00EB5639"/>
    <w:rsid w:val="00EB58EB"/>
    <w:rsid w:val="00EB5ACA"/>
    <w:rsid w:val="00EB5C34"/>
    <w:rsid w:val="00EB5CA2"/>
    <w:rsid w:val="00EB60BC"/>
    <w:rsid w:val="00EB629E"/>
    <w:rsid w:val="00EB66CC"/>
    <w:rsid w:val="00EB6A44"/>
    <w:rsid w:val="00EB6A5C"/>
    <w:rsid w:val="00EB6D64"/>
    <w:rsid w:val="00EB6DCC"/>
    <w:rsid w:val="00EB7150"/>
    <w:rsid w:val="00EB78D4"/>
    <w:rsid w:val="00EB7985"/>
    <w:rsid w:val="00EB7CF1"/>
    <w:rsid w:val="00EB7D85"/>
    <w:rsid w:val="00EB7D89"/>
    <w:rsid w:val="00EC0004"/>
    <w:rsid w:val="00EC02CC"/>
    <w:rsid w:val="00EC0864"/>
    <w:rsid w:val="00EC08DA"/>
    <w:rsid w:val="00EC15C0"/>
    <w:rsid w:val="00EC172D"/>
    <w:rsid w:val="00EC1B40"/>
    <w:rsid w:val="00EC1C3D"/>
    <w:rsid w:val="00EC1E55"/>
    <w:rsid w:val="00EC229F"/>
    <w:rsid w:val="00EC2856"/>
    <w:rsid w:val="00EC290D"/>
    <w:rsid w:val="00EC38CB"/>
    <w:rsid w:val="00EC3E31"/>
    <w:rsid w:val="00EC4BBC"/>
    <w:rsid w:val="00EC5308"/>
    <w:rsid w:val="00EC56F5"/>
    <w:rsid w:val="00EC592A"/>
    <w:rsid w:val="00EC5962"/>
    <w:rsid w:val="00EC5F53"/>
    <w:rsid w:val="00EC696B"/>
    <w:rsid w:val="00EC6A66"/>
    <w:rsid w:val="00EC730E"/>
    <w:rsid w:val="00EC7454"/>
    <w:rsid w:val="00EC7EF7"/>
    <w:rsid w:val="00ED02C9"/>
    <w:rsid w:val="00ED0483"/>
    <w:rsid w:val="00ED07D4"/>
    <w:rsid w:val="00ED0D58"/>
    <w:rsid w:val="00ED0D59"/>
    <w:rsid w:val="00ED1076"/>
    <w:rsid w:val="00ED111B"/>
    <w:rsid w:val="00ED1383"/>
    <w:rsid w:val="00ED15EC"/>
    <w:rsid w:val="00ED185A"/>
    <w:rsid w:val="00ED1B6C"/>
    <w:rsid w:val="00ED1D5E"/>
    <w:rsid w:val="00ED1E43"/>
    <w:rsid w:val="00ED2112"/>
    <w:rsid w:val="00ED2319"/>
    <w:rsid w:val="00ED2327"/>
    <w:rsid w:val="00ED2333"/>
    <w:rsid w:val="00ED27DF"/>
    <w:rsid w:val="00ED2DE9"/>
    <w:rsid w:val="00ED2F40"/>
    <w:rsid w:val="00ED349E"/>
    <w:rsid w:val="00ED3CE1"/>
    <w:rsid w:val="00ED46BC"/>
    <w:rsid w:val="00ED503A"/>
    <w:rsid w:val="00ED548B"/>
    <w:rsid w:val="00ED5A65"/>
    <w:rsid w:val="00ED5AD7"/>
    <w:rsid w:val="00ED5C19"/>
    <w:rsid w:val="00ED5EA8"/>
    <w:rsid w:val="00ED5F7F"/>
    <w:rsid w:val="00ED6DCE"/>
    <w:rsid w:val="00ED7006"/>
    <w:rsid w:val="00ED72B0"/>
    <w:rsid w:val="00ED798F"/>
    <w:rsid w:val="00ED79B6"/>
    <w:rsid w:val="00ED7AE7"/>
    <w:rsid w:val="00ED7C38"/>
    <w:rsid w:val="00EE0160"/>
    <w:rsid w:val="00EE01B9"/>
    <w:rsid w:val="00EE01CC"/>
    <w:rsid w:val="00EE0243"/>
    <w:rsid w:val="00EE0638"/>
    <w:rsid w:val="00EE0A56"/>
    <w:rsid w:val="00EE0B1A"/>
    <w:rsid w:val="00EE0F0C"/>
    <w:rsid w:val="00EE142B"/>
    <w:rsid w:val="00EE1AA5"/>
    <w:rsid w:val="00EE1CB8"/>
    <w:rsid w:val="00EE1D1B"/>
    <w:rsid w:val="00EE1EAD"/>
    <w:rsid w:val="00EE22D7"/>
    <w:rsid w:val="00EE22FA"/>
    <w:rsid w:val="00EE23D6"/>
    <w:rsid w:val="00EE2492"/>
    <w:rsid w:val="00EE2548"/>
    <w:rsid w:val="00EE2D1D"/>
    <w:rsid w:val="00EE2F39"/>
    <w:rsid w:val="00EE3563"/>
    <w:rsid w:val="00EE389D"/>
    <w:rsid w:val="00EE392A"/>
    <w:rsid w:val="00EE40CA"/>
    <w:rsid w:val="00EE47B9"/>
    <w:rsid w:val="00EE5E1A"/>
    <w:rsid w:val="00EE643D"/>
    <w:rsid w:val="00EE6855"/>
    <w:rsid w:val="00EE6941"/>
    <w:rsid w:val="00EE71E8"/>
    <w:rsid w:val="00EE785E"/>
    <w:rsid w:val="00EE7B80"/>
    <w:rsid w:val="00EE7CFB"/>
    <w:rsid w:val="00EE7E86"/>
    <w:rsid w:val="00EF0042"/>
    <w:rsid w:val="00EF02FF"/>
    <w:rsid w:val="00EF0433"/>
    <w:rsid w:val="00EF07DC"/>
    <w:rsid w:val="00EF08E7"/>
    <w:rsid w:val="00EF0C43"/>
    <w:rsid w:val="00EF0C54"/>
    <w:rsid w:val="00EF1064"/>
    <w:rsid w:val="00EF1321"/>
    <w:rsid w:val="00EF1CC9"/>
    <w:rsid w:val="00EF233C"/>
    <w:rsid w:val="00EF24E8"/>
    <w:rsid w:val="00EF27C4"/>
    <w:rsid w:val="00EF28A7"/>
    <w:rsid w:val="00EF331D"/>
    <w:rsid w:val="00EF3327"/>
    <w:rsid w:val="00EF34F3"/>
    <w:rsid w:val="00EF3583"/>
    <w:rsid w:val="00EF37B3"/>
    <w:rsid w:val="00EF3C41"/>
    <w:rsid w:val="00EF3D5F"/>
    <w:rsid w:val="00EF3DE7"/>
    <w:rsid w:val="00EF41C9"/>
    <w:rsid w:val="00EF4241"/>
    <w:rsid w:val="00EF4409"/>
    <w:rsid w:val="00EF486E"/>
    <w:rsid w:val="00EF4AC5"/>
    <w:rsid w:val="00EF4CF8"/>
    <w:rsid w:val="00EF4F19"/>
    <w:rsid w:val="00EF52B6"/>
    <w:rsid w:val="00EF5394"/>
    <w:rsid w:val="00EF5BBC"/>
    <w:rsid w:val="00EF5C63"/>
    <w:rsid w:val="00EF5F33"/>
    <w:rsid w:val="00EF62D6"/>
    <w:rsid w:val="00EF63EA"/>
    <w:rsid w:val="00EF6405"/>
    <w:rsid w:val="00EF68DC"/>
    <w:rsid w:val="00EF6A1E"/>
    <w:rsid w:val="00EF6C1B"/>
    <w:rsid w:val="00EF6FCA"/>
    <w:rsid w:val="00EF7049"/>
    <w:rsid w:val="00EF77F3"/>
    <w:rsid w:val="00F0016A"/>
    <w:rsid w:val="00F00176"/>
    <w:rsid w:val="00F001D3"/>
    <w:rsid w:val="00F0073E"/>
    <w:rsid w:val="00F00835"/>
    <w:rsid w:val="00F00A0C"/>
    <w:rsid w:val="00F00E09"/>
    <w:rsid w:val="00F00E8B"/>
    <w:rsid w:val="00F01616"/>
    <w:rsid w:val="00F018CE"/>
    <w:rsid w:val="00F01BB9"/>
    <w:rsid w:val="00F02248"/>
    <w:rsid w:val="00F0295C"/>
    <w:rsid w:val="00F02A74"/>
    <w:rsid w:val="00F02F89"/>
    <w:rsid w:val="00F0300B"/>
    <w:rsid w:val="00F030C1"/>
    <w:rsid w:val="00F031F4"/>
    <w:rsid w:val="00F032A7"/>
    <w:rsid w:val="00F0392A"/>
    <w:rsid w:val="00F03DD4"/>
    <w:rsid w:val="00F04177"/>
    <w:rsid w:val="00F0439F"/>
    <w:rsid w:val="00F04673"/>
    <w:rsid w:val="00F04978"/>
    <w:rsid w:val="00F04ABC"/>
    <w:rsid w:val="00F04FE4"/>
    <w:rsid w:val="00F051BF"/>
    <w:rsid w:val="00F052DB"/>
    <w:rsid w:val="00F054BF"/>
    <w:rsid w:val="00F05ED7"/>
    <w:rsid w:val="00F05EDE"/>
    <w:rsid w:val="00F06232"/>
    <w:rsid w:val="00F068A4"/>
    <w:rsid w:val="00F06A9E"/>
    <w:rsid w:val="00F06D84"/>
    <w:rsid w:val="00F07C66"/>
    <w:rsid w:val="00F07F60"/>
    <w:rsid w:val="00F101A7"/>
    <w:rsid w:val="00F10703"/>
    <w:rsid w:val="00F107EE"/>
    <w:rsid w:val="00F10C01"/>
    <w:rsid w:val="00F11AFA"/>
    <w:rsid w:val="00F11CAB"/>
    <w:rsid w:val="00F12034"/>
    <w:rsid w:val="00F12191"/>
    <w:rsid w:val="00F1232C"/>
    <w:rsid w:val="00F12525"/>
    <w:rsid w:val="00F12FCF"/>
    <w:rsid w:val="00F13A64"/>
    <w:rsid w:val="00F13B8B"/>
    <w:rsid w:val="00F13DFD"/>
    <w:rsid w:val="00F1419F"/>
    <w:rsid w:val="00F1421E"/>
    <w:rsid w:val="00F14595"/>
    <w:rsid w:val="00F145BA"/>
    <w:rsid w:val="00F1479D"/>
    <w:rsid w:val="00F14AEF"/>
    <w:rsid w:val="00F14D2C"/>
    <w:rsid w:val="00F1501A"/>
    <w:rsid w:val="00F15C4A"/>
    <w:rsid w:val="00F162B4"/>
    <w:rsid w:val="00F170B7"/>
    <w:rsid w:val="00F173EC"/>
    <w:rsid w:val="00F17621"/>
    <w:rsid w:val="00F1796A"/>
    <w:rsid w:val="00F17EB0"/>
    <w:rsid w:val="00F20322"/>
    <w:rsid w:val="00F20418"/>
    <w:rsid w:val="00F2047E"/>
    <w:rsid w:val="00F20A28"/>
    <w:rsid w:val="00F20B53"/>
    <w:rsid w:val="00F21294"/>
    <w:rsid w:val="00F218F9"/>
    <w:rsid w:val="00F21BA1"/>
    <w:rsid w:val="00F21CAA"/>
    <w:rsid w:val="00F22B79"/>
    <w:rsid w:val="00F23074"/>
    <w:rsid w:val="00F23176"/>
    <w:rsid w:val="00F235C4"/>
    <w:rsid w:val="00F23600"/>
    <w:rsid w:val="00F252A3"/>
    <w:rsid w:val="00F25746"/>
    <w:rsid w:val="00F25A38"/>
    <w:rsid w:val="00F263E4"/>
    <w:rsid w:val="00F269B9"/>
    <w:rsid w:val="00F26B1D"/>
    <w:rsid w:val="00F27345"/>
    <w:rsid w:val="00F27396"/>
    <w:rsid w:val="00F2766A"/>
    <w:rsid w:val="00F27BFB"/>
    <w:rsid w:val="00F27EC3"/>
    <w:rsid w:val="00F30C36"/>
    <w:rsid w:val="00F31A41"/>
    <w:rsid w:val="00F32404"/>
    <w:rsid w:val="00F324A7"/>
    <w:rsid w:val="00F33162"/>
    <w:rsid w:val="00F33C59"/>
    <w:rsid w:val="00F33F44"/>
    <w:rsid w:val="00F34670"/>
    <w:rsid w:val="00F34C11"/>
    <w:rsid w:val="00F34F0E"/>
    <w:rsid w:val="00F35164"/>
    <w:rsid w:val="00F352B1"/>
    <w:rsid w:val="00F359FB"/>
    <w:rsid w:val="00F35E31"/>
    <w:rsid w:val="00F35E71"/>
    <w:rsid w:val="00F36323"/>
    <w:rsid w:val="00F36340"/>
    <w:rsid w:val="00F36A14"/>
    <w:rsid w:val="00F36B21"/>
    <w:rsid w:val="00F36BFF"/>
    <w:rsid w:val="00F36C2A"/>
    <w:rsid w:val="00F36DBE"/>
    <w:rsid w:val="00F37153"/>
    <w:rsid w:val="00F3797B"/>
    <w:rsid w:val="00F37B30"/>
    <w:rsid w:val="00F37D7A"/>
    <w:rsid w:val="00F37DAC"/>
    <w:rsid w:val="00F37EB1"/>
    <w:rsid w:val="00F401D7"/>
    <w:rsid w:val="00F405F0"/>
    <w:rsid w:val="00F40A55"/>
    <w:rsid w:val="00F40DE7"/>
    <w:rsid w:val="00F41C3E"/>
    <w:rsid w:val="00F420BC"/>
    <w:rsid w:val="00F423AB"/>
    <w:rsid w:val="00F429D9"/>
    <w:rsid w:val="00F42B54"/>
    <w:rsid w:val="00F42D04"/>
    <w:rsid w:val="00F43A0D"/>
    <w:rsid w:val="00F4443F"/>
    <w:rsid w:val="00F445B2"/>
    <w:rsid w:val="00F45D7F"/>
    <w:rsid w:val="00F45DCC"/>
    <w:rsid w:val="00F45E4A"/>
    <w:rsid w:val="00F45FD7"/>
    <w:rsid w:val="00F46430"/>
    <w:rsid w:val="00F46935"/>
    <w:rsid w:val="00F46AFB"/>
    <w:rsid w:val="00F46DE2"/>
    <w:rsid w:val="00F46EA6"/>
    <w:rsid w:val="00F46EB6"/>
    <w:rsid w:val="00F47BA6"/>
    <w:rsid w:val="00F47BCB"/>
    <w:rsid w:val="00F47D19"/>
    <w:rsid w:val="00F47D1F"/>
    <w:rsid w:val="00F501B7"/>
    <w:rsid w:val="00F50379"/>
    <w:rsid w:val="00F50673"/>
    <w:rsid w:val="00F509EC"/>
    <w:rsid w:val="00F50F36"/>
    <w:rsid w:val="00F5103D"/>
    <w:rsid w:val="00F51061"/>
    <w:rsid w:val="00F511C2"/>
    <w:rsid w:val="00F51200"/>
    <w:rsid w:val="00F512B9"/>
    <w:rsid w:val="00F519CA"/>
    <w:rsid w:val="00F52133"/>
    <w:rsid w:val="00F529B3"/>
    <w:rsid w:val="00F529F6"/>
    <w:rsid w:val="00F52AA0"/>
    <w:rsid w:val="00F52D23"/>
    <w:rsid w:val="00F52D72"/>
    <w:rsid w:val="00F52E05"/>
    <w:rsid w:val="00F5313B"/>
    <w:rsid w:val="00F5342C"/>
    <w:rsid w:val="00F53AD4"/>
    <w:rsid w:val="00F53E5B"/>
    <w:rsid w:val="00F53EAC"/>
    <w:rsid w:val="00F53FBF"/>
    <w:rsid w:val="00F54257"/>
    <w:rsid w:val="00F54268"/>
    <w:rsid w:val="00F544F6"/>
    <w:rsid w:val="00F54A88"/>
    <w:rsid w:val="00F54D62"/>
    <w:rsid w:val="00F55769"/>
    <w:rsid w:val="00F56220"/>
    <w:rsid w:val="00F563E1"/>
    <w:rsid w:val="00F56640"/>
    <w:rsid w:val="00F56789"/>
    <w:rsid w:val="00F56AD0"/>
    <w:rsid w:val="00F56D8D"/>
    <w:rsid w:val="00F56FB9"/>
    <w:rsid w:val="00F5705D"/>
    <w:rsid w:val="00F5797C"/>
    <w:rsid w:val="00F57A46"/>
    <w:rsid w:val="00F57F4E"/>
    <w:rsid w:val="00F60127"/>
    <w:rsid w:val="00F60367"/>
    <w:rsid w:val="00F60589"/>
    <w:rsid w:val="00F607CF"/>
    <w:rsid w:val="00F61A21"/>
    <w:rsid w:val="00F61B3A"/>
    <w:rsid w:val="00F624CE"/>
    <w:rsid w:val="00F625D3"/>
    <w:rsid w:val="00F63156"/>
    <w:rsid w:val="00F634D8"/>
    <w:rsid w:val="00F6358B"/>
    <w:rsid w:val="00F63A51"/>
    <w:rsid w:val="00F63C0F"/>
    <w:rsid w:val="00F64558"/>
    <w:rsid w:val="00F64707"/>
    <w:rsid w:val="00F64A04"/>
    <w:rsid w:val="00F64C5E"/>
    <w:rsid w:val="00F64E4C"/>
    <w:rsid w:val="00F653D4"/>
    <w:rsid w:val="00F65A34"/>
    <w:rsid w:val="00F65E25"/>
    <w:rsid w:val="00F6657E"/>
    <w:rsid w:val="00F6692A"/>
    <w:rsid w:val="00F66A61"/>
    <w:rsid w:val="00F67299"/>
    <w:rsid w:val="00F67315"/>
    <w:rsid w:val="00F67F9A"/>
    <w:rsid w:val="00F70124"/>
    <w:rsid w:val="00F7016E"/>
    <w:rsid w:val="00F701F6"/>
    <w:rsid w:val="00F70468"/>
    <w:rsid w:val="00F707EA"/>
    <w:rsid w:val="00F70816"/>
    <w:rsid w:val="00F720E8"/>
    <w:rsid w:val="00F720FA"/>
    <w:rsid w:val="00F724E7"/>
    <w:rsid w:val="00F727DA"/>
    <w:rsid w:val="00F73B3F"/>
    <w:rsid w:val="00F73DA6"/>
    <w:rsid w:val="00F73DA9"/>
    <w:rsid w:val="00F74055"/>
    <w:rsid w:val="00F741F6"/>
    <w:rsid w:val="00F74405"/>
    <w:rsid w:val="00F7453C"/>
    <w:rsid w:val="00F7478F"/>
    <w:rsid w:val="00F74950"/>
    <w:rsid w:val="00F74B08"/>
    <w:rsid w:val="00F7518A"/>
    <w:rsid w:val="00F752D8"/>
    <w:rsid w:val="00F755CC"/>
    <w:rsid w:val="00F759D6"/>
    <w:rsid w:val="00F75D58"/>
    <w:rsid w:val="00F75EAF"/>
    <w:rsid w:val="00F7601E"/>
    <w:rsid w:val="00F76CED"/>
    <w:rsid w:val="00F770AD"/>
    <w:rsid w:val="00F77886"/>
    <w:rsid w:val="00F8018D"/>
    <w:rsid w:val="00F801EA"/>
    <w:rsid w:val="00F80808"/>
    <w:rsid w:val="00F80A56"/>
    <w:rsid w:val="00F80DAA"/>
    <w:rsid w:val="00F811A1"/>
    <w:rsid w:val="00F81436"/>
    <w:rsid w:val="00F814E8"/>
    <w:rsid w:val="00F81570"/>
    <w:rsid w:val="00F81880"/>
    <w:rsid w:val="00F81962"/>
    <w:rsid w:val="00F81F5A"/>
    <w:rsid w:val="00F822A7"/>
    <w:rsid w:val="00F8232F"/>
    <w:rsid w:val="00F8278C"/>
    <w:rsid w:val="00F82C93"/>
    <w:rsid w:val="00F8360F"/>
    <w:rsid w:val="00F83711"/>
    <w:rsid w:val="00F83D38"/>
    <w:rsid w:val="00F83D3C"/>
    <w:rsid w:val="00F84182"/>
    <w:rsid w:val="00F846DB"/>
    <w:rsid w:val="00F84844"/>
    <w:rsid w:val="00F84A57"/>
    <w:rsid w:val="00F84C53"/>
    <w:rsid w:val="00F850D1"/>
    <w:rsid w:val="00F85599"/>
    <w:rsid w:val="00F85EB8"/>
    <w:rsid w:val="00F86743"/>
    <w:rsid w:val="00F86875"/>
    <w:rsid w:val="00F86B02"/>
    <w:rsid w:val="00F877DC"/>
    <w:rsid w:val="00F879D7"/>
    <w:rsid w:val="00F87BCA"/>
    <w:rsid w:val="00F900E6"/>
    <w:rsid w:val="00F90EC1"/>
    <w:rsid w:val="00F90F41"/>
    <w:rsid w:val="00F90F8E"/>
    <w:rsid w:val="00F910E2"/>
    <w:rsid w:val="00F911A4"/>
    <w:rsid w:val="00F91854"/>
    <w:rsid w:val="00F918C1"/>
    <w:rsid w:val="00F91CCB"/>
    <w:rsid w:val="00F92384"/>
    <w:rsid w:val="00F92598"/>
    <w:rsid w:val="00F925BA"/>
    <w:rsid w:val="00F92616"/>
    <w:rsid w:val="00F92669"/>
    <w:rsid w:val="00F92997"/>
    <w:rsid w:val="00F92ADD"/>
    <w:rsid w:val="00F92C1D"/>
    <w:rsid w:val="00F934AF"/>
    <w:rsid w:val="00F939EE"/>
    <w:rsid w:val="00F94426"/>
    <w:rsid w:val="00F9444A"/>
    <w:rsid w:val="00F946EE"/>
    <w:rsid w:val="00F94D85"/>
    <w:rsid w:val="00F94F91"/>
    <w:rsid w:val="00F95357"/>
    <w:rsid w:val="00F95780"/>
    <w:rsid w:val="00F95FE5"/>
    <w:rsid w:val="00F97244"/>
    <w:rsid w:val="00F97307"/>
    <w:rsid w:val="00F9734C"/>
    <w:rsid w:val="00F97379"/>
    <w:rsid w:val="00F9777C"/>
    <w:rsid w:val="00FA04CC"/>
    <w:rsid w:val="00FA0ACD"/>
    <w:rsid w:val="00FA0BE1"/>
    <w:rsid w:val="00FA0FFE"/>
    <w:rsid w:val="00FA13C1"/>
    <w:rsid w:val="00FA13FC"/>
    <w:rsid w:val="00FA1854"/>
    <w:rsid w:val="00FA1D2F"/>
    <w:rsid w:val="00FA1E84"/>
    <w:rsid w:val="00FA1F7B"/>
    <w:rsid w:val="00FA1FB4"/>
    <w:rsid w:val="00FA20AC"/>
    <w:rsid w:val="00FA24E0"/>
    <w:rsid w:val="00FA2B14"/>
    <w:rsid w:val="00FA2C7F"/>
    <w:rsid w:val="00FA3059"/>
    <w:rsid w:val="00FA31AD"/>
    <w:rsid w:val="00FA39C2"/>
    <w:rsid w:val="00FA4096"/>
    <w:rsid w:val="00FA42AC"/>
    <w:rsid w:val="00FA4330"/>
    <w:rsid w:val="00FA48A7"/>
    <w:rsid w:val="00FA4B29"/>
    <w:rsid w:val="00FA4FE9"/>
    <w:rsid w:val="00FA50BE"/>
    <w:rsid w:val="00FA50EB"/>
    <w:rsid w:val="00FA56C1"/>
    <w:rsid w:val="00FA60D2"/>
    <w:rsid w:val="00FA6840"/>
    <w:rsid w:val="00FA6A09"/>
    <w:rsid w:val="00FA76A1"/>
    <w:rsid w:val="00FA7E91"/>
    <w:rsid w:val="00FA7FB9"/>
    <w:rsid w:val="00FB05C8"/>
    <w:rsid w:val="00FB0CBE"/>
    <w:rsid w:val="00FB1D35"/>
    <w:rsid w:val="00FB1DD5"/>
    <w:rsid w:val="00FB21E2"/>
    <w:rsid w:val="00FB2613"/>
    <w:rsid w:val="00FB29A5"/>
    <w:rsid w:val="00FB2A2B"/>
    <w:rsid w:val="00FB3AE9"/>
    <w:rsid w:val="00FB3D1A"/>
    <w:rsid w:val="00FB469C"/>
    <w:rsid w:val="00FB5A5E"/>
    <w:rsid w:val="00FB61FB"/>
    <w:rsid w:val="00FB6B90"/>
    <w:rsid w:val="00FB703D"/>
    <w:rsid w:val="00FB70E2"/>
    <w:rsid w:val="00FB7209"/>
    <w:rsid w:val="00FB7B02"/>
    <w:rsid w:val="00FC0251"/>
    <w:rsid w:val="00FC0476"/>
    <w:rsid w:val="00FC04E1"/>
    <w:rsid w:val="00FC0B1D"/>
    <w:rsid w:val="00FC125C"/>
    <w:rsid w:val="00FC166B"/>
    <w:rsid w:val="00FC32AC"/>
    <w:rsid w:val="00FC3B17"/>
    <w:rsid w:val="00FC4656"/>
    <w:rsid w:val="00FC47D1"/>
    <w:rsid w:val="00FC48AB"/>
    <w:rsid w:val="00FC4B21"/>
    <w:rsid w:val="00FC4DC5"/>
    <w:rsid w:val="00FC50B6"/>
    <w:rsid w:val="00FC52D6"/>
    <w:rsid w:val="00FC546E"/>
    <w:rsid w:val="00FC55B3"/>
    <w:rsid w:val="00FC5658"/>
    <w:rsid w:val="00FC56B3"/>
    <w:rsid w:val="00FC582D"/>
    <w:rsid w:val="00FC586F"/>
    <w:rsid w:val="00FC5A05"/>
    <w:rsid w:val="00FC5A1B"/>
    <w:rsid w:val="00FC5AD3"/>
    <w:rsid w:val="00FC617E"/>
    <w:rsid w:val="00FC62E9"/>
    <w:rsid w:val="00FC6336"/>
    <w:rsid w:val="00FC65AA"/>
    <w:rsid w:val="00FC691B"/>
    <w:rsid w:val="00FC6C8D"/>
    <w:rsid w:val="00FC6F90"/>
    <w:rsid w:val="00FC71C4"/>
    <w:rsid w:val="00FC7734"/>
    <w:rsid w:val="00FC7820"/>
    <w:rsid w:val="00FC7A2C"/>
    <w:rsid w:val="00FD0428"/>
    <w:rsid w:val="00FD07F4"/>
    <w:rsid w:val="00FD10AF"/>
    <w:rsid w:val="00FD1261"/>
    <w:rsid w:val="00FD1844"/>
    <w:rsid w:val="00FD1847"/>
    <w:rsid w:val="00FD1B62"/>
    <w:rsid w:val="00FD23ED"/>
    <w:rsid w:val="00FD2727"/>
    <w:rsid w:val="00FD2A64"/>
    <w:rsid w:val="00FD2FAB"/>
    <w:rsid w:val="00FD3045"/>
    <w:rsid w:val="00FD3119"/>
    <w:rsid w:val="00FD3312"/>
    <w:rsid w:val="00FD3366"/>
    <w:rsid w:val="00FD3728"/>
    <w:rsid w:val="00FD3B74"/>
    <w:rsid w:val="00FD4601"/>
    <w:rsid w:val="00FD4726"/>
    <w:rsid w:val="00FD4912"/>
    <w:rsid w:val="00FD499C"/>
    <w:rsid w:val="00FD4B32"/>
    <w:rsid w:val="00FD582F"/>
    <w:rsid w:val="00FD5ACD"/>
    <w:rsid w:val="00FD6581"/>
    <w:rsid w:val="00FD6611"/>
    <w:rsid w:val="00FD6636"/>
    <w:rsid w:val="00FD6C9B"/>
    <w:rsid w:val="00FD70D6"/>
    <w:rsid w:val="00FD7407"/>
    <w:rsid w:val="00FD7420"/>
    <w:rsid w:val="00FE0211"/>
    <w:rsid w:val="00FE03E0"/>
    <w:rsid w:val="00FE0B4F"/>
    <w:rsid w:val="00FE0FDC"/>
    <w:rsid w:val="00FE1087"/>
    <w:rsid w:val="00FE1308"/>
    <w:rsid w:val="00FE19A9"/>
    <w:rsid w:val="00FE244E"/>
    <w:rsid w:val="00FE27DA"/>
    <w:rsid w:val="00FE2C00"/>
    <w:rsid w:val="00FE32CD"/>
    <w:rsid w:val="00FE339E"/>
    <w:rsid w:val="00FE3AFD"/>
    <w:rsid w:val="00FE3F9F"/>
    <w:rsid w:val="00FE41FA"/>
    <w:rsid w:val="00FE4776"/>
    <w:rsid w:val="00FE4947"/>
    <w:rsid w:val="00FE4A26"/>
    <w:rsid w:val="00FE4D4F"/>
    <w:rsid w:val="00FE51C6"/>
    <w:rsid w:val="00FE59BA"/>
    <w:rsid w:val="00FE5ACB"/>
    <w:rsid w:val="00FE5B5E"/>
    <w:rsid w:val="00FE6B84"/>
    <w:rsid w:val="00FE73BE"/>
    <w:rsid w:val="00FE74DB"/>
    <w:rsid w:val="00FE7669"/>
    <w:rsid w:val="00FE7723"/>
    <w:rsid w:val="00FE77A4"/>
    <w:rsid w:val="00FF02F2"/>
    <w:rsid w:val="00FF0344"/>
    <w:rsid w:val="00FF0BE2"/>
    <w:rsid w:val="00FF0D7B"/>
    <w:rsid w:val="00FF1031"/>
    <w:rsid w:val="00FF11CD"/>
    <w:rsid w:val="00FF15B8"/>
    <w:rsid w:val="00FF1D06"/>
    <w:rsid w:val="00FF1E63"/>
    <w:rsid w:val="00FF298D"/>
    <w:rsid w:val="00FF2E9E"/>
    <w:rsid w:val="00FF2FFC"/>
    <w:rsid w:val="00FF3612"/>
    <w:rsid w:val="00FF4047"/>
    <w:rsid w:val="00FF4686"/>
    <w:rsid w:val="00FF4740"/>
    <w:rsid w:val="00FF4966"/>
    <w:rsid w:val="00FF5846"/>
    <w:rsid w:val="00FF6DB5"/>
    <w:rsid w:val="00FF7013"/>
    <w:rsid w:val="00FF72C5"/>
    <w:rsid w:val="00FF76E5"/>
    <w:rsid w:val="00FF7944"/>
    <w:rsid w:val="010644E7"/>
    <w:rsid w:val="01069F1F"/>
    <w:rsid w:val="01145BC9"/>
    <w:rsid w:val="0120D474"/>
    <w:rsid w:val="01249B74"/>
    <w:rsid w:val="012505E5"/>
    <w:rsid w:val="0148A07B"/>
    <w:rsid w:val="014B93D5"/>
    <w:rsid w:val="015B286B"/>
    <w:rsid w:val="0166E0D5"/>
    <w:rsid w:val="017CFB13"/>
    <w:rsid w:val="01877FCA"/>
    <w:rsid w:val="018C5879"/>
    <w:rsid w:val="018D4ED4"/>
    <w:rsid w:val="0191A099"/>
    <w:rsid w:val="01A57A80"/>
    <w:rsid w:val="01B667B1"/>
    <w:rsid w:val="01B7290A"/>
    <w:rsid w:val="01B7EBA3"/>
    <w:rsid w:val="01BF870D"/>
    <w:rsid w:val="01CFA81F"/>
    <w:rsid w:val="01CFD157"/>
    <w:rsid w:val="01DFAE89"/>
    <w:rsid w:val="01E24CAF"/>
    <w:rsid w:val="01EDF35D"/>
    <w:rsid w:val="0202232B"/>
    <w:rsid w:val="02132907"/>
    <w:rsid w:val="0213BB75"/>
    <w:rsid w:val="0216B936"/>
    <w:rsid w:val="022256E0"/>
    <w:rsid w:val="0222F3DA"/>
    <w:rsid w:val="022961FF"/>
    <w:rsid w:val="02304D44"/>
    <w:rsid w:val="02379DE3"/>
    <w:rsid w:val="023CE884"/>
    <w:rsid w:val="024AE649"/>
    <w:rsid w:val="0254CEF4"/>
    <w:rsid w:val="025BA180"/>
    <w:rsid w:val="026EF17C"/>
    <w:rsid w:val="0270D7D7"/>
    <w:rsid w:val="027B26B0"/>
    <w:rsid w:val="0281FD01"/>
    <w:rsid w:val="02893B1A"/>
    <w:rsid w:val="029E7EB6"/>
    <w:rsid w:val="029F40A8"/>
    <w:rsid w:val="02A3F66D"/>
    <w:rsid w:val="02A6FBF5"/>
    <w:rsid w:val="02AAB174"/>
    <w:rsid w:val="02AB5F99"/>
    <w:rsid w:val="02B3D9DF"/>
    <w:rsid w:val="02BC64E9"/>
    <w:rsid w:val="02BD2B6B"/>
    <w:rsid w:val="02C82D4E"/>
    <w:rsid w:val="02CBBCD7"/>
    <w:rsid w:val="02D464F9"/>
    <w:rsid w:val="02DD4F49"/>
    <w:rsid w:val="02E31140"/>
    <w:rsid w:val="02EAC0A8"/>
    <w:rsid w:val="02F50B54"/>
    <w:rsid w:val="032FE75E"/>
    <w:rsid w:val="034B1B7A"/>
    <w:rsid w:val="03528129"/>
    <w:rsid w:val="035F987C"/>
    <w:rsid w:val="0365B80C"/>
    <w:rsid w:val="036CA3CF"/>
    <w:rsid w:val="0370B3DD"/>
    <w:rsid w:val="037E4FD8"/>
    <w:rsid w:val="037F13DD"/>
    <w:rsid w:val="0390A366"/>
    <w:rsid w:val="0391B337"/>
    <w:rsid w:val="039B7DCA"/>
    <w:rsid w:val="039F1A11"/>
    <w:rsid w:val="03A2E570"/>
    <w:rsid w:val="03A4FEE5"/>
    <w:rsid w:val="03AD8231"/>
    <w:rsid w:val="03C7BF4A"/>
    <w:rsid w:val="03CE5CC0"/>
    <w:rsid w:val="03E6EE65"/>
    <w:rsid w:val="03E972EB"/>
    <w:rsid w:val="03E97D74"/>
    <w:rsid w:val="03ED4C93"/>
    <w:rsid w:val="03F3D710"/>
    <w:rsid w:val="03FFB274"/>
    <w:rsid w:val="0403F3D5"/>
    <w:rsid w:val="04122F9E"/>
    <w:rsid w:val="042298E0"/>
    <w:rsid w:val="0425925E"/>
    <w:rsid w:val="042FE288"/>
    <w:rsid w:val="04371E65"/>
    <w:rsid w:val="04416006"/>
    <w:rsid w:val="0443AE20"/>
    <w:rsid w:val="044A95A2"/>
    <w:rsid w:val="044AF648"/>
    <w:rsid w:val="0450A9B1"/>
    <w:rsid w:val="0466920E"/>
    <w:rsid w:val="0479F479"/>
    <w:rsid w:val="047A405C"/>
    <w:rsid w:val="04831CD0"/>
    <w:rsid w:val="048796B7"/>
    <w:rsid w:val="048CAB9D"/>
    <w:rsid w:val="048D8EAC"/>
    <w:rsid w:val="04944A0E"/>
    <w:rsid w:val="049F224F"/>
    <w:rsid w:val="04BAAAF9"/>
    <w:rsid w:val="04BD862E"/>
    <w:rsid w:val="04BF5502"/>
    <w:rsid w:val="04BF9C61"/>
    <w:rsid w:val="04C9186D"/>
    <w:rsid w:val="04CE6329"/>
    <w:rsid w:val="04E89CA5"/>
    <w:rsid w:val="04EB88FF"/>
    <w:rsid w:val="04EE6E49"/>
    <w:rsid w:val="04F52B98"/>
    <w:rsid w:val="05023634"/>
    <w:rsid w:val="05163283"/>
    <w:rsid w:val="052226C5"/>
    <w:rsid w:val="05270FD6"/>
    <w:rsid w:val="05271D57"/>
    <w:rsid w:val="052C405C"/>
    <w:rsid w:val="05307B5D"/>
    <w:rsid w:val="0533D15D"/>
    <w:rsid w:val="053B85EA"/>
    <w:rsid w:val="05495E84"/>
    <w:rsid w:val="054C2F84"/>
    <w:rsid w:val="0559004A"/>
    <w:rsid w:val="055C9EC7"/>
    <w:rsid w:val="0566190B"/>
    <w:rsid w:val="05677776"/>
    <w:rsid w:val="056FFF11"/>
    <w:rsid w:val="057AE6EB"/>
    <w:rsid w:val="0592AC1D"/>
    <w:rsid w:val="0599E302"/>
    <w:rsid w:val="059AF3E2"/>
    <w:rsid w:val="05AF25BB"/>
    <w:rsid w:val="05B0AA69"/>
    <w:rsid w:val="05B931B5"/>
    <w:rsid w:val="05BCAD1E"/>
    <w:rsid w:val="05BCC650"/>
    <w:rsid w:val="05BE165B"/>
    <w:rsid w:val="05BED1BF"/>
    <w:rsid w:val="05C539FF"/>
    <w:rsid w:val="05C7B46D"/>
    <w:rsid w:val="05CA1F5A"/>
    <w:rsid w:val="05D5D439"/>
    <w:rsid w:val="05E610E3"/>
    <w:rsid w:val="05E6697A"/>
    <w:rsid w:val="05E7324C"/>
    <w:rsid w:val="05F1B077"/>
    <w:rsid w:val="05F75235"/>
    <w:rsid w:val="05F8F7D7"/>
    <w:rsid w:val="061374CC"/>
    <w:rsid w:val="0617E09C"/>
    <w:rsid w:val="06236995"/>
    <w:rsid w:val="06289EAD"/>
    <w:rsid w:val="06322734"/>
    <w:rsid w:val="063CA192"/>
    <w:rsid w:val="0642082B"/>
    <w:rsid w:val="0643A270"/>
    <w:rsid w:val="064AA162"/>
    <w:rsid w:val="065ADB5E"/>
    <w:rsid w:val="06641382"/>
    <w:rsid w:val="066917DF"/>
    <w:rsid w:val="0674C10F"/>
    <w:rsid w:val="067D0450"/>
    <w:rsid w:val="0686F93F"/>
    <w:rsid w:val="068ED006"/>
    <w:rsid w:val="0695FA37"/>
    <w:rsid w:val="06A61B70"/>
    <w:rsid w:val="06A821CE"/>
    <w:rsid w:val="06AEA4C7"/>
    <w:rsid w:val="06B128C5"/>
    <w:rsid w:val="06B8A8C7"/>
    <w:rsid w:val="06BCA2BC"/>
    <w:rsid w:val="06CE3ADB"/>
    <w:rsid w:val="06DEED11"/>
    <w:rsid w:val="06F3E5E5"/>
    <w:rsid w:val="06F8776D"/>
    <w:rsid w:val="06FA1892"/>
    <w:rsid w:val="06FED658"/>
    <w:rsid w:val="0716517C"/>
    <w:rsid w:val="071871D2"/>
    <w:rsid w:val="071A9F9D"/>
    <w:rsid w:val="0723BC5D"/>
    <w:rsid w:val="07470BAA"/>
    <w:rsid w:val="074BE88D"/>
    <w:rsid w:val="074F06F7"/>
    <w:rsid w:val="075147AC"/>
    <w:rsid w:val="07544C61"/>
    <w:rsid w:val="0757F108"/>
    <w:rsid w:val="0758277A"/>
    <w:rsid w:val="0764BD82"/>
    <w:rsid w:val="0764CE81"/>
    <w:rsid w:val="076B1234"/>
    <w:rsid w:val="07729546"/>
    <w:rsid w:val="0788F456"/>
    <w:rsid w:val="0790CD34"/>
    <w:rsid w:val="07958D65"/>
    <w:rsid w:val="07A0F4B1"/>
    <w:rsid w:val="07A1AF2C"/>
    <w:rsid w:val="07A6A863"/>
    <w:rsid w:val="07A6EA4C"/>
    <w:rsid w:val="07AA4EB7"/>
    <w:rsid w:val="07AAF116"/>
    <w:rsid w:val="07B44730"/>
    <w:rsid w:val="07C98F24"/>
    <w:rsid w:val="07D9B150"/>
    <w:rsid w:val="07DD8A36"/>
    <w:rsid w:val="07EE2CBE"/>
    <w:rsid w:val="07F295A1"/>
    <w:rsid w:val="07F61BD9"/>
    <w:rsid w:val="07FB248A"/>
    <w:rsid w:val="0801006C"/>
    <w:rsid w:val="0803A64B"/>
    <w:rsid w:val="0811386E"/>
    <w:rsid w:val="081B2FCE"/>
    <w:rsid w:val="0829F9D5"/>
    <w:rsid w:val="082AD25E"/>
    <w:rsid w:val="082DF922"/>
    <w:rsid w:val="083448CD"/>
    <w:rsid w:val="083A1204"/>
    <w:rsid w:val="084002FC"/>
    <w:rsid w:val="0848CB80"/>
    <w:rsid w:val="085CDFC8"/>
    <w:rsid w:val="08653461"/>
    <w:rsid w:val="08713C1D"/>
    <w:rsid w:val="0873AD3F"/>
    <w:rsid w:val="0875C182"/>
    <w:rsid w:val="087A559B"/>
    <w:rsid w:val="088026C4"/>
    <w:rsid w:val="08822057"/>
    <w:rsid w:val="08954F7B"/>
    <w:rsid w:val="08A64C3C"/>
    <w:rsid w:val="08ABFC23"/>
    <w:rsid w:val="08B075BC"/>
    <w:rsid w:val="08BBCD7E"/>
    <w:rsid w:val="08C624CE"/>
    <w:rsid w:val="08DAA29C"/>
    <w:rsid w:val="08DB56D6"/>
    <w:rsid w:val="08E60EE1"/>
    <w:rsid w:val="08F3AED7"/>
    <w:rsid w:val="090445A2"/>
    <w:rsid w:val="0912F251"/>
    <w:rsid w:val="092335CF"/>
    <w:rsid w:val="0928CE9D"/>
    <w:rsid w:val="092AEA74"/>
    <w:rsid w:val="092EC9FE"/>
    <w:rsid w:val="09310D58"/>
    <w:rsid w:val="0943B272"/>
    <w:rsid w:val="09469B29"/>
    <w:rsid w:val="094B7697"/>
    <w:rsid w:val="09555FBC"/>
    <w:rsid w:val="096F7E9E"/>
    <w:rsid w:val="096FF3D4"/>
    <w:rsid w:val="09700332"/>
    <w:rsid w:val="0971372B"/>
    <w:rsid w:val="097ED7A7"/>
    <w:rsid w:val="098AC86F"/>
    <w:rsid w:val="09923164"/>
    <w:rsid w:val="099275E3"/>
    <w:rsid w:val="09956115"/>
    <w:rsid w:val="099BB546"/>
    <w:rsid w:val="09A2EF40"/>
    <w:rsid w:val="09AEC3DB"/>
    <w:rsid w:val="09B3FDEB"/>
    <w:rsid w:val="09B76736"/>
    <w:rsid w:val="09BEE8DD"/>
    <w:rsid w:val="09E25A2C"/>
    <w:rsid w:val="09EB91EB"/>
    <w:rsid w:val="0A0DC9BA"/>
    <w:rsid w:val="0A15357D"/>
    <w:rsid w:val="0A17A145"/>
    <w:rsid w:val="0A17BDBD"/>
    <w:rsid w:val="0A3A0B9D"/>
    <w:rsid w:val="0A3B87BC"/>
    <w:rsid w:val="0A53BB9C"/>
    <w:rsid w:val="0A56990A"/>
    <w:rsid w:val="0A586221"/>
    <w:rsid w:val="0A5C8603"/>
    <w:rsid w:val="0A5E6650"/>
    <w:rsid w:val="0A739730"/>
    <w:rsid w:val="0A73D35A"/>
    <w:rsid w:val="0A75AABF"/>
    <w:rsid w:val="0A798295"/>
    <w:rsid w:val="0A99CF32"/>
    <w:rsid w:val="0A9BDF4A"/>
    <w:rsid w:val="0AA07087"/>
    <w:rsid w:val="0AA1B189"/>
    <w:rsid w:val="0AB63D06"/>
    <w:rsid w:val="0ABBFEC5"/>
    <w:rsid w:val="0AC4916A"/>
    <w:rsid w:val="0AD1C67D"/>
    <w:rsid w:val="0AD2032F"/>
    <w:rsid w:val="0AD915C6"/>
    <w:rsid w:val="0ADF3008"/>
    <w:rsid w:val="0AEAAA76"/>
    <w:rsid w:val="0AF72859"/>
    <w:rsid w:val="0B023D2C"/>
    <w:rsid w:val="0B09BEE4"/>
    <w:rsid w:val="0B0A5566"/>
    <w:rsid w:val="0B0F58A9"/>
    <w:rsid w:val="0B236954"/>
    <w:rsid w:val="0B2E5D02"/>
    <w:rsid w:val="0B33445C"/>
    <w:rsid w:val="0B337306"/>
    <w:rsid w:val="0B36A5B0"/>
    <w:rsid w:val="0B3DDD37"/>
    <w:rsid w:val="0B43195C"/>
    <w:rsid w:val="0B438A62"/>
    <w:rsid w:val="0B449B7F"/>
    <w:rsid w:val="0B4768E9"/>
    <w:rsid w:val="0B49B32D"/>
    <w:rsid w:val="0B6000AD"/>
    <w:rsid w:val="0B8B87AD"/>
    <w:rsid w:val="0B9F0497"/>
    <w:rsid w:val="0BB702EA"/>
    <w:rsid w:val="0BB9D3BE"/>
    <w:rsid w:val="0BC63BF5"/>
    <w:rsid w:val="0BDB1D3D"/>
    <w:rsid w:val="0BDC7E8E"/>
    <w:rsid w:val="0BE5868D"/>
    <w:rsid w:val="0BE7222E"/>
    <w:rsid w:val="0BF79D83"/>
    <w:rsid w:val="0BF918AF"/>
    <w:rsid w:val="0BFE96E4"/>
    <w:rsid w:val="0C008DD7"/>
    <w:rsid w:val="0C0372AC"/>
    <w:rsid w:val="0C260F75"/>
    <w:rsid w:val="0C32A441"/>
    <w:rsid w:val="0C3FBA3D"/>
    <w:rsid w:val="0C474EAD"/>
    <w:rsid w:val="0C4A4D4F"/>
    <w:rsid w:val="0C61C517"/>
    <w:rsid w:val="0C66BD04"/>
    <w:rsid w:val="0C6812BB"/>
    <w:rsid w:val="0C6BDCF9"/>
    <w:rsid w:val="0C6E707F"/>
    <w:rsid w:val="0C8267C0"/>
    <w:rsid w:val="0C87FF9A"/>
    <w:rsid w:val="0C9AF036"/>
    <w:rsid w:val="0CA66AC1"/>
    <w:rsid w:val="0CAE4C2E"/>
    <w:rsid w:val="0CB1B47B"/>
    <w:rsid w:val="0CBC37F3"/>
    <w:rsid w:val="0CC62CBD"/>
    <w:rsid w:val="0CDB8F8A"/>
    <w:rsid w:val="0CF26EFE"/>
    <w:rsid w:val="0CF558CA"/>
    <w:rsid w:val="0CF9DDD4"/>
    <w:rsid w:val="0D1DF29A"/>
    <w:rsid w:val="0D480DA5"/>
    <w:rsid w:val="0D49299F"/>
    <w:rsid w:val="0D4B12BC"/>
    <w:rsid w:val="0D4C08ED"/>
    <w:rsid w:val="0D5ECF12"/>
    <w:rsid w:val="0D8157F9"/>
    <w:rsid w:val="0D8CC670"/>
    <w:rsid w:val="0D936460"/>
    <w:rsid w:val="0DB18F64"/>
    <w:rsid w:val="0DB377AD"/>
    <w:rsid w:val="0DB6819D"/>
    <w:rsid w:val="0DC0DAF3"/>
    <w:rsid w:val="0DCA01F3"/>
    <w:rsid w:val="0DCC1244"/>
    <w:rsid w:val="0DCD3B42"/>
    <w:rsid w:val="0DD14832"/>
    <w:rsid w:val="0DD99119"/>
    <w:rsid w:val="0DE1EF7E"/>
    <w:rsid w:val="0DE43DF0"/>
    <w:rsid w:val="0DF0A0E4"/>
    <w:rsid w:val="0DF58164"/>
    <w:rsid w:val="0DFB158B"/>
    <w:rsid w:val="0DFFCF1D"/>
    <w:rsid w:val="0E04CEA5"/>
    <w:rsid w:val="0E0F3E73"/>
    <w:rsid w:val="0E107806"/>
    <w:rsid w:val="0E15EDD8"/>
    <w:rsid w:val="0E1DE318"/>
    <w:rsid w:val="0E1F3A21"/>
    <w:rsid w:val="0E22D600"/>
    <w:rsid w:val="0E25B0D8"/>
    <w:rsid w:val="0E2B5F40"/>
    <w:rsid w:val="0E5051DC"/>
    <w:rsid w:val="0E60E67A"/>
    <w:rsid w:val="0E6BC85E"/>
    <w:rsid w:val="0E6CE989"/>
    <w:rsid w:val="0E712428"/>
    <w:rsid w:val="0E7EC9DA"/>
    <w:rsid w:val="0E8BFD8A"/>
    <w:rsid w:val="0E8D51B1"/>
    <w:rsid w:val="0EB06DDD"/>
    <w:rsid w:val="0EBD137F"/>
    <w:rsid w:val="0EC7E8D4"/>
    <w:rsid w:val="0ECBD483"/>
    <w:rsid w:val="0ECD8EE7"/>
    <w:rsid w:val="0ED2F5FB"/>
    <w:rsid w:val="0ED352CE"/>
    <w:rsid w:val="0ED53C56"/>
    <w:rsid w:val="0EE3C752"/>
    <w:rsid w:val="0EE91C29"/>
    <w:rsid w:val="0EE9A96C"/>
    <w:rsid w:val="0EECB257"/>
    <w:rsid w:val="0F00ED67"/>
    <w:rsid w:val="0F07B43F"/>
    <w:rsid w:val="0F18B46F"/>
    <w:rsid w:val="0F22D547"/>
    <w:rsid w:val="0F3AB3A3"/>
    <w:rsid w:val="0F3CF0C3"/>
    <w:rsid w:val="0F56307D"/>
    <w:rsid w:val="0F5B8A30"/>
    <w:rsid w:val="0F62018A"/>
    <w:rsid w:val="0F6C95A0"/>
    <w:rsid w:val="0F6DD719"/>
    <w:rsid w:val="0F7378F6"/>
    <w:rsid w:val="0F7CFEC2"/>
    <w:rsid w:val="0F8D9C06"/>
    <w:rsid w:val="0FA1A4FF"/>
    <w:rsid w:val="0FA4D3F5"/>
    <w:rsid w:val="0FA4F5AF"/>
    <w:rsid w:val="0FA97AAD"/>
    <w:rsid w:val="0FC1BF1D"/>
    <w:rsid w:val="0FDB63E3"/>
    <w:rsid w:val="0FDCBDC2"/>
    <w:rsid w:val="0FDE7883"/>
    <w:rsid w:val="0FF955D3"/>
    <w:rsid w:val="0FFF53CB"/>
    <w:rsid w:val="100C8605"/>
    <w:rsid w:val="1012D31F"/>
    <w:rsid w:val="101DC707"/>
    <w:rsid w:val="102CC390"/>
    <w:rsid w:val="102DED3A"/>
    <w:rsid w:val="103C4007"/>
    <w:rsid w:val="106933FD"/>
    <w:rsid w:val="106D154E"/>
    <w:rsid w:val="106E6466"/>
    <w:rsid w:val="10714C39"/>
    <w:rsid w:val="1078C804"/>
    <w:rsid w:val="10915ED4"/>
    <w:rsid w:val="1091C9E0"/>
    <w:rsid w:val="1093E3A7"/>
    <w:rsid w:val="109BB940"/>
    <w:rsid w:val="109CF94B"/>
    <w:rsid w:val="109FF55A"/>
    <w:rsid w:val="10A1F222"/>
    <w:rsid w:val="10BBB4FA"/>
    <w:rsid w:val="10C055A2"/>
    <w:rsid w:val="10D7D864"/>
    <w:rsid w:val="10DA73BA"/>
    <w:rsid w:val="10E008BB"/>
    <w:rsid w:val="10EB3BF7"/>
    <w:rsid w:val="10F4F397"/>
    <w:rsid w:val="10FA055A"/>
    <w:rsid w:val="10FED55D"/>
    <w:rsid w:val="11021167"/>
    <w:rsid w:val="110BEB51"/>
    <w:rsid w:val="11120FBC"/>
    <w:rsid w:val="11128A82"/>
    <w:rsid w:val="111F5C21"/>
    <w:rsid w:val="112F6B80"/>
    <w:rsid w:val="11315622"/>
    <w:rsid w:val="1134201B"/>
    <w:rsid w:val="1139A4A6"/>
    <w:rsid w:val="114258FF"/>
    <w:rsid w:val="114406BB"/>
    <w:rsid w:val="11618D71"/>
    <w:rsid w:val="1176DBD9"/>
    <w:rsid w:val="117A9AE4"/>
    <w:rsid w:val="1185390D"/>
    <w:rsid w:val="119309AF"/>
    <w:rsid w:val="11A00A16"/>
    <w:rsid w:val="11A99D1D"/>
    <w:rsid w:val="11B06AC1"/>
    <w:rsid w:val="11B11B65"/>
    <w:rsid w:val="11B45706"/>
    <w:rsid w:val="11C08F3C"/>
    <w:rsid w:val="11D95518"/>
    <w:rsid w:val="11DEF82D"/>
    <w:rsid w:val="11EB2374"/>
    <w:rsid w:val="11F6BC9E"/>
    <w:rsid w:val="1200BA9B"/>
    <w:rsid w:val="12031A5C"/>
    <w:rsid w:val="12082269"/>
    <w:rsid w:val="122C00EE"/>
    <w:rsid w:val="1235DD2C"/>
    <w:rsid w:val="123A93C4"/>
    <w:rsid w:val="1243FA9F"/>
    <w:rsid w:val="124478B0"/>
    <w:rsid w:val="1250F95D"/>
    <w:rsid w:val="126180B1"/>
    <w:rsid w:val="12629DCC"/>
    <w:rsid w:val="1262BDE1"/>
    <w:rsid w:val="127741E1"/>
    <w:rsid w:val="128B5269"/>
    <w:rsid w:val="1290DC45"/>
    <w:rsid w:val="1296D343"/>
    <w:rsid w:val="12A00A8F"/>
    <w:rsid w:val="12B3009D"/>
    <w:rsid w:val="12B7C7E1"/>
    <w:rsid w:val="12E6ED93"/>
    <w:rsid w:val="12EB3C44"/>
    <w:rsid w:val="12F81379"/>
    <w:rsid w:val="12F88E75"/>
    <w:rsid w:val="12FE23A1"/>
    <w:rsid w:val="12FE5736"/>
    <w:rsid w:val="12FF5EE5"/>
    <w:rsid w:val="13120E3F"/>
    <w:rsid w:val="1312E5F4"/>
    <w:rsid w:val="1316823B"/>
    <w:rsid w:val="131C294C"/>
    <w:rsid w:val="1325C981"/>
    <w:rsid w:val="1336B03B"/>
    <w:rsid w:val="133BD35C"/>
    <w:rsid w:val="133DE0BF"/>
    <w:rsid w:val="13486D41"/>
    <w:rsid w:val="134AABCD"/>
    <w:rsid w:val="1352AE6E"/>
    <w:rsid w:val="135E84DF"/>
    <w:rsid w:val="1373E46F"/>
    <w:rsid w:val="13761D59"/>
    <w:rsid w:val="1388E2EC"/>
    <w:rsid w:val="13B148EB"/>
    <w:rsid w:val="13B1ACF8"/>
    <w:rsid w:val="13B9EF62"/>
    <w:rsid w:val="13BA1879"/>
    <w:rsid w:val="13BB9384"/>
    <w:rsid w:val="13BD302A"/>
    <w:rsid w:val="13BF98F5"/>
    <w:rsid w:val="13C39416"/>
    <w:rsid w:val="13C52429"/>
    <w:rsid w:val="13CF93D4"/>
    <w:rsid w:val="13E22CF4"/>
    <w:rsid w:val="13E8050C"/>
    <w:rsid w:val="13EACC94"/>
    <w:rsid w:val="13F10282"/>
    <w:rsid w:val="13FEDE6D"/>
    <w:rsid w:val="14044847"/>
    <w:rsid w:val="1415B005"/>
    <w:rsid w:val="1429A61D"/>
    <w:rsid w:val="14395DC6"/>
    <w:rsid w:val="1458E94E"/>
    <w:rsid w:val="14644A99"/>
    <w:rsid w:val="146D7453"/>
    <w:rsid w:val="147B4A27"/>
    <w:rsid w:val="147E1E74"/>
    <w:rsid w:val="14867211"/>
    <w:rsid w:val="148B64F2"/>
    <w:rsid w:val="148BD94B"/>
    <w:rsid w:val="148C0F30"/>
    <w:rsid w:val="148F119E"/>
    <w:rsid w:val="148F7778"/>
    <w:rsid w:val="14928FD0"/>
    <w:rsid w:val="149788A8"/>
    <w:rsid w:val="149B3D70"/>
    <w:rsid w:val="149D0312"/>
    <w:rsid w:val="14AD9584"/>
    <w:rsid w:val="14BD37C4"/>
    <w:rsid w:val="14CC99E9"/>
    <w:rsid w:val="14D45818"/>
    <w:rsid w:val="14D8F104"/>
    <w:rsid w:val="14E8B615"/>
    <w:rsid w:val="14FFE778"/>
    <w:rsid w:val="150876E2"/>
    <w:rsid w:val="150DFC15"/>
    <w:rsid w:val="150EACB2"/>
    <w:rsid w:val="1512BDB6"/>
    <w:rsid w:val="1519344C"/>
    <w:rsid w:val="152A0E03"/>
    <w:rsid w:val="152A3FCA"/>
    <w:rsid w:val="153A97CF"/>
    <w:rsid w:val="153EDCA0"/>
    <w:rsid w:val="15445007"/>
    <w:rsid w:val="154861F8"/>
    <w:rsid w:val="154FF26C"/>
    <w:rsid w:val="155121FD"/>
    <w:rsid w:val="155C7595"/>
    <w:rsid w:val="1564C295"/>
    <w:rsid w:val="1570E887"/>
    <w:rsid w:val="1571DE95"/>
    <w:rsid w:val="1574DB43"/>
    <w:rsid w:val="1577112E"/>
    <w:rsid w:val="1579FEEF"/>
    <w:rsid w:val="157D89CD"/>
    <w:rsid w:val="158D2ACB"/>
    <w:rsid w:val="158DA5E5"/>
    <w:rsid w:val="1591ADBF"/>
    <w:rsid w:val="159233E7"/>
    <w:rsid w:val="159E2B45"/>
    <w:rsid w:val="15B0F8C6"/>
    <w:rsid w:val="15C35814"/>
    <w:rsid w:val="15DDDB8F"/>
    <w:rsid w:val="15FF37BC"/>
    <w:rsid w:val="1601751E"/>
    <w:rsid w:val="1602AC6E"/>
    <w:rsid w:val="1612EBC8"/>
    <w:rsid w:val="161874CA"/>
    <w:rsid w:val="163153CB"/>
    <w:rsid w:val="1637D04A"/>
    <w:rsid w:val="163BC02C"/>
    <w:rsid w:val="163D4373"/>
    <w:rsid w:val="1642B722"/>
    <w:rsid w:val="1646DC82"/>
    <w:rsid w:val="164C682C"/>
    <w:rsid w:val="164F16F6"/>
    <w:rsid w:val="165705D4"/>
    <w:rsid w:val="1661AB14"/>
    <w:rsid w:val="16682CCD"/>
    <w:rsid w:val="166B7DA1"/>
    <w:rsid w:val="166EEB71"/>
    <w:rsid w:val="167810F8"/>
    <w:rsid w:val="1678ABE6"/>
    <w:rsid w:val="16814EC8"/>
    <w:rsid w:val="1684256C"/>
    <w:rsid w:val="16930961"/>
    <w:rsid w:val="1697A0C4"/>
    <w:rsid w:val="169C2DC3"/>
    <w:rsid w:val="16C1AD1B"/>
    <w:rsid w:val="16D4A84C"/>
    <w:rsid w:val="16DCE3B5"/>
    <w:rsid w:val="16DFF19E"/>
    <w:rsid w:val="1701F3D0"/>
    <w:rsid w:val="1709549F"/>
    <w:rsid w:val="170FF6FD"/>
    <w:rsid w:val="17108ED9"/>
    <w:rsid w:val="17114656"/>
    <w:rsid w:val="171DE655"/>
    <w:rsid w:val="171ED58A"/>
    <w:rsid w:val="171FD685"/>
    <w:rsid w:val="172C3810"/>
    <w:rsid w:val="1736E8F0"/>
    <w:rsid w:val="17414D48"/>
    <w:rsid w:val="174B7A63"/>
    <w:rsid w:val="174D1759"/>
    <w:rsid w:val="1753AD35"/>
    <w:rsid w:val="1754D639"/>
    <w:rsid w:val="1768593B"/>
    <w:rsid w:val="17738A81"/>
    <w:rsid w:val="177E383C"/>
    <w:rsid w:val="17894086"/>
    <w:rsid w:val="17909914"/>
    <w:rsid w:val="17962537"/>
    <w:rsid w:val="17A25FA1"/>
    <w:rsid w:val="17A90F26"/>
    <w:rsid w:val="17BE956A"/>
    <w:rsid w:val="17D2F5FE"/>
    <w:rsid w:val="17E171A4"/>
    <w:rsid w:val="17EB8FDC"/>
    <w:rsid w:val="17ED2A2C"/>
    <w:rsid w:val="17F1370F"/>
    <w:rsid w:val="17F23F56"/>
    <w:rsid w:val="18125418"/>
    <w:rsid w:val="181F2327"/>
    <w:rsid w:val="1821222D"/>
    <w:rsid w:val="1823BEBC"/>
    <w:rsid w:val="182C4883"/>
    <w:rsid w:val="1832C40B"/>
    <w:rsid w:val="18361B2C"/>
    <w:rsid w:val="18389B26"/>
    <w:rsid w:val="1845AAEA"/>
    <w:rsid w:val="18461D3A"/>
    <w:rsid w:val="185AA288"/>
    <w:rsid w:val="185C4222"/>
    <w:rsid w:val="1868A1EE"/>
    <w:rsid w:val="186BF9D4"/>
    <w:rsid w:val="187636AF"/>
    <w:rsid w:val="187D6D9C"/>
    <w:rsid w:val="187F5F0C"/>
    <w:rsid w:val="188F329F"/>
    <w:rsid w:val="18A62A5C"/>
    <w:rsid w:val="18ADB84F"/>
    <w:rsid w:val="18AEB14D"/>
    <w:rsid w:val="18BCD528"/>
    <w:rsid w:val="18BE7D1F"/>
    <w:rsid w:val="18E00093"/>
    <w:rsid w:val="18E0C6DC"/>
    <w:rsid w:val="18E6FC5E"/>
    <w:rsid w:val="18E9F62D"/>
    <w:rsid w:val="18FBB335"/>
    <w:rsid w:val="18FC25AF"/>
    <w:rsid w:val="1904E047"/>
    <w:rsid w:val="190E7C7A"/>
    <w:rsid w:val="19111DAC"/>
    <w:rsid w:val="191C23D8"/>
    <w:rsid w:val="191C342F"/>
    <w:rsid w:val="191DB88B"/>
    <w:rsid w:val="19242378"/>
    <w:rsid w:val="1927F8CA"/>
    <w:rsid w:val="192C5C9C"/>
    <w:rsid w:val="193910FF"/>
    <w:rsid w:val="1941B42A"/>
    <w:rsid w:val="1947B6C4"/>
    <w:rsid w:val="19662A74"/>
    <w:rsid w:val="196DF8F4"/>
    <w:rsid w:val="19749A63"/>
    <w:rsid w:val="1974F589"/>
    <w:rsid w:val="197F9D52"/>
    <w:rsid w:val="19816781"/>
    <w:rsid w:val="19934E3E"/>
    <w:rsid w:val="19AE2506"/>
    <w:rsid w:val="19B10542"/>
    <w:rsid w:val="19B18EE8"/>
    <w:rsid w:val="19B2C4C1"/>
    <w:rsid w:val="19C75DA6"/>
    <w:rsid w:val="19CCFF30"/>
    <w:rsid w:val="19DAA2A3"/>
    <w:rsid w:val="19E2E9E4"/>
    <w:rsid w:val="19E4960B"/>
    <w:rsid w:val="19E6E967"/>
    <w:rsid w:val="19E8EA6F"/>
    <w:rsid w:val="19FAE1D9"/>
    <w:rsid w:val="1A117D93"/>
    <w:rsid w:val="1A1CD5E3"/>
    <w:rsid w:val="1A2039CC"/>
    <w:rsid w:val="1A24AF1A"/>
    <w:rsid w:val="1A2679EC"/>
    <w:rsid w:val="1A3849F3"/>
    <w:rsid w:val="1A392DCD"/>
    <w:rsid w:val="1A3DC879"/>
    <w:rsid w:val="1A5D3C96"/>
    <w:rsid w:val="1A707733"/>
    <w:rsid w:val="1A9072EA"/>
    <w:rsid w:val="1A94DC6A"/>
    <w:rsid w:val="1A95AB7B"/>
    <w:rsid w:val="1AA14AB1"/>
    <w:rsid w:val="1AA6DCF4"/>
    <w:rsid w:val="1AAACE59"/>
    <w:rsid w:val="1AAAD0DE"/>
    <w:rsid w:val="1ADCDB1B"/>
    <w:rsid w:val="1AE36522"/>
    <w:rsid w:val="1AE51DA6"/>
    <w:rsid w:val="1AE684AB"/>
    <w:rsid w:val="1B0B755A"/>
    <w:rsid w:val="1B0CECBE"/>
    <w:rsid w:val="1B13639E"/>
    <w:rsid w:val="1B19F9D4"/>
    <w:rsid w:val="1B1BA943"/>
    <w:rsid w:val="1B3886F1"/>
    <w:rsid w:val="1B3CFD41"/>
    <w:rsid w:val="1B3D8221"/>
    <w:rsid w:val="1B46F4B6"/>
    <w:rsid w:val="1B478C21"/>
    <w:rsid w:val="1B47B237"/>
    <w:rsid w:val="1B4A8618"/>
    <w:rsid w:val="1B513D47"/>
    <w:rsid w:val="1B550B54"/>
    <w:rsid w:val="1B65BDEA"/>
    <w:rsid w:val="1B6888A2"/>
    <w:rsid w:val="1B6F88C0"/>
    <w:rsid w:val="1B7303A7"/>
    <w:rsid w:val="1B8E186A"/>
    <w:rsid w:val="1B93EB29"/>
    <w:rsid w:val="1B97E441"/>
    <w:rsid w:val="1B9A7B0E"/>
    <w:rsid w:val="1B9CF556"/>
    <w:rsid w:val="1BA4B5DF"/>
    <w:rsid w:val="1BAEBEB8"/>
    <w:rsid w:val="1BB88BE6"/>
    <w:rsid w:val="1BCF37E0"/>
    <w:rsid w:val="1BD357A5"/>
    <w:rsid w:val="1BDAC80B"/>
    <w:rsid w:val="1BDB4767"/>
    <w:rsid w:val="1BE627F7"/>
    <w:rsid w:val="1BE7F587"/>
    <w:rsid w:val="1BF2CEB4"/>
    <w:rsid w:val="1BF3649B"/>
    <w:rsid w:val="1BFA8CFF"/>
    <w:rsid w:val="1BFB9B90"/>
    <w:rsid w:val="1BFE7C44"/>
    <w:rsid w:val="1C0038EF"/>
    <w:rsid w:val="1C059859"/>
    <w:rsid w:val="1C13D2F9"/>
    <w:rsid w:val="1C18F9C2"/>
    <w:rsid w:val="1C233939"/>
    <w:rsid w:val="1C3A92B6"/>
    <w:rsid w:val="1C486ED5"/>
    <w:rsid w:val="1C6456F9"/>
    <w:rsid w:val="1C6672C5"/>
    <w:rsid w:val="1C70B143"/>
    <w:rsid w:val="1C8313E8"/>
    <w:rsid w:val="1C88CD33"/>
    <w:rsid w:val="1C8C1F7F"/>
    <w:rsid w:val="1C98AC04"/>
    <w:rsid w:val="1CA50C36"/>
    <w:rsid w:val="1CAE9674"/>
    <w:rsid w:val="1CB941B8"/>
    <w:rsid w:val="1CBD2C8F"/>
    <w:rsid w:val="1CC6EDB6"/>
    <w:rsid w:val="1CCA61B6"/>
    <w:rsid w:val="1CD37744"/>
    <w:rsid w:val="1CD5C96C"/>
    <w:rsid w:val="1CE00D83"/>
    <w:rsid w:val="1CFE2B31"/>
    <w:rsid w:val="1D0E8894"/>
    <w:rsid w:val="1D0F618B"/>
    <w:rsid w:val="1D1A7E13"/>
    <w:rsid w:val="1D33A90B"/>
    <w:rsid w:val="1D355105"/>
    <w:rsid w:val="1D379C60"/>
    <w:rsid w:val="1D37E329"/>
    <w:rsid w:val="1D3B4153"/>
    <w:rsid w:val="1D3B5201"/>
    <w:rsid w:val="1D4BB1B2"/>
    <w:rsid w:val="1D4E4CE0"/>
    <w:rsid w:val="1D58E63E"/>
    <w:rsid w:val="1D5B5136"/>
    <w:rsid w:val="1D6E7A6F"/>
    <w:rsid w:val="1D714F54"/>
    <w:rsid w:val="1D771034"/>
    <w:rsid w:val="1D7E4F91"/>
    <w:rsid w:val="1D86015F"/>
    <w:rsid w:val="1D89C800"/>
    <w:rsid w:val="1D8A1D52"/>
    <w:rsid w:val="1D9F950C"/>
    <w:rsid w:val="1DA22BE5"/>
    <w:rsid w:val="1DA265AA"/>
    <w:rsid w:val="1DA5089B"/>
    <w:rsid w:val="1DAA1322"/>
    <w:rsid w:val="1DB28D92"/>
    <w:rsid w:val="1DBCD9AF"/>
    <w:rsid w:val="1DC24F93"/>
    <w:rsid w:val="1DC8BC42"/>
    <w:rsid w:val="1DC8CEB3"/>
    <w:rsid w:val="1DCE7FD4"/>
    <w:rsid w:val="1DDA559B"/>
    <w:rsid w:val="1DDB46F7"/>
    <w:rsid w:val="1DDEF5FA"/>
    <w:rsid w:val="1DEB1F47"/>
    <w:rsid w:val="1DF306CD"/>
    <w:rsid w:val="1E10718F"/>
    <w:rsid w:val="1E155C22"/>
    <w:rsid w:val="1E18545C"/>
    <w:rsid w:val="1E32DCB1"/>
    <w:rsid w:val="1E33200B"/>
    <w:rsid w:val="1E536FE4"/>
    <w:rsid w:val="1E5F3CC1"/>
    <w:rsid w:val="1E6A2A48"/>
    <w:rsid w:val="1E792384"/>
    <w:rsid w:val="1E7C2835"/>
    <w:rsid w:val="1E87C6AF"/>
    <w:rsid w:val="1E9129F8"/>
    <w:rsid w:val="1E91DC89"/>
    <w:rsid w:val="1EA135BC"/>
    <w:rsid w:val="1EACF6E7"/>
    <w:rsid w:val="1EB098E8"/>
    <w:rsid w:val="1EB0DC10"/>
    <w:rsid w:val="1EBCEBC4"/>
    <w:rsid w:val="1EBF1E94"/>
    <w:rsid w:val="1EC1E3BA"/>
    <w:rsid w:val="1ECF021D"/>
    <w:rsid w:val="1ECF5E38"/>
    <w:rsid w:val="1ED8EF2C"/>
    <w:rsid w:val="1EE0B122"/>
    <w:rsid w:val="1EE6EB7D"/>
    <w:rsid w:val="1F05FC89"/>
    <w:rsid w:val="1F0CDFA3"/>
    <w:rsid w:val="1F1DBFFF"/>
    <w:rsid w:val="1F353888"/>
    <w:rsid w:val="1F378223"/>
    <w:rsid w:val="1F394D77"/>
    <w:rsid w:val="1F4543AA"/>
    <w:rsid w:val="1F566B61"/>
    <w:rsid w:val="1F64F39B"/>
    <w:rsid w:val="1F73EC06"/>
    <w:rsid w:val="1F78E62E"/>
    <w:rsid w:val="1F7F7435"/>
    <w:rsid w:val="1F80E014"/>
    <w:rsid w:val="1F8C7C39"/>
    <w:rsid w:val="1F8F2E31"/>
    <w:rsid w:val="1F96A928"/>
    <w:rsid w:val="1FA8CFB3"/>
    <w:rsid w:val="1FC8520C"/>
    <w:rsid w:val="1FCD83A3"/>
    <w:rsid w:val="1FD3C4B7"/>
    <w:rsid w:val="1FE8E477"/>
    <w:rsid w:val="1FEF28E8"/>
    <w:rsid w:val="1FF614AE"/>
    <w:rsid w:val="2000E4BB"/>
    <w:rsid w:val="2008E093"/>
    <w:rsid w:val="2008EEA4"/>
    <w:rsid w:val="20108A7C"/>
    <w:rsid w:val="201A5E6A"/>
    <w:rsid w:val="2027015D"/>
    <w:rsid w:val="202D9DDC"/>
    <w:rsid w:val="2030750F"/>
    <w:rsid w:val="2033008E"/>
    <w:rsid w:val="2033B015"/>
    <w:rsid w:val="2044174E"/>
    <w:rsid w:val="20497D45"/>
    <w:rsid w:val="20504F4F"/>
    <w:rsid w:val="205CF3B9"/>
    <w:rsid w:val="2060A50F"/>
    <w:rsid w:val="2070B579"/>
    <w:rsid w:val="2072507A"/>
    <w:rsid w:val="207869D3"/>
    <w:rsid w:val="2078B379"/>
    <w:rsid w:val="2079BCB1"/>
    <w:rsid w:val="207B9211"/>
    <w:rsid w:val="207BF38D"/>
    <w:rsid w:val="209DA955"/>
    <w:rsid w:val="209E7B23"/>
    <w:rsid w:val="20A43A79"/>
    <w:rsid w:val="20B9FCCD"/>
    <w:rsid w:val="20BCC801"/>
    <w:rsid w:val="20C36290"/>
    <w:rsid w:val="20C4FBCC"/>
    <w:rsid w:val="20C955A5"/>
    <w:rsid w:val="20CBB88F"/>
    <w:rsid w:val="20CF0306"/>
    <w:rsid w:val="20D4F484"/>
    <w:rsid w:val="20D50AB6"/>
    <w:rsid w:val="20E3194D"/>
    <w:rsid w:val="20FC612B"/>
    <w:rsid w:val="210A199A"/>
    <w:rsid w:val="2118F6B8"/>
    <w:rsid w:val="212D1ED4"/>
    <w:rsid w:val="2149F763"/>
    <w:rsid w:val="214C88B8"/>
    <w:rsid w:val="2157D1E4"/>
    <w:rsid w:val="215AF5E1"/>
    <w:rsid w:val="215E7D47"/>
    <w:rsid w:val="21656084"/>
    <w:rsid w:val="216903F7"/>
    <w:rsid w:val="216B012E"/>
    <w:rsid w:val="21783C1A"/>
    <w:rsid w:val="217926AA"/>
    <w:rsid w:val="217B50C1"/>
    <w:rsid w:val="217F3AB9"/>
    <w:rsid w:val="21932882"/>
    <w:rsid w:val="21985BAA"/>
    <w:rsid w:val="21A329D2"/>
    <w:rsid w:val="21B04E2B"/>
    <w:rsid w:val="21B236C9"/>
    <w:rsid w:val="21B584C3"/>
    <w:rsid w:val="21BBAB78"/>
    <w:rsid w:val="21C55B49"/>
    <w:rsid w:val="21D1C9E2"/>
    <w:rsid w:val="21D5D4E5"/>
    <w:rsid w:val="21E9BBED"/>
    <w:rsid w:val="21E9D2C5"/>
    <w:rsid w:val="21EF458B"/>
    <w:rsid w:val="22122CE3"/>
    <w:rsid w:val="22126F17"/>
    <w:rsid w:val="2216CCEF"/>
    <w:rsid w:val="2218F008"/>
    <w:rsid w:val="2219D933"/>
    <w:rsid w:val="221AAB9F"/>
    <w:rsid w:val="2224E9FD"/>
    <w:rsid w:val="2253F640"/>
    <w:rsid w:val="225F108C"/>
    <w:rsid w:val="2264227E"/>
    <w:rsid w:val="2266B603"/>
    <w:rsid w:val="22706461"/>
    <w:rsid w:val="2286DF3D"/>
    <w:rsid w:val="228CCA40"/>
    <w:rsid w:val="2294A686"/>
    <w:rsid w:val="2295CFF7"/>
    <w:rsid w:val="22968E0D"/>
    <w:rsid w:val="229BF4AB"/>
    <w:rsid w:val="22A42D01"/>
    <w:rsid w:val="22A954E0"/>
    <w:rsid w:val="22AE3618"/>
    <w:rsid w:val="22B02E4B"/>
    <w:rsid w:val="22C399A1"/>
    <w:rsid w:val="22D0F711"/>
    <w:rsid w:val="230133CC"/>
    <w:rsid w:val="2301DEBB"/>
    <w:rsid w:val="230572A5"/>
    <w:rsid w:val="230C75CB"/>
    <w:rsid w:val="2311C675"/>
    <w:rsid w:val="2319F275"/>
    <w:rsid w:val="2333DAC6"/>
    <w:rsid w:val="233696AC"/>
    <w:rsid w:val="23421BB7"/>
    <w:rsid w:val="234A9A26"/>
    <w:rsid w:val="234BFBF6"/>
    <w:rsid w:val="2351D27B"/>
    <w:rsid w:val="2367278D"/>
    <w:rsid w:val="236BC08E"/>
    <w:rsid w:val="236EF660"/>
    <w:rsid w:val="23765D6C"/>
    <w:rsid w:val="23798CD9"/>
    <w:rsid w:val="237B3C2B"/>
    <w:rsid w:val="2383283B"/>
    <w:rsid w:val="2388909F"/>
    <w:rsid w:val="238AB34F"/>
    <w:rsid w:val="238E8C3A"/>
    <w:rsid w:val="23987CB8"/>
    <w:rsid w:val="239FAE84"/>
    <w:rsid w:val="23A3C572"/>
    <w:rsid w:val="23A3DE03"/>
    <w:rsid w:val="23BA2359"/>
    <w:rsid w:val="23BB2584"/>
    <w:rsid w:val="23BC512A"/>
    <w:rsid w:val="23D41A84"/>
    <w:rsid w:val="23EB2520"/>
    <w:rsid w:val="23EF611A"/>
    <w:rsid w:val="23F07139"/>
    <w:rsid w:val="240C7762"/>
    <w:rsid w:val="2411BBD1"/>
    <w:rsid w:val="241DE918"/>
    <w:rsid w:val="241EAAC1"/>
    <w:rsid w:val="242A16D2"/>
    <w:rsid w:val="242B8211"/>
    <w:rsid w:val="242E1FF9"/>
    <w:rsid w:val="244D7653"/>
    <w:rsid w:val="2450C07B"/>
    <w:rsid w:val="245998E9"/>
    <w:rsid w:val="245BC2D4"/>
    <w:rsid w:val="2460AF91"/>
    <w:rsid w:val="24614E98"/>
    <w:rsid w:val="2466FA8F"/>
    <w:rsid w:val="246820A5"/>
    <w:rsid w:val="24735D68"/>
    <w:rsid w:val="247A072F"/>
    <w:rsid w:val="247B3978"/>
    <w:rsid w:val="24815BBA"/>
    <w:rsid w:val="2487F391"/>
    <w:rsid w:val="2495DE15"/>
    <w:rsid w:val="2496DBD3"/>
    <w:rsid w:val="2497129A"/>
    <w:rsid w:val="2499FEAF"/>
    <w:rsid w:val="24A8A679"/>
    <w:rsid w:val="24A94ED1"/>
    <w:rsid w:val="24C95B38"/>
    <w:rsid w:val="24CA235E"/>
    <w:rsid w:val="24D2BF80"/>
    <w:rsid w:val="24D58694"/>
    <w:rsid w:val="24D79DB8"/>
    <w:rsid w:val="24D7C24D"/>
    <w:rsid w:val="24D96541"/>
    <w:rsid w:val="24DC029A"/>
    <w:rsid w:val="24E35B30"/>
    <w:rsid w:val="24F04D8F"/>
    <w:rsid w:val="24F8CE2E"/>
    <w:rsid w:val="25056E24"/>
    <w:rsid w:val="251369FB"/>
    <w:rsid w:val="25195B05"/>
    <w:rsid w:val="251CE2E2"/>
    <w:rsid w:val="2528C941"/>
    <w:rsid w:val="252A2F27"/>
    <w:rsid w:val="252F838B"/>
    <w:rsid w:val="2532280D"/>
    <w:rsid w:val="2535CE4B"/>
    <w:rsid w:val="25385FE2"/>
    <w:rsid w:val="253A21ED"/>
    <w:rsid w:val="253B05DD"/>
    <w:rsid w:val="253B2C22"/>
    <w:rsid w:val="2540E7E3"/>
    <w:rsid w:val="254A1529"/>
    <w:rsid w:val="2566F6A6"/>
    <w:rsid w:val="2567AA52"/>
    <w:rsid w:val="256ECCAD"/>
    <w:rsid w:val="256F1310"/>
    <w:rsid w:val="2573FA9F"/>
    <w:rsid w:val="257D5036"/>
    <w:rsid w:val="259497B7"/>
    <w:rsid w:val="25A5BF1D"/>
    <w:rsid w:val="25B6616A"/>
    <w:rsid w:val="25BCE014"/>
    <w:rsid w:val="25BF4274"/>
    <w:rsid w:val="25CBD9CD"/>
    <w:rsid w:val="25CC9560"/>
    <w:rsid w:val="25CD9FF0"/>
    <w:rsid w:val="25D22395"/>
    <w:rsid w:val="25D2F02B"/>
    <w:rsid w:val="25D485F9"/>
    <w:rsid w:val="25D95960"/>
    <w:rsid w:val="25D96991"/>
    <w:rsid w:val="25DE4B50"/>
    <w:rsid w:val="25E174C4"/>
    <w:rsid w:val="25E49D96"/>
    <w:rsid w:val="25F522F5"/>
    <w:rsid w:val="25FAC297"/>
    <w:rsid w:val="25FB56E5"/>
    <w:rsid w:val="26030E27"/>
    <w:rsid w:val="260AC9B5"/>
    <w:rsid w:val="260DA565"/>
    <w:rsid w:val="2612BE95"/>
    <w:rsid w:val="2620C7F7"/>
    <w:rsid w:val="262E02D6"/>
    <w:rsid w:val="2633D451"/>
    <w:rsid w:val="2636BEC5"/>
    <w:rsid w:val="263768D3"/>
    <w:rsid w:val="2637D1EB"/>
    <w:rsid w:val="26396A81"/>
    <w:rsid w:val="263A9135"/>
    <w:rsid w:val="265B4D98"/>
    <w:rsid w:val="265C1916"/>
    <w:rsid w:val="2662D148"/>
    <w:rsid w:val="26669DAE"/>
    <w:rsid w:val="266EC021"/>
    <w:rsid w:val="267A0B45"/>
    <w:rsid w:val="267ADBF4"/>
    <w:rsid w:val="2685D90D"/>
    <w:rsid w:val="26939537"/>
    <w:rsid w:val="269B7825"/>
    <w:rsid w:val="26B0D95B"/>
    <w:rsid w:val="26C5DDF3"/>
    <w:rsid w:val="26CB98F1"/>
    <w:rsid w:val="26CE76E0"/>
    <w:rsid w:val="26DE5B58"/>
    <w:rsid w:val="26DFAB23"/>
    <w:rsid w:val="26ECE8CD"/>
    <w:rsid w:val="26F94FB9"/>
    <w:rsid w:val="27048A53"/>
    <w:rsid w:val="2709966E"/>
    <w:rsid w:val="2709FFDA"/>
    <w:rsid w:val="27115110"/>
    <w:rsid w:val="27161316"/>
    <w:rsid w:val="27192AB4"/>
    <w:rsid w:val="2741D283"/>
    <w:rsid w:val="274A7D26"/>
    <w:rsid w:val="27977F35"/>
    <w:rsid w:val="279F856F"/>
    <w:rsid w:val="27A9FE94"/>
    <w:rsid w:val="27ACF859"/>
    <w:rsid w:val="27AD022B"/>
    <w:rsid w:val="27B9E913"/>
    <w:rsid w:val="27C5FD33"/>
    <w:rsid w:val="27D49C19"/>
    <w:rsid w:val="27E350E4"/>
    <w:rsid w:val="27EF2069"/>
    <w:rsid w:val="27F05FD3"/>
    <w:rsid w:val="27F072BC"/>
    <w:rsid w:val="2807BECC"/>
    <w:rsid w:val="28082E0A"/>
    <w:rsid w:val="281832B1"/>
    <w:rsid w:val="28186757"/>
    <w:rsid w:val="2818C78F"/>
    <w:rsid w:val="2832A803"/>
    <w:rsid w:val="2835E57B"/>
    <w:rsid w:val="283EA4D8"/>
    <w:rsid w:val="2842B9B7"/>
    <w:rsid w:val="2842C964"/>
    <w:rsid w:val="2849715D"/>
    <w:rsid w:val="284DE3C1"/>
    <w:rsid w:val="28693975"/>
    <w:rsid w:val="28711133"/>
    <w:rsid w:val="287F5F18"/>
    <w:rsid w:val="287F8D95"/>
    <w:rsid w:val="288D6D36"/>
    <w:rsid w:val="289751A7"/>
    <w:rsid w:val="28A157FE"/>
    <w:rsid w:val="28A298A2"/>
    <w:rsid w:val="28A61EF6"/>
    <w:rsid w:val="28ACEC26"/>
    <w:rsid w:val="28ADAC4C"/>
    <w:rsid w:val="28C9C575"/>
    <w:rsid w:val="28D2B62F"/>
    <w:rsid w:val="28DDEB33"/>
    <w:rsid w:val="28E04DCF"/>
    <w:rsid w:val="28F4F275"/>
    <w:rsid w:val="2916AC29"/>
    <w:rsid w:val="291CE24C"/>
    <w:rsid w:val="29382AE7"/>
    <w:rsid w:val="29425BDF"/>
    <w:rsid w:val="29468237"/>
    <w:rsid w:val="2948AD04"/>
    <w:rsid w:val="294ACB2E"/>
    <w:rsid w:val="294B6D86"/>
    <w:rsid w:val="294EAA8E"/>
    <w:rsid w:val="297094FC"/>
    <w:rsid w:val="297B34AD"/>
    <w:rsid w:val="29862A88"/>
    <w:rsid w:val="2989F2E3"/>
    <w:rsid w:val="298CBF48"/>
    <w:rsid w:val="298F5E36"/>
    <w:rsid w:val="29973F8C"/>
    <w:rsid w:val="2999C691"/>
    <w:rsid w:val="299A202F"/>
    <w:rsid w:val="299CC037"/>
    <w:rsid w:val="29A6457B"/>
    <w:rsid w:val="29A6AC03"/>
    <w:rsid w:val="29A9B370"/>
    <w:rsid w:val="29B6C7A6"/>
    <w:rsid w:val="29BC33C6"/>
    <w:rsid w:val="29D12765"/>
    <w:rsid w:val="29D22A70"/>
    <w:rsid w:val="29D999F4"/>
    <w:rsid w:val="29DA90A6"/>
    <w:rsid w:val="29E1FC29"/>
    <w:rsid w:val="29E86B83"/>
    <w:rsid w:val="29ECC36A"/>
    <w:rsid w:val="29F64A76"/>
    <w:rsid w:val="2A069A6B"/>
    <w:rsid w:val="2A09717D"/>
    <w:rsid w:val="2A0FFAA6"/>
    <w:rsid w:val="2A1365A9"/>
    <w:rsid w:val="2A152689"/>
    <w:rsid w:val="2A19ED39"/>
    <w:rsid w:val="2A1BB418"/>
    <w:rsid w:val="2A29F2B6"/>
    <w:rsid w:val="2A2C7E00"/>
    <w:rsid w:val="2A3004AB"/>
    <w:rsid w:val="2A310CA9"/>
    <w:rsid w:val="2A38FBA6"/>
    <w:rsid w:val="2A43FA50"/>
    <w:rsid w:val="2A4F8404"/>
    <w:rsid w:val="2A583850"/>
    <w:rsid w:val="2A60A175"/>
    <w:rsid w:val="2A7E427E"/>
    <w:rsid w:val="2A81C7FA"/>
    <w:rsid w:val="2A876951"/>
    <w:rsid w:val="2A8D58F7"/>
    <w:rsid w:val="2AAF174F"/>
    <w:rsid w:val="2AB7C1F0"/>
    <w:rsid w:val="2AC193D6"/>
    <w:rsid w:val="2AC57B1B"/>
    <w:rsid w:val="2AD54819"/>
    <w:rsid w:val="2AD69162"/>
    <w:rsid w:val="2AD8650C"/>
    <w:rsid w:val="2AD97DBF"/>
    <w:rsid w:val="2ADA3858"/>
    <w:rsid w:val="2ADAD06A"/>
    <w:rsid w:val="2AE41626"/>
    <w:rsid w:val="2AE51A0B"/>
    <w:rsid w:val="2AF7FBEC"/>
    <w:rsid w:val="2B051ADB"/>
    <w:rsid w:val="2B05F0E8"/>
    <w:rsid w:val="2B163E30"/>
    <w:rsid w:val="2B253184"/>
    <w:rsid w:val="2B2EBD2E"/>
    <w:rsid w:val="2B32BD96"/>
    <w:rsid w:val="2B33A92F"/>
    <w:rsid w:val="2B4FBEBD"/>
    <w:rsid w:val="2B53D292"/>
    <w:rsid w:val="2B60DF3F"/>
    <w:rsid w:val="2B64BFBA"/>
    <w:rsid w:val="2B65D165"/>
    <w:rsid w:val="2B6D7068"/>
    <w:rsid w:val="2B6F0C3E"/>
    <w:rsid w:val="2B716FD4"/>
    <w:rsid w:val="2B7AF278"/>
    <w:rsid w:val="2B85581B"/>
    <w:rsid w:val="2B8CA0F7"/>
    <w:rsid w:val="2B99FB9F"/>
    <w:rsid w:val="2B9BD592"/>
    <w:rsid w:val="2BAE5047"/>
    <w:rsid w:val="2BAE76CC"/>
    <w:rsid w:val="2BB3B9F9"/>
    <w:rsid w:val="2BBAE28D"/>
    <w:rsid w:val="2BBF3B59"/>
    <w:rsid w:val="2BC353E6"/>
    <w:rsid w:val="2BC65EC2"/>
    <w:rsid w:val="2BC6A4E7"/>
    <w:rsid w:val="2BC7AE0B"/>
    <w:rsid w:val="2BCB86E1"/>
    <w:rsid w:val="2BD7EF9E"/>
    <w:rsid w:val="2BF784BC"/>
    <w:rsid w:val="2BF8B2C3"/>
    <w:rsid w:val="2BFA85DA"/>
    <w:rsid w:val="2BFC481A"/>
    <w:rsid w:val="2C070056"/>
    <w:rsid w:val="2C17DE83"/>
    <w:rsid w:val="2C1876E2"/>
    <w:rsid w:val="2C1B7634"/>
    <w:rsid w:val="2C1D21D1"/>
    <w:rsid w:val="2C2A718A"/>
    <w:rsid w:val="2C2F1363"/>
    <w:rsid w:val="2C34FC19"/>
    <w:rsid w:val="2C43576D"/>
    <w:rsid w:val="2C43F9D2"/>
    <w:rsid w:val="2C4515E3"/>
    <w:rsid w:val="2C48DEED"/>
    <w:rsid w:val="2C4C8F83"/>
    <w:rsid w:val="2C58F4BF"/>
    <w:rsid w:val="2C5964AA"/>
    <w:rsid w:val="2C596667"/>
    <w:rsid w:val="2C59AC27"/>
    <w:rsid w:val="2C60460D"/>
    <w:rsid w:val="2C63F0FB"/>
    <w:rsid w:val="2C6F584B"/>
    <w:rsid w:val="2C71AE0B"/>
    <w:rsid w:val="2C7ADB82"/>
    <w:rsid w:val="2C9466BB"/>
    <w:rsid w:val="2C9910B5"/>
    <w:rsid w:val="2C9AFAB0"/>
    <w:rsid w:val="2CA44025"/>
    <w:rsid w:val="2CC528DA"/>
    <w:rsid w:val="2CCBDDEB"/>
    <w:rsid w:val="2CCEA30A"/>
    <w:rsid w:val="2CF2E6CF"/>
    <w:rsid w:val="2CF9DE35"/>
    <w:rsid w:val="2D01BD8B"/>
    <w:rsid w:val="2D10632A"/>
    <w:rsid w:val="2D2211CF"/>
    <w:rsid w:val="2D26A251"/>
    <w:rsid w:val="2D39CB73"/>
    <w:rsid w:val="2D4209D1"/>
    <w:rsid w:val="2D44A482"/>
    <w:rsid w:val="2D4751EA"/>
    <w:rsid w:val="2D541AD3"/>
    <w:rsid w:val="2D748EAD"/>
    <w:rsid w:val="2D833B26"/>
    <w:rsid w:val="2D8C3988"/>
    <w:rsid w:val="2D91C170"/>
    <w:rsid w:val="2D9C37C9"/>
    <w:rsid w:val="2D9CF7D8"/>
    <w:rsid w:val="2D9F98E3"/>
    <w:rsid w:val="2DA06673"/>
    <w:rsid w:val="2DAD4D89"/>
    <w:rsid w:val="2DAF9D1E"/>
    <w:rsid w:val="2DB1E47E"/>
    <w:rsid w:val="2DB37D7A"/>
    <w:rsid w:val="2DB5C0DE"/>
    <w:rsid w:val="2DC02CB1"/>
    <w:rsid w:val="2DD7ACE0"/>
    <w:rsid w:val="2DDD251B"/>
    <w:rsid w:val="2DE05F36"/>
    <w:rsid w:val="2DF3A24E"/>
    <w:rsid w:val="2DF66DF6"/>
    <w:rsid w:val="2DFE2127"/>
    <w:rsid w:val="2DFF7431"/>
    <w:rsid w:val="2E013DFB"/>
    <w:rsid w:val="2E084B7F"/>
    <w:rsid w:val="2E0DC8E5"/>
    <w:rsid w:val="2E0FE8B1"/>
    <w:rsid w:val="2E141A57"/>
    <w:rsid w:val="2E144F56"/>
    <w:rsid w:val="2E15C378"/>
    <w:rsid w:val="2E17EBFF"/>
    <w:rsid w:val="2E2ABE75"/>
    <w:rsid w:val="2E2B7F4C"/>
    <w:rsid w:val="2E2CC048"/>
    <w:rsid w:val="2E307DA7"/>
    <w:rsid w:val="2E35E8E6"/>
    <w:rsid w:val="2E36620B"/>
    <w:rsid w:val="2E3FBB5D"/>
    <w:rsid w:val="2E503312"/>
    <w:rsid w:val="2E525D45"/>
    <w:rsid w:val="2E5E04FD"/>
    <w:rsid w:val="2E61B4EA"/>
    <w:rsid w:val="2E708593"/>
    <w:rsid w:val="2E71384D"/>
    <w:rsid w:val="2E73076F"/>
    <w:rsid w:val="2E7662FD"/>
    <w:rsid w:val="2E77E5C9"/>
    <w:rsid w:val="2E80D645"/>
    <w:rsid w:val="2E8443BB"/>
    <w:rsid w:val="2E856032"/>
    <w:rsid w:val="2E9041C3"/>
    <w:rsid w:val="2EA7152A"/>
    <w:rsid w:val="2ED61C22"/>
    <w:rsid w:val="2ED8A956"/>
    <w:rsid w:val="2EDAD643"/>
    <w:rsid w:val="2EDF5D18"/>
    <w:rsid w:val="2EE012B2"/>
    <w:rsid w:val="2EF25BFD"/>
    <w:rsid w:val="2EFA10E5"/>
    <w:rsid w:val="2EFE769E"/>
    <w:rsid w:val="2F07FEFA"/>
    <w:rsid w:val="2F08CA9A"/>
    <w:rsid w:val="2F09E444"/>
    <w:rsid w:val="2F174407"/>
    <w:rsid w:val="2F271D75"/>
    <w:rsid w:val="2F2E26FA"/>
    <w:rsid w:val="2F384BD0"/>
    <w:rsid w:val="2F38574F"/>
    <w:rsid w:val="2F51A6C2"/>
    <w:rsid w:val="2F5B398C"/>
    <w:rsid w:val="2F5F4885"/>
    <w:rsid w:val="2F6B5307"/>
    <w:rsid w:val="2F6F9C7F"/>
    <w:rsid w:val="2F92C319"/>
    <w:rsid w:val="2F9D3963"/>
    <w:rsid w:val="2FB07434"/>
    <w:rsid w:val="2FC3ECE0"/>
    <w:rsid w:val="2FC586D0"/>
    <w:rsid w:val="2FCA2C8A"/>
    <w:rsid w:val="2FDC281E"/>
    <w:rsid w:val="2FDDBCBF"/>
    <w:rsid w:val="2FE0509A"/>
    <w:rsid w:val="2FE7E10E"/>
    <w:rsid w:val="2FE83F11"/>
    <w:rsid w:val="2FF56138"/>
    <w:rsid w:val="2FF758FF"/>
    <w:rsid w:val="300822B1"/>
    <w:rsid w:val="30107A8B"/>
    <w:rsid w:val="301521B5"/>
    <w:rsid w:val="301D77A2"/>
    <w:rsid w:val="302FAACC"/>
    <w:rsid w:val="303088F5"/>
    <w:rsid w:val="303F2B75"/>
    <w:rsid w:val="304B5A35"/>
    <w:rsid w:val="3050E2E8"/>
    <w:rsid w:val="3058EC71"/>
    <w:rsid w:val="306075F8"/>
    <w:rsid w:val="306A3DB7"/>
    <w:rsid w:val="3089CD77"/>
    <w:rsid w:val="308D3172"/>
    <w:rsid w:val="3099F19F"/>
    <w:rsid w:val="30A7A72A"/>
    <w:rsid w:val="30ADB7B7"/>
    <w:rsid w:val="30C8B2AE"/>
    <w:rsid w:val="30CCD63D"/>
    <w:rsid w:val="30D05A11"/>
    <w:rsid w:val="30D0AEC7"/>
    <w:rsid w:val="30E95606"/>
    <w:rsid w:val="30F8EFF4"/>
    <w:rsid w:val="31221EB9"/>
    <w:rsid w:val="313B9D7C"/>
    <w:rsid w:val="314C9D82"/>
    <w:rsid w:val="314EBB4C"/>
    <w:rsid w:val="315067E5"/>
    <w:rsid w:val="315F2E97"/>
    <w:rsid w:val="317121C1"/>
    <w:rsid w:val="317768B7"/>
    <w:rsid w:val="3177D027"/>
    <w:rsid w:val="3180A7D4"/>
    <w:rsid w:val="318DD43D"/>
    <w:rsid w:val="31955EBB"/>
    <w:rsid w:val="319DFC2D"/>
    <w:rsid w:val="31ABC85D"/>
    <w:rsid w:val="31E11332"/>
    <w:rsid w:val="31E44BBD"/>
    <w:rsid w:val="31F1DBC4"/>
    <w:rsid w:val="31FA913B"/>
    <w:rsid w:val="31FD4B70"/>
    <w:rsid w:val="31FF8954"/>
    <w:rsid w:val="3206BCFB"/>
    <w:rsid w:val="321B25FE"/>
    <w:rsid w:val="321FDA1B"/>
    <w:rsid w:val="3224B91A"/>
    <w:rsid w:val="323691C8"/>
    <w:rsid w:val="323B3440"/>
    <w:rsid w:val="323EA99F"/>
    <w:rsid w:val="324955D3"/>
    <w:rsid w:val="324C37D2"/>
    <w:rsid w:val="3259F19F"/>
    <w:rsid w:val="325AD1E6"/>
    <w:rsid w:val="325C7319"/>
    <w:rsid w:val="326FECAE"/>
    <w:rsid w:val="3271CFC6"/>
    <w:rsid w:val="327A01AE"/>
    <w:rsid w:val="3280CFE0"/>
    <w:rsid w:val="3283CC86"/>
    <w:rsid w:val="328D7951"/>
    <w:rsid w:val="328F1008"/>
    <w:rsid w:val="3291A950"/>
    <w:rsid w:val="3291D1A4"/>
    <w:rsid w:val="32922A2D"/>
    <w:rsid w:val="3294FA54"/>
    <w:rsid w:val="329D2F8A"/>
    <w:rsid w:val="329E52DF"/>
    <w:rsid w:val="32AEA789"/>
    <w:rsid w:val="32B12FDF"/>
    <w:rsid w:val="32BAB909"/>
    <w:rsid w:val="32BBAFA7"/>
    <w:rsid w:val="32CEB78F"/>
    <w:rsid w:val="32E94CEB"/>
    <w:rsid w:val="32F03124"/>
    <w:rsid w:val="32F192AD"/>
    <w:rsid w:val="32F5540F"/>
    <w:rsid w:val="32F6B198"/>
    <w:rsid w:val="32F8CB90"/>
    <w:rsid w:val="32F9DB9E"/>
    <w:rsid w:val="32FDBA31"/>
    <w:rsid w:val="330D4053"/>
    <w:rsid w:val="33183916"/>
    <w:rsid w:val="331AF002"/>
    <w:rsid w:val="331EC08A"/>
    <w:rsid w:val="3325F0BB"/>
    <w:rsid w:val="33326A91"/>
    <w:rsid w:val="33472C77"/>
    <w:rsid w:val="33624635"/>
    <w:rsid w:val="33689462"/>
    <w:rsid w:val="33761673"/>
    <w:rsid w:val="337F6F44"/>
    <w:rsid w:val="33894A4C"/>
    <w:rsid w:val="3393435D"/>
    <w:rsid w:val="33B34B31"/>
    <w:rsid w:val="33B8F32E"/>
    <w:rsid w:val="33BB16E0"/>
    <w:rsid w:val="33C873A7"/>
    <w:rsid w:val="33C8FD0D"/>
    <w:rsid w:val="33CDA631"/>
    <w:rsid w:val="33CE8DDC"/>
    <w:rsid w:val="33ED8C28"/>
    <w:rsid w:val="33FBBF30"/>
    <w:rsid w:val="34037B1A"/>
    <w:rsid w:val="34046EB9"/>
    <w:rsid w:val="340B1236"/>
    <w:rsid w:val="341733C6"/>
    <w:rsid w:val="34206FCE"/>
    <w:rsid w:val="3421857A"/>
    <w:rsid w:val="34245D6B"/>
    <w:rsid w:val="342762A7"/>
    <w:rsid w:val="3430A7B9"/>
    <w:rsid w:val="3437BBFB"/>
    <w:rsid w:val="343E6CDE"/>
    <w:rsid w:val="343F1E41"/>
    <w:rsid w:val="343FCC2F"/>
    <w:rsid w:val="344008EC"/>
    <w:rsid w:val="344BAD80"/>
    <w:rsid w:val="344D63EF"/>
    <w:rsid w:val="345314E1"/>
    <w:rsid w:val="345F64D9"/>
    <w:rsid w:val="34630D5C"/>
    <w:rsid w:val="34660D3B"/>
    <w:rsid w:val="3467D62D"/>
    <w:rsid w:val="347FD2DD"/>
    <w:rsid w:val="34857F59"/>
    <w:rsid w:val="34886A9B"/>
    <w:rsid w:val="349624BC"/>
    <w:rsid w:val="34999DD8"/>
    <w:rsid w:val="349AF692"/>
    <w:rsid w:val="349B5607"/>
    <w:rsid w:val="34A05C7C"/>
    <w:rsid w:val="34A148EB"/>
    <w:rsid w:val="34A3A068"/>
    <w:rsid w:val="34B4AB97"/>
    <w:rsid w:val="34C1862E"/>
    <w:rsid w:val="34DE413C"/>
    <w:rsid w:val="34DEC2B7"/>
    <w:rsid w:val="34E00A26"/>
    <w:rsid w:val="34E05338"/>
    <w:rsid w:val="34E410CC"/>
    <w:rsid w:val="34FB75F9"/>
    <w:rsid w:val="3500E6DB"/>
    <w:rsid w:val="35219E3F"/>
    <w:rsid w:val="352A1828"/>
    <w:rsid w:val="352A4A91"/>
    <w:rsid w:val="353A4524"/>
    <w:rsid w:val="3555EC28"/>
    <w:rsid w:val="355726B4"/>
    <w:rsid w:val="356AC26F"/>
    <w:rsid w:val="35802F77"/>
    <w:rsid w:val="3589552F"/>
    <w:rsid w:val="35926BA8"/>
    <w:rsid w:val="35A0F674"/>
    <w:rsid w:val="35C310C7"/>
    <w:rsid w:val="35C4854D"/>
    <w:rsid w:val="35C4D6FE"/>
    <w:rsid w:val="35C4DDB0"/>
    <w:rsid w:val="35CB21FC"/>
    <w:rsid w:val="35CE81C2"/>
    <w:rsid w:val="35E52370"/>
    <w:rsid w:val="35E7D60C"/>
    <w:rsid w:val="35ED5A3C"/>
    <w:rsid w:val="35EF91F6"/>
    <w:rsid w:val="35F1E319"/>
    <w:rsid w:val="35F8B38E"/>
    <w:rsid w:val="35F98183"/>
    <w:rsid w:val="35FCC573"/>
    <w:rsid w:val="35FFDF59"/>
    <w:rsid w:val="36343ED1"/>
    <w:rsid w:val="363A7D6E"/>
    <w:rsid w:val="363F2F98"/>
    <w:rsid w:val="365D043F"/>
    <w:rsid w:val="3663E968"/>
    <w:rsid w:val="36678B3A"/>
    <w:rsid w:val="366FDC2C"/>
    <w:rsid w:val="367BEC2F"/>
    <w:rsid w:val="367C67D4"/>
    <w:rsid w:val="367E360C"/>
    <w:rsid w:val="368AA21E"/>
    <w:rsid w:val="368FEEB7"/>
    <w:rsid w:val="36987B6E"/>
    <w:rsid w:val="369BDD4B"/>
    <w:rsid w:val="369F8CBF"/>
    <w:rsid w:val="36A824B1"/>
    <w:rsid w:val="36ABAF4E"/>
    <w:rsid w:val="36B0042A"/>
    <w:rsid w:val="36BCAC26"/>
    <w:rsid w:val="36C520C1"/>
    <w:rsid w:val="36D5B169"/>
    <w:rsid w:val="36EC9B10"/>
    <w:rsid w:val="36F545F2"/>
    <w:rsid w:val="36F88AF6"/>
    <w:rsid w:val="3700D7FD"/>
    <w:rsid w:val="3712603B"/>
    <w:rsid w:val="37150743"/>
    <w:rsid w:val="3715712F"/>
    <w:rsid w:val="3715A89C"/>
    <w:rsid w:val="3719AD5A"/>
    <w:rsid w:val="3719FA0E"/>
    <w:rsid w:val="37255EBE"/>
    <w:rsid w:val="37282646"/>
    <w:rsid w:val="37284B04"/>
    <w:rsid w:val="372E2699"/>
    <w:rsid w:val="373F1051"/>
    <w:rsid w:val="3742FA52"/>
    <w:rsid w:val="3762B0C6"/>
    <w:rsid w:val="3764091A"/>
    <w:rsid w:val="3767D742"/>
    <w:rsid w:val="377223F6"/>
    <w:rsid w:val="37811052"/>
    <w:rsid w:val="37853751"/>
    <w:rsid w:val="378881A7"/>
    <w:rsid w:val="378DB2DB"/>
    <w:rsid w:val="37A39A79"/>
    <w:rsid w:val="37C7BBDB"/>
    <w:rsid w:val="37CE8FBC"/>
    <w:rsid w:val="37CED2C9"/>
    <w:rsid w:val="37CF462A"/>
    <w:rsid w:val="37D25186"/>
    <w:rsid w:val="37D27827"/>
    <w:rsid w:val="37DAB40C"/>
    <w:rsid w:val="37DF170A"/>
    <w:rsid w:val="37E00895"/>
    <w:rsid w:val="37E4B769"/>
    <w:rsid w:val="37E519E1"/>
    <w:rsid w:val="37E9A639"/>
    <w:rsid w:val="37FD8EFE"/>
    <w:rsid w:val="380BA7F6"/>
    <w:rsid w:val="3814736B"/>
    <w:rsid w:val="381BDBB8"/>
    <w:rsid w:val="3829E06C"/>
    <w:rsid w:val="3832C583"/>
    <w:rsid w:val="38357D40"/>
    <w:rsid w:val="383E98E4"/>
    <w:rsid w:val="384B2881"/>
    <w:rsid w:val="384C08BC"/>
    <w:rsid w:val="385876B9"/>
    <w:rsid w:val="385AD1BA"/>
    <w:rsid w:val="38610C7A"/>
    <w:rsid w:val="3866DBB2"/>
    <w:rsid w:val="38870000"/>
    <w:rsid w:val="388E5E9F"/>
    <w:rsid w:val="3892D7D3"/>
    <w:rsid w:val="38990043"/>
    <w:rsid w:val="38993EA3"/>
    <w:rsid w:val="38A065BD"/>
    <w:rsid w:val="38AAACBF"/>
    <w:rsid w:val="38B251EC"/>
    <w:rsid w:val="38DC08BE"/>
    <w:rsid w:val="38EC42CB"/>
    <w:rsid w:val="38FC20E1"/>
    <w:rsid w:val="38FE87E7"/>
    <w:rsid w:val="39022814"/>
    <w:rsid w:val="390FFF7C"/>
    <w:rsid w:val="39169650"/>
    <w:rsid w:val="3933C899"/>
    <w:rsid w:val="393BC0C6"/>
    <w:rsid w:val="3946B356"/>
    <w:rsid w:val="3952AAAF"/>
    <w:rsid w:val="395588BB"/>
    <w:rsid w:val="3961CEF0"/>
    <w:rsid w:val="3968F8C2"/>
    <w:rsid w:val="39796481"/>
    <w:rsid w:val="397C601D"/>
    <w:rsid w:val="398D864F"/>
    <w:rsid w:val="39946C6A"/>
    <w:rsid w:val="39950BD7"/>
    <w:rsid w:val="399CC7B0"/>
    <w:rsid w:val="39ABC0EA"/>
    <w:rsid w:val="39B9A03A"/>
    <w:rsid w:val="39BD12B7"/>
    <w:rsid w:val="39D0D150"/>
    <w:rsid w:val="39D502DA"/>
    <w:rsid w:val="39D77F4F"/>
    <w:rsid w:val="39D7A43D"/>
    <w:rsid w:val="39E609DF"/>
    <w:rsid w:val="39E6A055"/>
    <w:rsid w:val="39ED1A66"/>
    <w:rsid w:val="39EF4756"/>
    <w:rsid w:val="39F88D95"/>
    <w:rsid w:val="39FC3382"/>
    <w:rsid w:val="3A05D0B6"/>
    <w:rsid w:val="3A1C2182"/>
    <w:rsid w:val="3A20A607"/>
    <w:rsid w:val="3A23F29A"/>
    <w:rsid w:val="3A2A505A"/>
    <w:rsid w:val="3A37D933"/>
    <w:rsid w:val="3A482A3F"/>
    <w:rsid w:val="3A4D72A8"/>
    <w:rsid w:val="3A539AB2"/>
    <w:rsid w:val="3A57E31C"/>
    <w:rsid w:val="3A59E7C3"/>
    <w:rsid w:val="3A67E29E"/>
    <w:rsid w:val="3A735EF0"/>
    <w:rsid w:val="3A73D98C"/>
    <w:rsid w:val="3A79227F"/>
    <w:rsid w:val="3A8083F5"/>
    <w:rsid w:val="3A81B9E7"/>
    <w:rsid w:val="3A881E1B"/>
    <w:rsid w:val="3A910633"/>
    <w:rsid w:val="3A9A8430"/>
    <w:rsid w:val="3AA89E25"/>
    <w:rsid w:val="3AB8BA5F"/>
    <w:rsid w:val="3AB97BDC"/>
    <w:rsid w:val="3ABB637A"/>
    <w:rsid w:val="3AD480C5"/>
    <w:rsid w:val="3ADF7562"/>
    <w:rsid w:val="3AFC9A13"/>
    <w:rsid w:val="3B0AA9F0"/>
    <w:rsid w:val="3B0BFD5B"/>
    <w:rsid w:val="3B1055D0"/>
    <w:rsid w:val="3B113975"/>
    <w:rsid w:val="3B2FE860"/>
    <w:rsid w:val="3B45014D"/>
    <w:rsid w:val="3B5771C8"/>
    <w:rsid w:val="3B657C19"/>
    <w:rsid w:val="3B79924D"/>
    <w:rsid w:val="3B86004A"/>
    <w:rsid w:val="3B973C7A"/>
    <w:rsid w:val="3BB03DC1"/>
    <w:rsid w:val="3BB18E5D"/>
    <w:rsid w:val="3BB7FD44"/>
    <w:rsid w:val="3BB8C397"/>
    <w:rsid w:val="3BC16276"/>
    <w:rsid w:val="3BD73F23"/>
    <w:rsid w:val="3BED3753"/>
    <w:rsid w:val="3BF42CF8"/>
    <w:rsid w:val="3BF5D30B"/>
    <w:rsid w:val="3C021656"/>
    <w:rsid w:val="3C1070BA"/>
    <w:rsid w:val="3C121ADD"/>
    <w:rsid w:val="3C1962C8"/>
    <w:rsid w:val="3C1A8D34"/>
    <w:rsid w:val="3C2D1AD9"/>
    <w:rsid w:val="3C37B5B6"/>
    <w:rsid w:val="3C412249"/>
    <w:rsid w:val="3C532B2F"/>
    <w:rsid w:val="3C59CF5D"/>
    <w:rsid w:val="3C5AAFF7"/>
    <w:rsid w:val="3C5AE5C1"/>
    <w:rsid w:val="3C75FBF7"/>
    <w:rsid w:val="3C842894"/>
    <w:rsid w:val="3C885E82"/>
    <w:rsid w:val="3C8A485B"/>
    <w:rsid w:val="3C8AA5A9"/>
    <w:rsid w:val="3C902DAE"/>
    <w:rsid w:val="3C9D4188"/>
    <w:rsid w:val="3CA561CF"/>
    <w:rsid w:val="3CA6FED5"/>
    <w:rsid w:val="3CB3F331"/>
    <w:rsid w:val="3CB8DAF2"/>
    <w:rsid w:val="3CBE8580"/>
    <w:rsid w:val="3CD35D1F"/>
    <w:rsid w:val="3CE5B6DA"/>
    <w:rsid w:val="3CF6F4A2"/>
    <w:rsid w:val="3D0443F7"/>
    <w:rsid w:val="3D0896BB"/>
    <w:rsid w:val="3D08FE5E"/>
    <w:rsid w:val="3D16CCC0"/>
    <w:rsid w:val="3D1EC323"/>
    <w:rsid w:val="3D264394"/>
    <w:rsid w:val="3D2C0093"/>
    <w:rsid w:val="3D4614D4"/>
    <w:rsid w:val="3D47ADE0"/>
    <w:rsid w:val="3D4E247B"/>
    <w:rsid w:val="3D65EA19"/>
    <w:rsid w:val="3D68E43E"/>
    <w:rsid w:val="3D6DF99F"/>
    <w:rsid w:val="3D6FDC37"/>
    <w:rsid w:val="3D700680"/>
    <w:rsid w:val="3D71A448"/>
    <w:rsid w:val="3D74A6F7"/>
    <w:rsid w:val="3D774DFA"/>
    <w:rsid w:val="3D7A005B"/>
    <w:rsid w:val="3D816109"/>
    <w:rsid w:val="3D8471DD"/>
    <w:rsid w:val="3D8517B1"/>
    <w:rsid w:val="3D8C4245"/>
    <w:rsid w:val="3D958979"/>
    <w:rsid w:val="3DA39668"/>
    <w:rsid w:val="3DAAA7AA"/>
    <w:rsid w:val="3DAC5596"/>
    <w:rsid w:val="3DAFDB7A"/>
    <w:rsid w:val="3DB23513"/>
    <w:rsid w:val="3DB81E39"/>
    <w:rsid w:val="3DBEF045"/>
    <w:rsid w:val="3DBFE7E7"/>
    <w:rsid w:val="3DCB082B"/>
    <w:rsid w:val="3DE7C0B5"/>
    <w:rsid w:val="3DE898A8"/>
    <w:rsid w:val="3DF725B8"/>
    <w:rsid w:val="3DF8504E"/>
    <w:rsid w:val="3DFD8165"/>
    <w:rsid w:val="3DFDA736"/>
    <w:rsid w:val="3E011FD4"/>
    <w:rsid w:val="3E05C358"/>
    <w:rsid w:val="3E2155E6"/>
    <w:rsid w:val="3E24370F"/>
    <w:rsid w:val="3E2596A2"/>
    <w:rsid w:val="3E3F0A46"/>
    <w:rsid w:val="3E406D6F"/>
    <w:rsid w:val="3E452396"/>
    <w:rsid w:val="3E4B5525"/>
    <w:rsid w:val="3E55B33F"/>
    <w:rsid w:val="3E5629C1"/>
    <w:rsid w:val="3E566385"/>
    <w:rsid w:val="3E6066D5"/>
    <w:rsid w:val="3E7890D3"/>
    <w:rsid w:val="3E79E83B"/>
    <w:rsid w:val="3E7F0E5A"/>
    <w:rsid w:val="3E89B69C"/>
    <w:rsid w:val="3E951FD1"/>
    <w:rsid w:val="3EA4F56E"/>
    <w:rsid w:val="3EA96E5B"/>
    <w:rsid w:val="3EAA1899"/>
    <w:rsid w:val="3EAE7138"/>
    <w:rsid w:val="3EC01FA0"/>
    <w:rsid w:val="3EC04909"/>
    <w:rsid w:val="3ED0575D"/>
    <w:rsid w:val="3ED197EB"/>
    <w:rsid w:val="3EDC4EA7"/>
    <w:rsid w:val="3EDE8B39"/>
    <w:rsid w:val="3EE082E7"/>
    <w:rsid w:val="3EF39D09"/>
    <w:rsid w:val="3F02050C"/>
    <w:rsid w:val="3F164B2C"/>
    <w:rsid w:val="3F1FF7BB"/>
    <w:rsid w:val="3F24E0B6"/>
    <w:rsid w:val="3F2542D0"/>
    <w:rsid w:val="3F2E750D"/>
    <w:rsid w:val="3F2EA619"/>
    <w:rsid w:val="3F2F54B2"/>
    <w:rsid w:val="3F31E1C5"/>
    <w:rsid w:val="3F339AD4"/>
    <w:rsid w:val="3F387B39"/>
    <w:rsid w:val="3F3A78E5"/>
    <w:rsid w:val="3F3A7BB1"/>
    <w:rsid w:val="3F567EFF"/>
    <w:rsid w:val="3F5926D0"/>
    <w:rsid w:val="3F60529E"/>
    <w:rsid w:val="3F93F9A4"/>
    <w:rsid w:val="3FA2B46C"/>
    <w:rsid w:val="3FA65844"/>
    <w:rsid w:val="3FA88D07"/>
    <w:rsid w:val="3FABB667"/>
    <w:rsid w:val="3FB6A1D7"/>
    <w:rsid w:val="3FC05A13"/>
    <w:rsid w:val="3FC8ED09"/>
    <w:rsid w:val="3FCC932E"/>
    <w:rsid w:val="3FD71B00"/>
    <w:rsid w:val="3FED229C"/>
    <w:rsid w:val="3FEF01C8"/>
    <w:rsid w:val="3FFA0B05"/>
    <w:rsid w:val="3FFEEA6E"/>
    <w:rsid w:val="40027951"/>
    <w:rsid w:val="40079DDB"/>
    <w:rsid w:val="400B9179"/>
    <w:rsid w:val="400FA950"/>
    <w:rsid w:val="402553F1"/>
    <w:rsid w:val="402DAFA1"/>
    <w:rsid w:val="4038D562"/>
    <w:rsid w:val="40420E93"/>
    <w:rsid w:val="40601C50"/>
    <w:rsid w:val="408513B5"/>
    <w:rsid w:val="409EB72B"/>
    <w:rsid w:val="40AA3CDC"/>
    <w:rsid w:val="40C2D635"/>
    <w:rsid w:val="40CE8678"/>
    <w:rsid w:val="40D5F8B2"/>
    <w:rsid w:val="40DAC4CA"/>
    <w:rsid w:val="40EA3947"/>
    <w:rsid w:val="40FF3422"/>
    <w:rsid w:val="41059E35"/>
    <w:rsid w:val="41138ED7"/>
    <w:rsid w:val="41149AF7"/>
    <w:rsid w:val="4119FC0E"/>
    <w:rsid w:val="412DD5C9"/>
    <w:rsid w:val="413358A1"/>
    <w:rsid w:val="41645598"/>
    <w:rsid w:val="416D38B1"/>
    <w:rsid w:val="416F89A1"/>
    <w:rsid w:val="41795C34"/>
    <w:rsid w:val="417CE87A"/>
    <w:rsid w:val="41863F92"/>
    <w:rsid w:val="41962151"/>
    <w:rsid w:val="4198C280"/>
    <w:rsid w:val="41AB9154"/>
    <w:rsid w:val="41BC8483"/>
    <w:rsid w:val="41BF849B"/>
    <w:rsid w:val="41C8B747"/>
    <w:rsid w:val="41F9BF2C"/>
    <w:rsid w:val="420ADF8C"/>
    <w:rsid w:val="4215C8E3"/>
    <w:rsid w:val="421CB6E7"/>
    <w:rsid w:val="421D02B7"/>
    <w:rsid w:val="4223ADD9"/>
    <w:rsid w:val="4228D7DC"/>
    <w:rsid w:val="4236246C"/>
    <w:rsid w:val="424302B4"/>
    <w:rsid w:val="42440122"/>
    <w:rsid w:val="424EF4AB"/>
    <w:rsid w:val="4251C442"/>
    <w:rsid w:val="4253399C"/>
    <w:rsid w:val="4253A7C6"/>
    <w:rsid w:val="4255EC44"/>
    <w:rsid w:val="425629CB"/>
    <w:rsid w:val="425D764E"/>
    <w:rsid w:val="425FC6F1"/>
    <w:rsid w:val="427AACC2"/>
    <w:rsid w:val="428B6AA1"/>
    <w:rsid w:val="42A65DB8"/>
    <w:rsid w:val="42A82973"/>
    <w:rsid w:val="42AA1DBC"/>
    <w:rsid w:val="42D578D3"/>
    <w:rsid w:val="42E28DFE"/>
    <w:rsid w:val="42E4FA31"/>
    <w:rsid w:val="42FB13BF"/>
    <w:rsid w:val="43054083"/>
    <w:rsid w:val="430D1D62"/>
    <w:rsid w:val="430D4389"/>
    <w:rsid w:val="43142E6F"/>
    <w:rsid w:val="431A0596"/>
    <w:rsid w:val="431A39F8"/>
    <w:rsid w:val="4322B72C"/>
    <w:rsid w:val="432BB987"/>
    <w:rsid w:val="432D2BBE"/>
    <w:rsid w:val="432FE5F7"/>
    <w:rsid w:val="4330BCB0"/>
    <w:rsid w:val="43319206"/>
    <w:rsid w:val="433A26D1"/>
    <w:rsid w:val="434BD375"/>
    <w:rsid w:val="43564583"/>
    <w:rsid w:val="435C0C32"/>
    <w:rsid w:val="436D84A5"/>
    <w:rsid w:val="4372C421"/>
    <w:rsid w:val="4376AA1D"/>
    <w:rsid w:val="437C1B43"/>
    <w:rsid w:val="43802579"/>
    <w:rsid w:val="43847CF0"/>
    <w:rsid w:val="43A0F6DA"/>
    <w:rsid w:val="43A5AFC6"/>
    <w:rsid w:val="43B28C5A"/>
    <w:rsid w:val="43B73775"/>
    <w:rsid w:val="43B76A73"/>
    <w:rsid w:val="43BE3597"/>
    <w:rsid w:val="43E18E7C"/>
    <w:rsid w:val="43F325B1"/>
    <w:rsid w:val="43F35557"/>
    <w:rsid w:val="43F7B2BF"/>
    <w:rsid w:val="43FA969F"/>
    <w:rsid w:val="4401DF4C"/>
    <w:rsid w:val="4401ED9C"/>
    <w:rsid w:val="4404ECAB"/>
    <w:rsid w:val="44211A00"/>
    <w:rsid w:val="442464E7"/>
    <w:rsid w:val="4432479F"/>
    <w:rsid w:val="443B9E1E"/>
    <w:rsid w:val="44470843"/>
    <w:rsid w:val="444B48AF"/>
    <w:rsid w:val="444CB0C2"/>
    <w:rsid w:val="44519628"/>
    <w:rsid w:val="44529815"/>
    <w:rsid w:val="445AFD88"/>
    <w:rsid w:val="445EA1A9"/>
    <w:rsid w:val="4467F2B1"/>
    <w:rsid w:val="447EFDFC"/>
    <w:rsid w:val="447FD50A"/>
    <w:rsid w:val="44803A75"/>
    <w:rsid w:val="4485FD55"/>
    <w:rsid w:val="448FF8B4"/>
    <w:rsid w:val="44B67F32"/>
    <w:rsid w:val="44B96853"/>
    <w:rsid w:val="44BB64AB"/>
    <w:rsid w:val="44BF3648"/>
    <w:rsid w:val="44BF8912"/>
    <w:rsid w:val="44C7E04E"/>
    <w:rsid w:val="44D0A1C3"/>
    <w:rsid w:val="44F69C6B"/>
    <w:rsid w:val="4502DB7E"/>
    <w:rsid w:val="450AA0F8"/>
    <w:rsid w:val="450C3CF8"/>
    <w:rsid w:val="451241A1"/>
    <w:rsid w:val="45128BF6"/>
    <w:rsid w:val="451D4BB0"/>
    <w:rsid w:val="45225DE1"/>
    <w:rsid w:val="452279E3"/>
    <w:rsid w:val="4529DE42"/>
    <w:rsid w:val="452A35A4"/>
    <w:rsid w:val="4539C9AF"/>
    <w:rsid w:val="4540CCCB"/>
    <w:rsid w:val="454F5057"/>
    <w:rsid w:val="4554F2D4"/>
    <w:rsid w:val="4555037D"/>
    <w:rsid w:val="455946E4"/>
    <w:rsid w:val="456339DF"/>
    <w:rsid w:val="456584AB"/>
    <w:rsid w:val="458564EA"/>
    <w:rsid w:val="4588F82B"/>
    <w:rsid w:val="458D0856"/>
    <w:rsid w:val="458D3461"/>
    <w:rsid w:val="458F9184"/>
    <w:rsid w:val="45C1EDA0"/>
    <w:rsid w:val="45D29DC5"/>
    <w:rsid w:val="45D872BB"/>
    <w:rsid w:val="45D91364"/>
    <w:rsid w:val="45DCF616"/>
    <w:rsid w:val="45E9420D"/>
    <w:rsid w:val="45ED33E3"/>
    <w:rsid w:val="45FDE170"/>
    <w:rsid w:val="460DAF29"/>
    <w:rsid w:val="46109F58"/>
    <w:rsid w:val="461A54EB"/>
    <w:rsid w:val="46215BD3"/>
    <w:rsid w:val="463C96D5"/>
    <w:rsid w:val="463EE26A"/>
    <w:rsid w:val="465B2E50"/>
    <w:rsid w:val="465E956D"/>
    <w:rsid w:val="4664CC4B"/>
    <w:rsid w:val="46701EE2"/>
    <w:rsid w:val="4671D531"/>
    <w:rsid w:val="4679DF93"/>
    <w:rsid w:val="467C1EB2"/>
    <w:rsid w:val="468A705D"/>
    <w:rsid w:val="46911980"/>
    <w:rsid w:val="46A39059"/>
    <w:rsid w:val="46AB4AE1"/>
    <w:rsid w:val="46B284B6"/>
    <w:rsid w:val="46B3C7C1"/>
    <w:rsid w:val="46D61511"/>
    <w:rsid w:val="46D7AE67"/>
    <w:rsid w:val="46E65F9E"/>
    <w:rsid w:val="46EE696E"/>
    <w:rsid w:val="46EFCCF0"/>
    <w:rsid w:val="46F2841B"/>
    <w:rsid w:val="46F5CCAB"/>
    <w:rsid w:val="46F9D6F1"/>
    <w:rsid w:val="4713528A"/>
    <w:rsid w:val="47142910"/>
    <w:rsid w:val="471A13FC"/>
    <w:rsid w:val="47260F36"/>
    <w:rsid w:val="472A87CE"/>
    <w:rsid w:val="472BEEE9"/>
    <w:rsid w:val="47316B18"/>
    <w:rsid w:val="47353D2E"/>
    <w:rsid w:val="473A0D74"/>
    <w:rsid w:val="473B5628"/>
    <w:rsid w:val="4742DB79"/>
    <w:rsid w:val="47468E32"/>
    <w:rsid w:val="4754FA0C"/>
    <w:rsid w:val="476A298D"/>
    <w:rsid w:val="477FB2AB"/>
    <w:rsid w:val="47847955"/>
    <w:rsid w:val="478B9EFB"/>
    <w:rsid w:val="479104E3"/>
    <w:rsid w:val="47985F8B"/>
    <w:rsid w:val="4799F08D"/>
    <w:rsid w:val="47A0EC0A"/>
    <w:rsid w:val="47A32407"/>
    <w:rsid w:val="47D0C7CF"/>
    <w:rsid w:val="47DA74F4"/>
    <w:rsid w:val="47E050D3"/>
    <w:rsid w:val="482D88AB"/>
    <w:rsid w:val="48360812"/>
    <w:rsid w:val="483A14F3"/>
    <w:rsid w:val="48436C06"/>
    <w:rsid w:val="4849C36C"/>
    <w:rsid w:val="484CD2F1"/>
    <w:rsid w:val="484F2131"/>
    <w:rsid w:val="485311F4"/>
    <w:rsid w:val="485C1627"/>
    <w:rsid w:val="486B6C8A"/>
    <w:rsid w:val="486EAA15"/>
    <w:rsid w:val="486FD008"/>
    <w:rsid w:val="48753897"/>
    <w:rsid w:val="48755B83"/>
    <w:rsid w:val="4877BEAF"/>
    <w:rsid w:val="4886D741"/>
    <w:rsid w:val="488869FE"/>
    <w:rsid w:val="4892B492"/>
    <w:rsid w:val="48979233"/>
    <w:rsid w:val="48A2793F"/>
    <w:rsid w:val="48A7CF2D"/>
    <w:rsid w:val="48B4BB60"/>
    <w:rsid w:val="48B9B962"/>
    <w:rsid w:val="48D186DF"/>
    <w:rsid w:val="48D52AC8"/>
    <w:rsid w:val="48DD1B3A"/>
    <w:rsid w:val="48DDF774"/>
    <w:rsid w:val="48FBC659"/>
    <w:rsid w:val="49096AE8"/>
    <w:rsid w:val="490BF1BC"/>
    <w:rsid w:val="490E8380"/>
    <w:rsid w:val="491A6CAD"/>
    <w:rsid w:val="49378CD6"/>
    <w:rsid w:val="4937D4C7"/>
    <w:rsid w:val="4939942B"/>
    <w:rsid w:val="493D3AAE"/>
    <w:rsid w:val="494215FB"/>
    <w:rsid w:val="4942FB6C"/>
    <w:rsid w:val="49436557"/>
    <w:rsid w:val="494C2DEC"/>
    <w:rsid w:val="494D9B68"/>
    <w:rsid w:val="49505241"/>
    <w:rsid w:val="495228B8"/>
    <w:rsid w:val="495A6391"/>
    <w:rsid w:val="495D9659"/>
    <w:rsid w:val="4967E019"/>
    <w:rsid w:val="49715A68"/>
    <w:rsid w:val="4975435A"/>
    <w:rsid w:val="497A7F30"/>
    <w:rsid w:val="49850001"/>
    <w:rsid w:val="49862384"/>
    <w:rsid w:val="4989B5E2"/>
    <w:rsid w:val="498C6056"/>
    <w:rsid w:val="498CBD34"/>
    <w:rsid w:val="4994940B"/>
    <w:rsid w:val="499634C9"/>
    <w:rsid w:val="499EB207"/>
    <w:rsid w:val="49A9F490"/>
    <w:rsid w:val="49B3020D"/>
    <w:rsid w:val="49B7EE87"/>
    <w:rsid w:val="49C9FDD8"/>
    <w:rsid w:val="49CC9D76"/>
    <w:rsid w:val="49D8F843"/>
    <w:rsid w:val="49E41F99"/>
    <w:rsid w:val="49E70198"/>
    <w:rsid w:val="49E9EEBF"/>
    <w:rsid w:val="49FF5DBB"/>
    <w:rsid w:val="4A0FCDC5"/>
    <w:rsid w:val="4A10F729"/>
    <w:rsid w:val="4A1C7458"/>
    <w:rsid w:val="4A1CAD02"/>
    <w:rsid w:val="4A286DEB"/>
    <w:rsid w:val="4A300358"/>
    <w:rsid w:val="4A47CF30"/>
    <w:rsid w:val="4A4A0B92"/>
    <w:rsid w:val="4A4A472C"/>
    <w:rsid w:val="4A516EDD"/>
    <w:rsid w:val="4A542F7D"/>
    <w:rsid w:val="4A54A48C"/>
    <w:rsid w:val="4A60ACC9"/>
    <w:rsid w:val="4A6F1725"/>
    <w:rsid w:val="4A7B3086"/>
    <w:rsid w:val="4A814F2A"/>
    <w:rsid w:val="4A886C61"/>
    <w:rsid w:val="4A8871F8"/>
    <w:rsid w:val="4A90940F"/>
    <w:rsid w:val="4A92AB32"/>
    <w:rsid w:val="4AB1F092"/>
    <w:rsid w:val="4AB84EFE"/>
    <w:rsid w:val="4AC446AA"/>
    <w:rsid w:val="4AD9CA93"/>
    <w:rsid w:val="4ADDBB6A"/>
    <w:rsid w:val="4ADFFB75"/>
    <w:rsid w:val="4AE1095F"/>
    <w:rsid w:val="4AE7BB94"/>
    <w:rsid w:val="4AEA6C0B"/>
    <w:rsid w:val="4AEAE9DE"/>
    <w:rsid w:val="4AEE6B6A"/>
    <w:rsid w:val="4AEE9DCF"/>
    <w:rsid w:val="4AF403A9"/>
    <w:rsid w:val="4AF9FCAD"/>
    <w:rsid w:val="4B01FF17"/>
    <w:rsid w:val="4B04D702"/>
    <w:rsid w:val="4B063E00"/>
    <w:rsid w:val="4B1F419D"/>
    <w:rsid w:val="4B239835"/>
    <w:rsid w:val="4B29EFFB"/>
    <w:rsid w:val="4B2BBB1F"/>
    <w:rsid w:val="4B4D7F00"/>
    <w:rsid w:val="4B4E03BA"/>
    <w:rsid w:val="4B50CB09"/>
    <w:rsid w:val="4B5545B3"/>
    <w:rsid w:val="4B57EAB8"/>
    <w:rsid w:val="4B68B18C"/>
    <w:rsid w:val="4B725DB3"/>
    <w:rsid w:val="4B733830"/>
    <w:rsid w:val="4B745E89"/>
    <w:rsid w:val="4B75CBD7"/>
    <w:rsid w:val="4B8A96AB"/>
    <w:rsid w:val="4B91D2BE"/>
    <w:rsid w:val="4B93CF2C"/>
    <w:rsid w:val="4BA3045A"/>
    <w:rsid w:val="4BAC8EE4"/>
    <w:rsid w:val="4BB1741D"/>
    <w:rsid w:val="4BBA1F66"/>
    <w:rsid w:val="4BBEDCB4"/>
    <w:rsid w:val="4BCA4B81"/>
    <w:rsid w:val="4BDF00E6"/>
    <w:rsid w:val="4BE242CE"/>
    <w:rsid w:val="4BF44E4C"/>
    <w:rsid w:val="4BF61CDF"/>
    <w:rsid w:val="4BF8A2C5"/>
    <w:rsid w:val="4BF9980D"/>
    <w:rsid w:val="4BFC068D"/>
    <w:rsid w:val="4C01F2B6"/>
    <w:rsid w:val="4C035454"/>
    <w:rsid w:val="4C038B7F"/>
    <w:rsid w:val="4C0AE92A"/>
    <w:rsid w:val="4C0B962B"/>
    <w:rsid w:val="4C25899E"/>
    <w:rsid w:val="4C2F24C9"/>
    <w:rsid w:val="4C315FB9"/>
    <w:rsid w:val="4C35B611"/>
    <w:rsid w:val="4C411D45"/>
    <w:rsid w:val="4C432B56"/>
    <w:rsid w:val="4C43A475"/>
    <w:rsid w:val="4C52D41C"/>
    <w:rsid w:val="4C660961"/>
    <w:rsid w:val="4C69B666"/>
    <w:rsid w:val="4C69BCC7"/>
    <w:rsid w:val="4C75AABC"/>
    <w:rsid w:val="4C825AB6"/>
    <w:rsid w:val="4C8565E1"/>
    <w:rsid w:val="4C873761"/>
    <w:rsid w:val="4C8754B9"/>
    <w:rsid w:val="4C902A65"/>
    <w:rsid w:val="4C944573"/>
    <w:rsid w:val="4C9578EB"/>
    <w:rsid w:val="4C9EFF0B"/>
    <w:rsid w:val="4CA682E1"/>
    <w:rsid w:val="4CA9C181"/>
    <w:rsid w:val="4CB958EA"/>
    <w:rsid w:val="4CBC0D7E"/>
    <w:rsid w:val="4CC69342"/>
    <w:rsid w:val="4CD16585"/>
    <w:rsid w:val="4CD27783"/>
    <w:rsid w:val="4CD3E47C"/>
    <w:rsid w:val="4CD599DC"/>
    <w:rsid w:val="4CE10DA2"/>
    <w:rsid w:val="4CF1CC7A"/>
    <w:rsid w:val="4D13997A"/>
    <w:rsid w:val="4D1477E6"/>
    <w:rsid w:val="4D1593C1"/>
    <w:rsid w:val="4D16BD1E"/>
    <w:rsid w:val="4D1958EE"/>
    <w:rsid w:val="4D1B421A"/>
    <w:rsid w:val="4D1DB9C7"/>
    <w:rsid w:val="4D23289E"/>
    <w:rsid w:val="4D24BA00"/>
    <w:rsid w:val="4D449230"/>
    <w:rsid w:val="4D51262C"/>
    <w:rsid w:val="4D572101"/>
    <w:rsid w:val="4D5C7A7D"/>
    <w:rsid w:val="4D73A929"/>
    <w:rsid w:val="4D77720A"/>
    <w:rsid w:val="4D784E42"/>
    <w:rsid w:val="4D7EF5B7"/>
    <w:rsid w:val="4D95334C"/>
    <w:rsid w:val="4D95B01D"/>
    <w:rsid w:val="4D9B0AAA"/>
    <w:rsid w:val="4D9CE400"/>
    <w:rsid w:val="4D9D8FE1"/>
    <w:rsid w:val="4DA03CC8"/>
    <w:rsid w:val="4DA3364E"/>
    <w:rsid w:val="4DAD3EB6"/>
    <w:rsid w:val="4DB5F267"/>
    <w:rsid w:val="4DB91958"/>
    <w:rsid w:val="4DBC2637"/>
    <w:rsid w:val="4DC838FF"/>
    <w:rsid w:val="4DD0D955"/>
    <w:rsid w:val="4DD1140F"/>
    <w:rsid w:val="4DD6AB05"/>
    <w:rsid w:val="4DD7C9BC"/>
    <w:rsid w:val="4DDDE71C"/>
    <w:rsid w:val="4DE41D82"/>
    <w:rsid w:val="4DFF516A"/>
    <w:rsid w:val="4E0D5DAF"/>
    <w:rsid w:val="4E1232C6"/>
    <w:rsid w:val="4E181745"/>
    <w:rsid w:val="4E22A853"/>
    <w:rsid w:val="4E256E61"/>
    <w:rsid w:val="4E271783"/>
    <w:rsid w:val="4E3B8EFA"/>
    <w:rsid w:val="4E3CD49E"/>
    <w:rsid w:val="4E3FEEAA"/>
    <w:rsid w:val="4E5ED296"/>
    <w:rsid w:val="4E603A27"/>
    <w:rsid w:val="4E7B8738"/>
    <w:rsid w:val="4E8AA41D"/>
    <w:rsid w:val="4E91E037"/>
    <w:rsid w:val="4E9B54EC"/>
    <w:rsid w:val="4EC87DEE"/>
    <w:rsid w:val="4ED302AF"/>
    <w:rsid w:val="4EDA506F"/>
    <w:rsid w:val="4EE3F19A"/>
    <w:rsid w:val="4EEA0980"/>
    <w:rsid w:val="4EEBE2FC"/>
    <w:rsid w:val="4EF09CD1"/>
    <w:rsid w:val="4EFD0AEE"/>
    <w:rsid w:val="4F06EF9A"/>
    <w:rsid w:val="4F162D14"/>
    <w:rsid w:val="4F1E6A7E"/>
    <w:rsid w:val="4F480EF6"/>
    <w:rsid w:val="4F687A17"/>
    <w:rsid w:val="4F6ED272"/>
    <w:rsid w:val="4F6FE622"/>
    <w:rsid w:val="4F732E20"/>
    <w:rsid w:val="4F74CBF2"/>
    <w:rsid w:val="4F75B4C6"/>
    <w:rsid w:val="4F79CD76"/>
    <w:rsid w:val="4F7C4B67"/>
    <w:rsid w:val="4F83D88C"/>
    <w:rsid w:val="4F86F4A2"/>
    <w:rsid w:val="4F99421A"/>
    <w:rsid w:val="4F998C44"/>
    <w:rsid w:val="4F9E97C8"/>
    <w:rsid w:val="4FA8C466"/>
    <w:rsid w:val="4FA8F086"/>
    <w:rsid w:val="4FABA47A"/>
    <w:rsid w:val="4FB325D9"/>
    <w:rsid w:val="4FBCA370"/>
    <w:rsid w:val="4FC5BE20"/>
    <w:rsid w:val="4FD41C28"/>
    <w:rsid w:val="4FD4BA48"/>
    <w:rsid w:val="4FD8D003"/>
    <w:rsid w:val="4FE25A1A"/>
    <w:rsid w:val="4FE9D8AF"/>
    <w:rsid w:val="4FEBDC3B"/>
    <w:rsid w:val="4FF12C75"/>
    <w:rsid w:val="4FF20C1F"/>
    <w:rsid w:val="4FF3E6A3"/>
    <w:rsid w:val="4FFE33C2"/>
    <w:rsid w:val="5010C55C"/>
    <w:rsid w:val="50141654"/>
    <w:rsid w:val="50198349"/>
    <w:rsid w:val="501FDE3A"/>
    <w:rsid w:val="502CA2B7"/>
    <w:rsid w:val="503777B8"/>
    <w:rsid w:val="5039B108"/>
    <w:rsid w:val="503B1A1C"/>
    <w:rsid w:val="5050D70C"/>
    <w:rsid w:val="505262CB"/>
    <w:rsid w:val="5059845C"/>
    <w:rsid w:val="5072F94C"/>
    <w:rsid w:val="508A0872"/>
    <w:rsid w:val="5092AEEC"/>
    <w:rsid w:val="50B48308"/>
    <w:rsid w:val="50BA6EA0"/>
    <w:rsid w:val="50BE4AE5"/>
    <w:rsid w:val="50C3C916"/>
    <w:rsid w:val="50C40003"/>
    <w:rsid w:val="50C7993C"/>
    <w:rsid w:val="50CA202C"/>
    <w:rsid w:val="50CCAE3A"/>
    <w:rsid w:val="50D7C469"/>
    <w:rsid w:val="50E737F8"/>
    <w:rsid w:val="50EF49EE"/>
    <w:rsid w:val="50FF635F"/>
    <w:rsid w:val="51023588"/>
    <w:rsid w:val="510A1F8D"/>
    <w:rsid w:val="511D5C33"/>
    <w:rsid w:val="5121A79D"/>
    <w:rsid w:val="51344365"/>
    <w:rsid w:val="5135CD61"/>
    <w:rsid w:val="51398D2B"/>
    <w:rsid w:val="513CC279"/>
    <w:rsid w:val="514117EE"/>
    <w:rsid w:val="51485DC2"/>
    <w:rsid w:val="5158DDF2"/>
    <w:rsid w:val="516260E0"/>
    <w:rsid w:val="5166FEA3"/>
    <w:rsid w:val="516C7E75"/>
    <w:rsid w:val="51766658"/>
    <w:rsid w:val="517A47C0"/>
    <w:rsid w:val="5180BB3B"/>
    <w:rsid w:val="51829D24"/>
    <w:rsid w:val="518BE6D5"/>
    <w:rsid w:val="51974576"/>
    <w:rsid w:val="51A714A3"/>
    <w:rsid w:val="51B56D45"/>
    <w:rsid w:val="51B665FE"/>
    <w:rsid w:val="51B6726E"/>
    <w:rsid w:val="51C32198"/>
    <w:rsid w:val="51C3687A"/>
    <w:rsid w:val="51D5A128"/>
    <w:rsid w:val="51DCFD1B"/>
    <w:rsid w:val="51DE57DC"/>
    <w:rsid w:val="51DF46F6"/>
    <w:rsid w:val="51E797DB"/>
    <w:rsid w:val="51F187EB"/>
    <w:rsid w:val="51F9EE81"/>
    <w:rsid w:val="520450A1"/>
    <w:rsid w:val="52098CC2"/>
    <w:rsid w:val="520E1033"/>
    <w:rsid w:val="521B3AC1"/>
    <w:rsid w:val="521E8C60"/>
    <w:rsid w:val="52383679"/>
    <w:rsid w:val="523D2915"/>
    <w:rsid w:val="523EB104"/>
    <w:rsid w:val="523F418D"/>
    <w:rsid w:val="524033AE"/>
    <w:rsid w:val="5240472E"/>
    <w:rsid w:val="52413426"/>
    <w:rsid w:val="52432458"/>
    <w:rsid w:val="5249C042"/>
    <w:rsid w:val="52690337"/>
    <w:rsid w:val="5274E979"/>
    <w:rsid w:val="527D39D5"/>
    <w:rsid w:val="5285FD12"/>
    <w:rsid w:val="52864142"/>
    <w:rsid w:val="5289AD02"/>
    <w:rsid w:val="5290612A"/>
    <w:rsid w:val="5295E532"/>
    <w:rsid w:val="5299BA53"/>
    <w:rsid w:val="52A864A5"/>
    <w:rsid w:val="52B05F82"/>
    <w:rsid w:val="52B9EF7D"/>
    <w:rsid w:val="52BE7690"/>
    <w:rsid w:val="52BEDE98"/>
    <w:rsid w:val="52CD958A"/>
    <w:rsid w:val="52CD9B85"/>
    <w:rsid w:val="52CF845F"/>
    <w:rsid w:val="52D28D48"/>
    <w:rsid w:val="52D430FD"/>
    <w:rsid w:val="52D77D43"/>
    <w:rsid w:val="52E84439"/>
    <w:rsid w:val="52FCC400"/>
    <w:rsid w:val="52FF7721"/>
    <w:rsid w:val="5309632A"/>
    <w:rsid w:val="53150D4C"/>
    <w:rsid w:val="531FF8E8"/>
    <w:rsid w:val="53234614"/>
    <w:rsid w:val="53244D63"/>
    <w:rsid w:val="53251341"/>
    <w:rsid w:val="532B891E"/>
    <w:rsid w:val="5339BAFE"/>
    <w:rsid w:val="53471E0E"/>
    <w:rsid w:val="535EFC00"/>
    <w:rsid w:val="536D16E3"/>
    <w:rsid w:val="5373C0D9"/>
    <w:rsid w:val="5378793D"/>
    <w:rsid w:val="537A5E6C"/>
    <w:rsid w:val="537C00BF"/>
    <w:rsid w:val="538004EB"/>
    <w:rsid w:val="5387F858"/>
    <w:rsid w:val="538FC29B"/>
    <w:rsid w:val="5396A8A1"/>
    <w:rsid w:val="53A56B5A"/>
    <w:rsid w:val="53B105BF"/>
    <w:rsid w:val="53BA5875"/>
    <w:rsid w:val="53C090D3"/>
    <w:rsid w:val="53C795CA"/>
    <w:rsid w:val="53CD7997"/>
    <w:rsid w:val="53D8AFA8"/>
    <w:rsid w:val="53D9BD59"/>
    <w:rsid w:val="53E148BA"/>
    <w:rsid w:val="53E2C163"/>
    <w:rsid w:val="53ECAE5A"/>
    <w:rsid w:val="53EE36BD"/>
    <w:rsid w:val="53F01840"/>
    <w:rsid w:val="53F160FA"/>
    <w:rsid w:val="53FE50E1"/>
    <w:rsid w:val="540BB232"/>
    <w:rsid w:val="54100D4C"/>
    <w:rsid w:val="5413A3C9"/>
    <w:rsid w:val="542B4A72"/>
    <w:rsid w:val="542D681A"/>
    <w:rsid w:val="54599919"/>
    <w:rsid w:val="5462C8DC"/>
    <w:rsid w:val="54663C58"/>
    <w:rsid w:val="546F4BA0"/>
    <w:rsid w:val="5486CF1E"/>
    <w:rsid w:val="5492CF0B"/>
    <w:rsid w:val="54A7B100"/>
    <w:rsid w:val="54AC743D"/>
    <w:rsid w:val="54BA69C0"/>
    <w:rsid w:val="54BE8851"/>
    <w:rsid w:val="54C059D6"/>
    <w:rsid w:val="54C38F76"/>
    <w:rsid w:val="54D0C8B9"/>
    <w:rsid w:val="54DC36EF"/>
    <w:rsid w:val="54DE5167"/>
    <w:rsid w:val="54E85632"/>
    <w:rsid w:val="54E85C1B"/>
    <w:rsid w:val="54F77E49"/>
    <w:rsid w:val="550B9739"/>
    <w:rsid w:val="551AD20A"/>
    <w:rsid w:val="5522AAEE"/>
    <w:rsid w:val="55258A0C"/>
    <w:rsid w:val="552EABFB"/>
    <w:rsid w:val="552FC429"/>
    <w:rsid w:val="5530B9DD"/>
    <w:rsid w:val="5530C9E5"/>
    <w:rsid w:val="5532FB20"/>
    <w:rsid w:val="553570EF"/>
    <w:rsid w:val="55486087"/>
    <w:rsid w:val="554EEF08"/>
    <w:rsid w:val="555F42D3"/>
    <w:rsid w:val="55885AC3"/>
    <w:rsid w:val="5588CB7C"/>
    <w:rsid w:val="5598254A"/>
    <w:rsid w:val="55993069"/>
    <w:rsid w:val="55A5DFE9"/>
    <w:rsid w:val="55ABF2C1"/>
    <w:rsid w:val="55B24C20"/>
    <w:rsid w:val="55C8AABE"/>
    <w:rsid w:val="55D28816"/>
    <w:rsid w:val="55F06931"/>
    <w:rsid w:val="55F35FDC"/>
    <w:rsid w:val="55F7EFCC"/>
    <w:rsid w:val="55FC7BB8"/>
    <w:rsid w:val="55FFB32A"/>
    <w:rsid w:val="56031FB8"/>
    <w:rsid w:val="560800A0"/>
    <w:rsid w:val="560D8AA8"/>
    <w:rsid w:val="560FDF71"/>
    <w:rsid w:val="5614CE76"/>
    <w:rsid w:val="56218FB3"/>
    <w:rsid w:val="5623F84E"/>
    <w:rsid w:val="563C3D2B"/>
    <w:rsid w:val="5659EA6B"/>
    <w:rsid w:val="565F01B9"/>
    <w:rsid w:val="5674AB66"/>
    <w:rsid w:val="568DC9A1"/>
    <w:rsid w:val="56A15496"/>
    <w:rsid w:val="56A50639"/>
    <w:rsid w:val="56B392BA"/>
    <w:rsid w:val="56D0A426"/>
    <w:rsid w:val="56E185D6"/>
    <w:rsid w:val="56F5312E"/>
    <w:rsid w:val="56FCF6C1"/>
    <w:rsid w:val="5701E97D"/>
    <w:rsid w:val="570374AA"/>
    <w:rsid w:val="5711FAD6"/>
    <w:rsid w:val="571611BE"/>
    <w:rsid w:val="571E43B6"/>
    <w:rsid w:val="5745AF67"/>
    <w:rsid w:val="574FD6A6"/>
    <w:rsid w:val="5753B9FA"/>
    <w:rsid w:val="575651EA"/>
    <w:rsid w:val="57597482"/>
    <w:rsid w:val="57597EF9"/>
    <w:rsid w:val="5759CFD1"/>
    <w:rsid w:val="576457AD"/>
    <w:rsid w:val="57653780"/>
    <w:rsid w:val="577185C5"/>
    <w:rsid w:val="57772510"/>
    <w:rsid w:val="57978BCE"/>
    <w:rsid w:val="57991815"/>
    <w:rsid w:val="579C1BCA"/>
    <w:rsid w:val="579C95FB"/>
    <w:rsid w:val="57A26BD2"/>
    <w:rsid w:val="57B0841A"/>
    <w:rsid w:val="57B3F079"/>
    <w:rsid w:val="57B58206"/>
    <w:rsid w:val="57B62C03"/>
    <w:rsid w:val="57C71AA7"/>
    <w:rsid w:val="57CFCD89"/>
    <w:rsid w:val="57D71A4E"/>
    <w:rsid w:val="57DC0097"/>
    <w:rsid w:val="57DC4E4D"/>
    <w:rsid w:val="57EBED43"/>
    <w:rsid w:val="57ED716C"/>
    <w:rsid w:val="57F98C87"/>
    <w:rsid w:val="57FAFA45"/>
    <w:rsid w:val="57FE3A62"/>
    <w:rsid w:val="580E0360"/>
    <w:rsid w:val="58125A61"/>
    <w:rsid w:val="5814822C"/>
    <w:rsid w:val="5839272E"/>
    <w:rsid w:val="584CEB5E"/>
    <w:rsid w:val="584EDFA8"/>
    <w:rsid w:val="58510BAF"/>
    <w:rsid w:val="585CF3DF"/>
    <w:rsid w:val="587482BD"/>
    <w:rsid w:val="587761CF"/>
    <w:rsid w:val="587BA032"/>
    <w:rsid w:val="5884399E"/>
    <w:rsid w:val="589306D1"/>
    <w:rsid w:val="589C9D2F"/>
    <w:rsid w:val="589F2B3F"/>
    <w:rsid w:val="589F9FD9"/>
    <w:rsid w:val="58A63105"/>
    <w:rsid w:val="58A86B7B"/>
    <w:rsid w:val="58AFD1D0"/>
    <w:rsid w:val="58B3807D"/>
    <w:rsid w:val="58B7B825"/>
    <w:rsid w:val="58C9114C"/>
    <w:rsid w:val="58DF4AB8"/>
    <w:rsid w:val="58E05F77"/>
    <w:rsid w:val="58EE5004"/>
    <w:rsid w:val="58F7CF49"/>
    <w:rsid w:val="590E17B6"/>
    <w:rsid w:val="5914545C"/>
    <w:rsid w:val="59176FC6"/>
    <w:rsid w:val="591F1FD3"/>
    <w:rsid w:val="5929C23A"/>
    <w:rsid w:val="5933A524"/>
    <w:rsid w:val="593DFEEE"/>
    <w:rsid w:val="5945E6D8"/>
    <w:rsid w:val="594660CD"/>
    <w:rsid w:val="594ED932"/>
    <w:rsid w:val="595AAA22"/>
    <w:rsid w:val="59693DD3"/>
    <w:rsid w:val="596FE89A"/>
    <w:rsid w:val="5974EB9C"/>
    <w:rsid w:val="597763F3"/>
    <w:rsid w:val="597CAD54"/>
    <w:rsid w:val="5995F294"/>
    <w:rsid w:val="599A16E8"/>
    <w:rsid w:val="599C2071"/>
    <w:rsid w:val="599FB9A5"/>
    <w:rsid w:val="59A4293E"/>
    <w:rsid w:val="59A65412"/>
    <w:rsid w:val="59AF5C80"/>
    <w:rsid w:val="59C513A4"/>
    <w:rsid w:val="59D315DF"/>
    <w:rsid w:val="59DBA82B"/>
    <w:rsid w:val="5A06021E"/>
    <w:rsid w:val="5A136B2E"/>
    <w:rsid w:val="5A1B72AA"/>
    <w:rsid w:val="5A31EC6E"/>
    <w:rsid w:val="5A3AAD40"/>
    <w:rsid w:val="5A3CA8CD"/>
    <w:rsid w:val="5A480B33"/>
    <w:rsid w:val="5A49B84C"/>
    <w:rsid w:val="5A5103D2"/>
    <w:rsid w:val="5A582983"/>
    <w:rsid w:val="5A649925"/>
    <w:rsid w:val="5A6BBAD0"/>
    <w:rsid w:val="5A6E330E"/>
    <w:rsid w:val="5A754202"/>
    <w:rsid w:val="5A7ED174"/>
    <w:rsid w:val="5A8ACBEF"/>
    <w:rsid w:val="5A94018D"/>
    <w:rsid w:val="5AA33495"/>
    <w:rsid w:val="5AAF5853"/>
    <w:rsid w:val="5AB76A1C"/>
    <w:rsid w:val="5AC19885"/>
    <w:rsid w:val="5AE55106"/>
    <w:rsid w:val="5AEA985B"/>
    <w:rsid w:val="5AEADC32"/>
    <w:rsid w:val="5AEE4F22"/>
    <w:rsid w:val="5AF9C004"/>
    <w:rsid w:val="5B052FD2"/>
    <w:rsid w:val="5B19C8C1"/>
    <w:rsid w:val="5B1A6D74"/>
    <w:rsid w:val="5B2157F0"/>
    <w:rsid w:val="5B220E11"/>
    <w:rsid w:val="5B282D53"/>
    <w:rsid w:val="5B2DA444"/>
    <w:rsid w:val="5B34CA07"/>
    <w:rsid w:val="5B3C29AA"/>
    <w:rsid w:val="5B4033CB"/>
    <w:rsid w:val="5B4782C5"/>
    <w:rsid w:val="5B529EB9"/>
    <w:rsid w:val="5B5CE11C"/>
    <w:rsid w:val="5B61874F"/>
    <w:rsid w:val="5B67BF70"/>
    <w:rsid w:val="5B76545F"/>
    <w:rsid w:val="5B7B2513"/>
    <w:rsid w:val="5B99DAB5"/>
    <w:rsid w:val="5B99E8C0"/>
    <w:rsid w:val="5B9BBE51"/>
    <w:rsid w:val="5BA33558"/>
    <w:rsid w:val="5BAA373F"/>
    <w:rsid w:val="5BBA9326"/>
    <w:rsid w:val="5BCEA59A"/>
    <w:rsid w:val="5BD28EDC"/>
    <w:rsid w:val="5BD758AE"/>
    <w:rsid w:val="5BD8B72A"/>
    <w:rsid w:val="5BE3A3CE"/>
    <w:rsid w:val="5BE6EC6A"/>
    <w:rsid w:val="5BF4C035"/>
    <w:rsid w:val="5C00181D"/>
    <w:rsid w:val="5C059C24"/>
    <w:rsid w:val="5C142A20"/>
    <w:rsid w:val="5C1436B9"/>
    <w:rsid w:val="5C1E76B6"/>
    <w:rsid w:val="5C299797"/>
    <w:rsid w:val="5C2A06B5"/>
    <w:rsid w:val="5C2A6AAA"/>
    <w:rsid w:val="5C31AEFE"/>
    <w:rsid w:val="5C33A389"/>
    <w:rsid w:val="5C387698"/>
    <w:rsid w:val="5C44656E"/>
    <w:rsid w:val="5C490C71"/>
    <w:rsid w:val="5C7908B4"/>
    <w:rsid w:val="5C7D53A5"/>
    <w:rsid w:val="5C85F9A0"/>
    <w:rsid w:val="5C8D3D4E"/>
    <w:rsid w:val="5C91288A"/>
    <w:rsid w:val="5CA06FAF"/>
    <w:rsid w:val="5CB473F0"/>
    <w:rsid w:val="5CC4CCDA"/>
    <w:rsid w:val="5CC74C36"/>
    <w:rsid w:val="5CCF43D6"/>
    <w:rsid w:val="5CE0CE10"/>
    <w:rsid w:val="5CE1BC7D"/>
    <w:rsid w:val="5CE24EF0"/>
    <w:rsid w:val="5CE4EC90"/>
    <w:rsid w:val="5CEA4EE5"/>
    <w:rsid w:val="5CEC0C23"/>
    <w:rsid w:val="5CECF241"/>
    <w:rsid w:val="5CF355BE"/>
    <w:rsid w:val="5CF981B6"/>
    <w:rsid w:val="5D07F0C4"/>
    <w:rsid w:val="5D1B6437"/>
    <w:rsid w:val="5D28F45A"/>
    <w:rsid w:val="5D29623B"/>
    <w:rsid w:val="5D3F9100"/>
    <w:rsid w:val="5D4512DA"/>
    <w:rsid w:val="5D4E7F06"/>
    <w:rsid w:val="5D5EECE8"/>
    <w:rsid w:val="5D64F0F8"/>
    <w:rsid w:val="5D69125B"/>
    <w:rsid w:val="5D7038CB"/>
    <w:rsid w:val="5D7420EE"/>
    <w:rsid w:val="5D76B413"/>
    <w:rsid w:val="5D7BB834"/>
    <w:rsid w:val="5D853CB7"/>
    <w:rsid w:val="5D8B2AA3"/>
    <w:rsid w:val="5D992EFF"/>
    <w:rsid w:val="5DBB795F"/>
    <w:rsid w:val="5DBFED29"/>
    <w:rsid w:val="5DCC1898"/>
    <w:rsid w:val="5DCD4F5E"/>
    <w:rsid w:val="5DD20AE7"/>
    <w:rsid w:val="5DD96DD0"/>
    <w:rsid w:val="5DE183C9"/>
    <w:rsid w:val="5DEA90D1"/>
    <w:rsid w:val="5DF0AF14"/>
    <w:rsid w:val="5DF20C19"/>
    <w:rsid w:val="5DF4B7AA"/>
    <w:rsid w:val="5E0E1853"/>
    <w:rsid w:val="5E1335B6"/>
    <w:rsid w:val="5E16C7DA"/>
    <w:rsid w:val="5E2002CE"/>
    <w:rsid w:val="5E2F8E6A"/>
    <w:rsid w:val="5E302521"/>
    <w:rsid w:val="5E305C0A"/>
    <w:rsid w:val="5E308048"/>
    <w:rsid w:val="5E457B46"/>
    <w:rsid w:val="5E474F6F"/>
    <w:rsid w:val="5E5BDBE7"/>
    <w:rsid w:val="5E6B6317"/>
    <w:rsid w:val="5E6E56B0"/>
    <w:rsid w:val="5E76AD91"/>
    <w:rsid w:val="5E799FEA"/>
    <w:rsid w:val="5E7A3DB6"/>
    <w:rsid w:val="5E83341F"/>
    <w:rsid w:val="5E8F4E67"/>
    <w:rsid w:val="5E8F6C9B"/>
    <w:rsid w:val="5E8FF54D"/>
    <w:rsid w:val="5E9074A1"/>
    <w:rsid w:val="5E934D78"/>
    <w:rsid w:val="5E9DCED9"/>
    <w:rsid w:val="5EB3ED3F"/>
    <w:rsid w:val="5EB76BE8"/>
    <w:rsid w:val="5EBF89F6"/>
    <w:rsid w:val="5EC3E5D4"/>
    <w:rsid w:val="5ECDE103"/>
    <w:rsid w:val="5ED08629"/>
    <w:rsid w:val="5EE8B521"/>
    <w:rsid w:val="5EF132CA"/>
    <w:rsid w:val="5EF7D703"/>
    <w:rsid w:val="5F0E1F19"/>
    <w:rsid w:val="5F11606A"/>
    <w:rsid w:val="5F26DADE"/>
    <w:rsid w:val="5F3099DC"/>
    <w:rsid w:val="5F3675B4"/>
    <w:rsid w:val="5F4C9C39"/>
    <w:rsid w:val="5F51B59F"/>
    <w:rsid w:val="5F5B21AF"/>
    <w:rsid w:val="5F5BBA7F"/>
    <w:rsid w:val="5F6820FC"/>
    <w:rsid w:val="5F6E3823"/>
    <w:rsid w:val="5F6F1B32"/>
    <w:rsid w:val="5F76E5D3"/>
    <w:rsid w:val="5F806176"/>
    <w:rsid w:val="5F8383AC"/>
    <w:rsid w:val="5F866BD8"/>
    <w:rsid w:val="5F94FC17"/>
    <w:rsid w:val="5F976BAC"/>
    <w:rsid w:val="5F9CC8E7"/>
    <w:rsid w:val="5F9F36CA"/>
    <w:rsid w:val="5FAE3650"/>
    <w:rsid w:val="5FB0B5A2"/>
    <w:rsid w:val="5FB11B25"/>
    <w:rsid w:val="5FB697E9"/>
    <w:rsid w:val="5FBC2CF9"/>
    <w:rsid w:val="5FBE6D67"/>
    <w:rsid w:val="5FC39711"/>
    <w:rsid w:val="5FCB27DD"/>
    <w:rsid w:val="5FCB4288"/>
    <w:rsid w:val="5FD3BC91"/>
    <w:rsid w:val="5FDDC10C"/>
    <w:rsid w:val="5FE1E01E"/>
    <w:rsid w:val="5FE26146"/>
    <w:rsid w:val="5FF357FB"/>
    <w:rsid w:val="5FF5F90E"/>
    <w:rsid w:val="5FFDAE95"/>
    <w:rsid w:val="600BBA1B"/>
    <w:rsid w:val="60101614"/>
    <w:rsid w:val="60161D16"/>
    <w:rsid w:val="60225226"/>
    <w:rsid w:val="602350B6"/>
    <w:rsid w:val="602910F4"/>
    <w:rsid w:val="6031C03C"/>
    <w:rsid w:val="603749FC"/>
    <w:rsid w:val="603B9CFE"/>
    <w:rsid w:val="60518EAE"/>
    <w:rsid w:val="6052BA20"/>
    <w:rsid w:val="606CCC5C"/>
    <w:rsid w:val="60708CBC"/>
    <w:rsid w:val="6076CB74"/>
    <w:rsid w:val="60847801"/>
    <w:rsid w:val="60852AF0"/>
    <w:rsid w:val="6087CCBD"/>
    <w:rsid w:val="60895E18"/>
    <w:rsid w:val="60A3B34E"/>
    <w:rsid w:val="60ACD347"/>
    <w:rsid w:val="60B1BA14"/>
    <w:rsid w:val="60BD457B"/>
    <w:rsid w:val="60C18D7D"/>
    <w:rsid w:val="60D5EF0B"/>
    <w:rsid w:val="60EE5186"/>
    <w:rsid w:val="60F37B50"/>
    <w:rsid w:val="60F5C9EE"/>
    <w:rsid w:val="60FA6169"/>
    <w:rsid w:val="6100CD33"/>
    <w:rsid w:val="610CAECF"/>
    <w:rsid w:val="6118B53F"/>
    <w:rsid w:val="6121C9B1"/>
    <w:rsid w:val="6129042F"/>
    <w:rsid w:val="61493FAC"/>
    <w:rsid w:val="615778A5"/>
    <w:rsid w:val="6166CB4B"/>
    <w:rsid w:val="616C7579"/>
    <w:rsid w:val="6177BA2A"/>
    <w:rsid w:val="617F2586"/>
    <w:rsid w:val="619B3853"/>
    <w:rsid w:val="61A46B79"/>
    <w:rsid w:val="61A74A21"/>
    <w:rsid w:val="61BA1DA6"/>
    <w:rsid w:val="61C3D8C2"/>
    <w:rsid w:val="61C7B542"/>
    <w:rsid w:val="61C7ECA3"/>
    <w:rsid w:val="61CB3474"/>
    <w:rsid w:val="61DD6456"/>
    <w:rsid w:val="61E4ABA6"/>
    <w:rsid w:val="61E8C076"/>
    <w:rsid w:val="61E96DBD"/>
    <w:rsid w:val="61F882A4"/>
    <w:rsid w:val="61FC668B"/>
    <w:rsid w:val="61FE685E"/>
    <w:rsid w:val="622100C0"/>
    <w:rsid w:val="622133EE"/>
    <w:rsid w:val="624519C1"/>
    <w:rsid w:val="62453B8E"/>
    <w:rsid w:val="624803E5"/>
    <w:rsid w:val="624DC8B2"/>
    <w:rsid w:val="62541582"/>
    <w:rsid w:val="62605D71"/>
    <w:rsid w:val="626AEC24"/>
    <w:rsid w:val="62768EB5"/>
    <w:rsid w:val="627783E7"/>
    <w:rsid w:val="6278BD8A"/>
    <w:rsid w:val="6280FA43"/>
    <w:rsid w:val="629851CD"/>
    <w:rsid w:val="629C4FA5"/>
    <w:rsid w:val="629C9427"/>
    <w:rsid w:val="629CB906"/>
    <w:rsid w:val="629E720E"/>
    <w:rsid w:val="62A1255E"/>
    <w:rsid w:val="62A17313"/>
    <w:rsid w:val="62AA2F0A"/>
    <w:rsid w:val="62AA4342"/>
    <w:rsid w:val="62D3B08F"/>
    <w:rsid w:val="62DAD934"/>
    <w:rsid w:val="62EC868E"/>
    <w:rsid w:val="62F05871"/>
    <w:rsid w:val="62F42885"/>
    <w:rsid w:val="62F83DE9"/>
    <w:rsid w:val="62FAE067"/>
    <w:rsid w:val="62FB83E4"/>
    <w:rsid w:val="62FCCA94"/>
    <w:rsid w:val="63063E9C"/>
    <w:rsid w:val="63142409"/>
    <w:rsid w:val="631793A2"/>
    <w:rsid w:val="6317FD27"/>
    <w:rsid w:val="631D4C25"/>
    <w:rsid w:val="63210BEC"/>
    <w:rsid w:val="632F35D6"/>
    <w:rsid w:val="6330DB7B"/>
    <w:rsid w:val="6332584A"/>
    <w:rsid w:val="6332D856"/>
    <w:rsid w:val="633662A2"/>
    <w:rsid w:val="634779C9"/>
    <w:rsid w:val="634D7EA4"/>
    <w:rsid w:val="6366CC9C"/>
    <w:rsid w:val="63670E82"/>
    <w:rsid w:val="637A5B8C"/>
    <w:rsid w:val="63820765"/>
    <w:rsid w:val="6389F20A"/>
    <w:rsid w:val="638CC4B3"/>
    <w:rsid w:val="639A5325"/>
    <w:rsid w:val="63AE7E18"/>
    <w:rsid w:val="63B01CA6"/>
    <w:rsid w:val="63B78CB1"/>
    <w:rsid w:val="63C0D3BB"/>
    <w:rsid w:val="63C26E21"/>
    <w:rsid w:val="63D4FE3D"/>
    <w:rsid w:val="63D574F5"/>
    <w:rsid w:val="63DCD41B"/>
    <w:rsid w:val="63E5F767"/>
    <w:rsid w:val="63EAABB7"/>
    <w:rsid w:val="63F16241"/>
    <w:rsid w:val="63F1F6A8"/>
    <w:rsid w:val="63FB8434"/>
    <w:rsid w:val="64066B96"/>
    <w:rsid w:val="640814F4"/>
    <w:rsid w:val="641626FD"/>
    <w:rsid w:val="64177FA0"/>
    <w:rsid w:val="6435DC66"/>
    <w:rsid w:val="6437ACF1"/>
    <w:rsid w:val="643B2BDE"/>
    <w:rsid w:val="643C56AE"/>
    <w:rsid w:val="644DF175"/>
    <w:rsid w:val="645AC9A5"/>
    <w:rsid w:val="64662CD2"/>
    <w:rsid w:val="64667F40"/>
    <w:rsid w:val="646EEA26"/>
    <w:rsid w:val="6474965F"/>
    <w:rsid w:val="6474F4FA"/>
    <w:rsid w:val="647C0EE2"/>
    <w:rsid w:val="648EF23B"/>
    <w:rsid w:val="6490909C"/>
    <w:rsid w:val="64911D9F"/>
    <w:rsid w:val="6494D257"/>
    <w:rsid w:val="6496A12F"/>
    <w:rsid w:val="649E1861"/>
    <w:rsid w:val="64AF809B"/>
    <w:rsid w:val="64B446A9"/>
    <w:rsid w:val="64C76EA6"/>
    <w:rsid w:val="64CB01AE"/>
    <w:rsid w:val="64CD6542"/>
    <w:rsid w:val="64CFCE46"/>
    <w:rsid w:val="64CFD9C0"/>
    <w:rsid w:val="64D5AF4C"/>
    <w:rsid w:val="64D66CB0"/>
    <w:rsid w:val="64E13CA0"/>
    <w:rsid w:val="64E5ECFB"/>
    <w:rsid w:val="64E8635D"/>
    <w:rsid w:val="64E8CFB2"/>
    <w:rsid w:val="64FE8890"/>
    <w:rsid w:val="6509900D"/>
    <w:rsid w:val="651EC836"/>
    <w:rsid w:val="65246E96"/>
    <w:rsid w:val="6535E41D"/>
    <w:rsid w:val="65394169"/>
    <w:rsid w:val="654E1546"/>
    <w:rsid w:val="655489DE"/>
    <w:rsid w:val="655F2297"/>
    <w:rsid w:val="656AF6C2"/>
    <w:rsid w:val="65813DAB"/>
    <w:rsid w:val="65819D09"/>
    <w:rsid w:val="6582290F"/>
    <w:rsid w:val="658AD22A"/>
    <w:rsid w:val="65924237"/>
    <w:rsid w:val="6592C422"/>
    <w:rsid w:val="65A2396D"/>
    <w:rsid w:val="65A29F5D"/>
    <w:rsid w:val="65AD56A3"/>
    <w:rsid w:val="65AEA49F"/>
    <w:rsid w:val="65B9624C"/>
    <w:rsid w:val="65C03E7F"/>
    <w:rsid w:val="65C54A11"/>
    <w:rsid w:val="65C5C3A9"/>
    <w:rsid w:val="65D69ECF"/>
    <w:rsid w:val="65E10040"/>
    <w:rsid w:val="65F5E47A"/>
    <w:rsid w:val="6602FBC5"/>
    <w:rsid w:val="66094A23"/>
    <w:rsid w:val="66120D2C"/>
    <w:rsid w:val="6626B7C6"/>
    <w:rsid w:val="6627AE03"/>
    <w:rsid w:val="6628EB55"/>
    <w:rsid w:val="663CC537"/>
    <w:rsid w:val="665082E8"/>
    <w:rsid w:val="666AEC02"/>
    <w:rsid w:val="666DD828"/>
    <w:rsid w:val="6689CEDD"/>
    <w:rsid w:val="668AC43A"/>
    <w:rsid w:val="668BE595"/>
    <w:rsid w:val="669A108D"/>
    <w:rsid w:val="66AC0084"/>
    <w:rsid w:val="66AD266F"/>
    <w:rsid w:val="66AD9D91"/>
    <w:rsid w:val="66C50B44"/>
    <w:rsid w:val="66CD4C33"/>
    <w:rsid w:val="66D1EB8E"/>
    <w:rsid w:val="66D5BB38"/>
    <w:rsid w:val="66D82A14"/>
    <w:rsid w:val="66DEE665"/>
    <w:rsid w:val="66E165E1"/>
    <w:rsid w:val="66EBE74E"/>
    <w:rsid w:val="66F8AFD5"/>
    <w:rsid w:val="6707E84E"/>
    <w:rsid w:val="670B9ADE"/>
    <w:rsid w:val="6718847C"/>
    <w:rsid w:val="671AF947"/>
    <w:rsid w:val="671C7597"/>
    <w:rsid w:val="67380D48"/>
    <w:rsid w:val="6748BF3C"/>
    <w:rsid w:val="6753B646"/>
    <w:rsid w:val="67725280"/>
    <w:rsid w:val="6773F68B"/>
    <w:rsid w:val="6778F6C5"/>
    <w:rsid w:val="6782AF49"/>
    <w:rsid w:val="678AC468"/>
    <w:rsid w:val="679193D6"/>
    <w:rsid w:val="6792F486"/>
    <w:rsid w:val="67A4D5C8"/>
    <w:rsid w:val="67BBD8AA"/>
    <w:rsid w:val="67C35395"/>
    <w:rsid w:val="67CD4936"/>
    <w:rsid w:val="67DEF46D"/>
    <w:rsid w:val="67E997B4"/>
    <w:rsid w:val="6801F7B4"/>
    <w:rsid w:val="68025369"/>
    <w:rsid w:val="68072D66"/>
    <w:rsid w:val="6807F6E2"/>
    <w:rsid w:val="681481BD"/>
    <w:rsid w:val="6818F380"/>
    <w:rsid w:val="6819C41D"/>
    <w:rsid w:val="681AD9E3"/>
    <w:rsid w:val="681F3DFC"/>
    <w:rsid w:val="682510B4"/>
    <w:rsid w:val="6837B2FA"/>
    <w:rsid w:val="683BF72A"/>
    <w:rsid w:val="6849FB08"/>
    <w:rsid w:val="685A3296"/>
    <w:rsid w:val="685DB377"/>
    <w:rsid w:val="6864D476"/>
    <w:rsid w:val="686F9F57"/>
    <w:rsid w:val="6871F8AF"/>
    <w:rsid w:val="687636DF"/>
    <w:rsid w:val="687E3FAF"/>
    <w:rsid w:val="688612BE"/>
    <w:rsid w:val="688877CD"/>
    <w:rsid w:val="68900492"/>
    <w:rsid w:val="68A88C64"/>
    <w:rsid w:val="68AF6C5B"/>
    <w:rsid w:val="68BAD452"/>
    <w:rsid w:val="68BC046D"/>
    <w:rsid w:val="68BDC5D8"/>
    <w:rsid w:val="68C2D3A2"/>
    <w:rsid w:val="68C52C1E"/>
    <w:rsid w:val="68C5C35B"/>
    <w:rsid w:val="68CAD438"/>
    <w:rsid w:val="68CC68B3"/>
    <w:rsid w:val="68D1973D"/>
    <w:rsid w:val="68D258F6"/>
    <w:rsid w:val="68D83EDD"/>
    <w:rsid w:val="68D9FDDC"/>
    <w:rsid w:val="68E3640E"/>
    <w:rsid w:val="68E4DCE5"/>
    <w:rsid w:val="68EEE896"/>
    <w:rsid w:val="690522AA"/>
    <w:rsid w:val="69133EDB"/>
    <w:rsid w:val="69284A4D"/>
    <w:rsid w:val="6946A727"/>
    <w:rsid w:val="695704EA"/>
    <w:rsid w:val="695B9E25"/>
    <w:rsid w:val="696007B5"/>
    <w:rsid w:val="6960404E"/>
    <w:rsid w:val="69672981"/>
    <w:rsid w:val="69674BE9"/>
    <w:rsid w:val="6971958D"/>
    <w:rsid w:val="697CF6EE"/>
    <w:rsid w:val="69806BBD"/>
    <w:rsid w:val="698B06E5"/>
    <w:rsid w:val="699A5851"/>
    <w:rsid w:val="69A7C99B"/>
    <w:rsid w:val="69AAFE0D"/>
    <w:rsid w:val="69BCEA6C"/>
    <w:rsid w:val="69C9248E"/>
    <w:rsid w:val="69CC331C"/>
    <w:rsid w:val="69F54E8A"/>
    <w:rsid w:val="69FA8168"/>
    <w:rsid w:val="6A042C09"/>
    <w:rsid w:val="6A05F2DB"/>
    <w:rsid w:val="6A0BA9B0"/>
    <w:rsid w:val="6A298084"/>
    <w:rsid w:val="6A3956B5"/>
    <w:rsid w:val="6A3C0B8B"/>
    <w:rsid w:val="6A3ECBB3"/>
    <w:rsid w:val="6A41552B"/>
    <w:rsid w:val="6A508359"/>
    <w:rsid w:val="6A579E7E"/>
    <w:rsid w:val="6A6821EC"/>
    <w:rsid w:val="6A6C14D0"/>
    <w:rsid w:val="6A7F76BF"/>
    <w:rsid w:val="6A805701"/>
    <w:rsid w:val="6A8BC17F"/>
    <w:rsid w:val="6AAF898A"/>
    <w:rsid w:val="6AB33E16"/>
    <w:rsid w:val="6AB5188F"/>
    <w:rsid w:val="6AB51F99"/>
    <w:rsid w:val="6AC044AA"/>
    <w:rsid w:val="6ACBDBA0"/>
    <w:rsid w:val="6ACDF7BE"/>
    <w:rsid w:val="6AD180EC"/>
    <w:rsid w:val="6AE997B4"/>
    <w:rsid w:val="6AEBD63F"/>
    <w:rsid w:val="6AF03729"/>
    <w:rsid w:val="6AF71CD6"/>
    <w:rsid w:val="6B07257D"/>
    <w:rsid w:val="6B17AF27"/>
    <w:rsid w:val="6B2C9411"/>
    <w:rsid w:val="6B3204D0"/>
    <w:rsid w:val="6B323F5F"/>
    <w:rsid w:val="6B348A00"/>
    <w:rsid w:val="6B39D3A8"/>
    <w:rsid w:val="6B3C3F63"/>
    <w:rsid w:val="6B53961E"/>
    <w:rsid w:val="6B53DDFD"/>
    <w:rsid w:val="6B6AA0C7"/>
    <w:rsid w:val="6B743A1F"/>
    <w:rsid w:val="6B8B37CC"/>
    <w:rsid w:val="6B97FA47"/>
    <w:rsid w:val="6BA08630"/>
    <w:rsid w:val="6BA1188B"/>
    <w:rsid w:val="6BA3AEFD"/>
    <w:rsid w:val="6BB0092B"/>
    <w:rsid w:val="6BC0759D"/>
    <w:rsid w:val="6BC424E7"/>
    <w:rsid w:val="6BC7B162"/>
    <w:rsid w:val="6BCF4FA3"/>
    <w:rsid w:val="6BE4210B"/>
    <w:rsid w:val="6BEB4DB5"/>
    <w:rsid w:val="6BF8F155"/>
    <w:rsid w:val="6BFAEAFF"/>
    <w:rsid w:val="6C0D4F12"/>
    <w:rsid w:val="6C129ECF"/>
    <w:rsid w:val="6C19FE80"/>
    <w:rsid w:val="6C307756"/>
    <w:rsid w:val="6C3800A9"/>
    <w:rsid w:val="6C3B3EC8"/>
    <w:rsid w:val="6C3B6283"/>
    <w:rsid w:val="6C41631F"/>
    <w:rsid w:val="6C533AE0"/>
    <w:rsid w:val="6C549EDF"/>
    <w:rsid w:val="6C63FC62"/>
    <w:rsid w:val="6C6DA8E9"/>
    <w:rsid w:val="6C717413"/>
    <w:rsid w:val="6C859FED"/>
    <w:rsid w:val="6CA421BA"/>
    <w:rsid w:val="6CB699D2"/>
    <w:rsid w:val="6CB9E642"/>
    <w:rsid w:val="6CCB4D65"/>
    <w:rsid w:val="6CD36D19"/>
    <w:rsid w:val="6CDC4853"/>
    <w:rsid w:val="6CE5B616"/>
    <w:rsid w:val="6CF0AB78"/>
    <w:rsid w:val="6CF64AAF"/>
    <w:rsid w:val="6D0668CC"/>
    <w:rsid w:val="6D0D747B"/>
    <w:rsid w:val="6D15AF3A"/>
    <w:rsid w:val="6D1A4D5B"/>
    <w:rsid w:val="6D1D697B"/>
    <w:rsid w:val="6D2B4417"/>
    <w:rsid w:val="6D3ECA21"/>
    <w:rsid w:val="6D493531"/>
    <w:rsid w:val="6D50B6CF"/>
    <w:rsid w:val="6D53CF46"/>
    <w:rsid w:val="6D5C8A61"/>
    <w:rsid w:val="6D5EC0CE"/>
    <w:rsid w:val="6D783F9B"/>
    <w:rsid w:val="6D78531E"/>
    <w:rsid w:val="6D7DB549"/>
    <w:rsid w:val="6D84883E"/>
    <w:rsid w:val="6D99D7A2"/>
    <w:rsid w:val="6D9A2690"/>
    <w:rsid w:val="6D9CD955"/>
    <w:rsid w:val="6DB20B49"/>
    <w:rsid w:val="6DBA68B0"/>
    <w:rsid w:val="6DBEF447"/>
    <w:rsid w:val="6DC10E29"/>
    <w:rsid w:val="6DC58165"/>
    <w:rsid w:val="6DE44ADB"/>
    <w:rsid w:val="6DF36CE4"/>
    <w:rsid w:val="6DFD85C5"/>
    <w:rsid w:val="6E01F2AC"/>
    <w:rsid w:val="6E0A8E16"/>
    <w:rsid w:val="6E19006B"/>
    <w:rsid w:val="6E1BA96A"/>
    <w:rsid w:val="6E1F8BE9"/>
    <w:rsid w:val="6E224E0C"/>
    <w:rsid w:val="6E30A480"/>
    <w:rsid w:val="6E40A0F9"/>
    <w:rsid w:val="6E4D59B9"/>
    <w:rsid w:val="6E61423E"/>
    <w:rsid w:val="6E6A263E"/>
    <w:rsid w:val="6E6A2673"/>
    <w:rsid w:val="6E880916"/>
    <w:rsid w:val="6E8B7DAE"/>
    <w:rsid w:val="6E9AFCFE"/>
    <w:rsid w:val="6E9BB169"/>
    <w:rsid w:val="6EA817E9"/>
    <w:rsid w:val="6EAC5A90"/>
    <w:rsid w:val="6EB2A19B"/>
    <w:rsid w:val="6EC1D174"/>
    <w:rsid w:val="6EC26D78"/>
    <w:rsid w:val="6EC44484"/>
    <w:rsid w:val="6ECE5EFE"/>
    <w:rsid w:val="6EDE36F0"/>
    <w:rsid w:val="6EF20A57"/>
    <w:rsid w:val="6F05DE0B"/>
    <w:rsid w:val="6F0A62CB"/>
    <w:rsid w:val="6F0FAE98"/>
    <w:rsid w:val="6F135C1E"/>
    <w:rsid w:val="6F150DCC"/>
    <w:rsid w:val="6F1B70F5"/>
    <w:rsid w:val="6F1DF0C6"/>
    <w:rsid w:val="6F2797C1"/>
    <w:rsid w:val="6F2E633E"/>
    <w:rsid w:val="6F302D6D"/>
    <w:rsid w:val="6F31443E"/>
    <w:rsid w:val="6F335A33"/>
    <w:rsid w:val="6F3922CD"/>
    <w:rsid w:val="6F39E5CA"/>
    <w:rsid w:val="6F3DB627"/>
    <w:rsid w:val="6F52C426"/>
    <w:rsid w:val="6F548BFB"/>
    <w:rsid w:val="6F5522AE"/>
    <w:rsid w:val="6F5DFCB6"/>
    <w:rsid w:val="6F608C37"/>
    <w:rsid w:val="6F75761D"/>
    <w:rsid w:val="6F81129F"/>
    <w:rsid w:val="6F8A2FEE"/>
    <w:rsid w:val="6FA818EB"/>
    <w:rsid w:val="6FA90658"/>
    <w:rsid w:val="6FAC7947"/>
    <w:rsid w:val="6FACC9BA"/>
    <w:rsid w:val="6FBB5AA5"/>
    <w:rsid w:val="6FC430EB"/>
    <w:rsid w:val="6FC80877"/>
    <w:rsid w:val="6FCA9055"/>
    <w:rsid w:val="6FCB95CB"/>
    <w:rsid w:val="6FCE25C9"/>
    <w:rsid w:val="6FDAC672"/>
    <w:rsid w:val="6FDB4003"/>
    <w:rsid w:val="6FE1B60C"/>
    <w:rsid w:val="6FF624D4"/>
    <w:rsid w:val="6FF859B2"/>
    <w:rsid w:val="6FF8654D"/>
    <w:rsid w:val="6FFF4907"/>
    <w:rsid w:val="7008BECB"/>
    <w:rsid w:val="7009AAE5"/>
    <w:rsid w:val="7009EEEF"/>
    <w:rsid w:val="700C9C6E"/>
    <w:rsid w:val="70145745"/>
    <w:rsid w:val="701BC076"/>
    <w:rsid w:val="7035DA0C"/>
    <w:rsid w:val="704A954C"/>
    <w:rsid w:val="704E4081"/>
    <w:rsid w:val="70615AA0"/>
    <w:rsid w:val="7076A564"/>
    <w:rsid w:val="708D6F4A"/>
    <w:rsid w:val="70A02E87"/>
    <w:rsid w:val="70B11F07"/>
    <w:rsid w:val="70B392D4"/>
    <w:rsid w:val="70B3BEB0"/>
    <w:rsid w:val="70B95F57"/>
    <w:rsid w:val="70B9C1D6"/>
    <w:rsid w:val="70BA7903"/>
    <w:rsid w:val="70C27D3F"/>
    <w:rsid w:val="70C31E3A"/>
    <w:rsid w:val="70C4045F"/>
    <w:rsid w:val="70C5A9E1"/>
    <w:rsid w:val="70C671B0"/>
    <w:rsid w:val="70CA840B"/>
    <w:rsid w:val="70D0C210"/>
    <w:rsid w:val="70D2E709"/>
    <w:rsid w:val="70DACBC4"/>
    <w:rsid w:val="70E196C5"/>
    <w:rsid w:val="70E32677"/>
    <w:rsid w:val="70F47410"/>
    <w:rsid w:val="70FEE8F6"/>
    <w:rsid w:val="70FF4FF3"/>
    <w:rsid w:val="711413D8"/>
    <w:rsid w:val="7114213F"/>
    <w:rsid w:val="71181F4B"/>
    <w:rsid w:val="71278B4F"/>
    <w:rsid w:val="712B074E"/>
    <w:rsid w:val="71336EC4"/>
    <w:rsid w:val="714A24E0"/>
    <w:rsid w:val="714AA304"/>
    <w:rsid w:val="716BB529"/>
    <w:rsid w:val="71726DB7"/>
    <w:rsid w:val="71742CD5"/>
    <w:rsid w:val="7174A387"/>
    <w:rsid w:val="717B2613"/>
    <w:rsid w:val="718D637E"/>
    <w:rsid w:val="71A21E80"/>
    <w:rsid w:val="71A7F12C"/>
    <w:rsid w:val="71C1746C"/>
    <w:rsid w:val="71D309A4"/>
    <w:rsid w:val="71DCFF4D"/>
    <w:rsid w:val="71E65D78"/>
    <w:rsid w:val="71E9D657"/>
    <w:rsid w:val="71ECB329"/>
    <w:rsid w:val="720274DC"/>
    <w:rsid w:val="720894AB"/>
    <w:rsid w:val="720D2649"/>
    <w:rsid w:val="722319D9"/>
    <w:rsid w:val="722FF0EE"/>
    <w:rsid w:val="7232CAFD"/>
    <w:rsid w:val="72344C66"/>
    <w:rsid w:val="723731A0"/>
    <w:rsid w:val="723DCD99"/>
    <w:rsid w:val="723E389F"/>
    <w:rsid w:val="7257EC98"/>
    <w:rsid w:val="726C3E8F"/>
    <w:rsid w:val="7270DA90"/>
    <w:rsid w:val="7275F62C"/>
    <w:rsid w:val="728B8B12"/>
    <w:rsid w:val="728EA55F"/>
    <w:rsid w:val="72949A93"/>
    <w:rsid w:val="729C7F96"/>
    <w:rsid w:val="72A19B7D"/>
    <w:rsid w:val="72B1324C"/>
    <w:rsid w:val="72BB1F77"/>
    <w:rsid w:val="72D50DBB"/>
    <w:rsid w:val="72D625EC"/>
    <w:rsid w:val="72DB90EB"/>
    <w:rsid w:val="72DBA26B"/>
    <w:rsid w:val="72DCC2A0"/>
    <w:rsid w:val="72E1E3DC"/>
    <w:rsid w:val="72E63ABB"/>
    <w:rsid w:val="72E6E89C"/>
    <w:rsid w:val="72FBCD4B"/>
    <w:rsid w:val="73079843"/>
    <w:rsid w:val="730B63DD"/>
    <w:rsid w:val="731A6584"/>
    <w:rsid w:val="731C20D3"/>
    <w:rsid w:val="731E2FA8"/>
    <w:rsid w:val="732C6972"/>
    <w:rsid w:val="7345A35F"/>
    <w:rsid w:val="73482034"/>
    <w:rsid w:val="7348E3FA"/>
    <w:rsid w:val="736C33D0"/>
    <w:rsid w:val="737884F9"/>
    <w:rsid w:val="739C931F"/>
    <w:rsid w:val="73A7F85B"/>
    <w:rsid w:val="73B7A795"/>
    <w:rsid w:val="73BE0EE5"/>
    <w:rsid w:val="73C7ACC3"/>
    <w:rsid w:val="73ED49BC"/>
    <w:rsid w:val="74019FCC"/>
    <w:rsid w:val="74023C8C"/>
    <w:rsid w:val="74134C72"/>
    <w:rsid w:val="7429AAF8"/>
    <w:rsid w:val="742BB84A"/>
    <w:rsid w:val="743C6EC8"/>
    <w:rsid w:val="74427F2F"/>
    <w:rsid w:val="74430676"/>
    <w:rsid w:val="7457D383"/>
    <w:rsid w:val="7466A4AA"/>
    <w:rsid w:val="74791607"/>
    <w:rsid w:val="747D8E9A"/>
    <w:rsid w:val="748087AA"/>
    <w:rsid w:val="74853687"/>
    <w:rsid w:val="748AF186"/>
    <w:rsid w:val="749F489A"/>
    <w:rsid w:val="74A20C6D"/>
    <w:rsid w:val="74A28E91"/>
    <w:rsid w:val="74A723FE"/>
    <w:rsid w:val="74D29CB8"/>
    <w:rsid w:val="74D8510F"/>
    <w:rsid w:val="74D993BC"/>
    <w:rsid w:val="74DB2DE1"/>
    <w:rsid w:val="74E57FE8"/>
    <w:rsid w:val="74EFCB45"/>
    <w:rsid w:val="74F46CA4"/>
    <w:rsid w:val="74F9723E"/>
    <w:rsid w:val="750182E5"/>
    <w:rsid w:val="75057493"/>
    <w:rsid w:val="750A2FF4"/>
    <w:rsid w:val="75163851"/>
    <w:rsid w:val="751B320E"/>
    <w:rsid w:val="7523DA05"/>
    <w:rsid w:val="7526F9EB"/>
    <w:rsid w:val="75401201"/>
    <w:rsid w:val="754A2E99"/>
    <w:rsid w:val="75587D89"/>
    <w:rsid w:val="7564FA99"/>
    <w:rsid w:val="757743D7"/>
    <w:rsid w:val="757A406F"/>
    <w:rsid w:val="758470DB"/>
    <w:rsid w:val="7584CB8E"/>
    <w:rsid w:val="7587F630"/>
    <w:rsid w:val="758CAEA1"/>
    <w:rsid w:val="7596291E"/>
    <w:rsid w:val="759CD537"/>
    <w:rsid w:val="759F62F5"/>
    <w:rsid w:val="75A0A122"/>
    <w:rsid w:val="75B159AD"/>
    <w:rsid w:val="75B17A3A"/>
    <w:rsid w:val="75B261BD"/>
    <w:rsid w:val="75B35722"/>
    <w:rsid w:val="75BFB993"/>
    <w:rsid w:val="75CD1334"/>
    <w:rsid w:val="75E64EEF"/>
    <w:rsid w:val="75E69635"/>
    <w:rsid w:val="75E79FC0"/>
    <w:rsid w:val="75F0A22B"/>
    <w:rsid w:val="75F3AE28"/>
    <w:rsid w:val="75F5E926"/>
    <w:rsid w:val="760ACAEB"/>
    <w:rsid w:val="761B6533"/>
    <w:rsid w:val="762E997E"/>
    <w:rsid w:val="76336C10"/>
    <w:rsid w:val="763AEE40"/>
    <w:rsid w:val="76497DEE"/>
    <w:rsid w:val="764D4883"/>
    <w:rsid w:val="76556B7E"/>
    <w:rsid w:val="7661F9B0"/>
    <w:rsid w:val="7662EBB9"/>
    <w:rsid w:val="7667C790"/>
    <w:rsid w:val="767D1B06"/>
    <w:rsid w:val="7687CAB5"/>
    <w:rsid w:val="768AA0EC"/>
    <w:rsid w:val="768E4CCA"/>
    <w:rsid w:val="7692E1DC"/>
    <w:rsid w:val="76A1ACA0"/>
    <w:rsid w:val="76A874CE"/>
    <w:rsid w:val="76AA02E2"/>
    <w:rsid w:val="76AD1ED8"/>
    <w:rsid w:val="76B6CC56"/>
    <w:rsid w:val="76C33035"/>
    <w:rsid w:val="76C905BD"/>
    <w:rsid w:val="76D28DDA"/>
    <w:rsid w:val="76D2CD18"/>
    <w:rsid w:val="76EC0A9C"/>
    <w:rsid w:val="7700BA54"/>
    <w:rsid w:val="770BA97A"/>
    <w:rsid w:val="77197076"/>
    <w:rsid w:val="771F7A77"/>
    <w:rsid w:val="77216023"/>
    <w:rsid w:val="77382AF2"/>
    <w:rsid w:val="774900FD"/>
    <w:rsid w:val="774A2C97"/>
    <w:rsid w:val="774B28F1"/>
    <w:rsid w:val="774BC2B0"/>
    <w:rsid w:val="7752B3B4"/>
    <w:rsid w:val="7754BD06"/>
    <w:rsid w:val="7755F5C9"/>
    <w:rsid w:val="776ACAEE"/>
    <w:rsid w:val="776D6981"/>
    <w:rsid w:val="77707F2D"/>
    <w:rsid w:val="778D5D78"/>
    <w:rsid w:val="77A4262F"/>
    <w:rsid w:val="77B8A484"/>
    <w:rsid w:val="77BEE166"/>
    <w:rsid w:val="77C328B0"/>
    <w:rsid w:val="77C52272"/>
    <w:rsid w:val="77C836FB"/>
    <w:rsid w:val="77D1A9B6"/>
    <w:rsid w:val="77E80FF4"/>
    <w:rsid w:val="77F89C5D"/>
    <w:rsid w:val="77FF74C2"/>
    <w:rsid w:val="7800B088"/>
    <w:rsid w:val="78119DBD"/>
    <w:rsid w:val="7816DC01"/>
    <w:rsid w:val="78222D58"/>
    <w:rsid w:val="7827F468"/>
    <w:rsid w:val="7857E64B"/>
    <w:rsid w:val="7864C9D9"/>
    <w:rsid w:val="7876E59C"/>
    <w:rsid w:val="787A7B53"/>
    <w:rsid w:val="787CEC51"/>
    <w:rsid w:val="787FEE92"/>
    <w:rsid w:val="788EC364"/>
    <w:rsid w:val="7892C9B9"/>
    <w:rsid w:val="789E8ACF"/>
    <w:rsid w:val="78AB4B7E"/>
    <w:rsid w:val="78B21A50"/>
    <w:rsid w:val="78B6C027"/>
    <w:rsid w:val="78C445EB"/>
    <w:rsid w:val="78C64A76"/>
    <w:rsid w:val="78D9147F"/>
    <w:rsid w:val="78EC6C3B"/>
    <w:rsid w:val="78ED0849"/>
    <w:rsid w:val="78EF5738"/>
    <w:rsid w:val="78F2D56B"/>
    <w:rsid w:val="78FF3433"/>
    <w:rsid w:val="7900C5C4"/>
    <w:rsid w:val="7900EDE6"/>
    <w:rsid w:val="79013427"/>
    <w:rsid w:val="790C641F"/>
    <w:rsid w:val="791045FF"/>
    <w:rsid w:val="7914F275"/>
    <w:rsid w:val="79171098"/>
    <w:rsid w:val="79181E29"/>
    <w:rsid w:val="791D73E7"/>
    <w:rsid w:val="7935262B"/>
    <w:rsid w:val="793A89AD"/>
    <w:rsid w:val="793D6B98"/>
    <w:rsid w:val="7941E379"/>
    <w:rsid w:val="79682D06"/>
    <w:rsid w:val="796D9928"/>
    <w:rsid w:val="797BE4AB"/>
    <w:rsid w:val="797EB36C"/>
    <w:rsid w:val="79853E95"/>
    <w:rsid w:val="798E4E08"/>
    <w:rsid w:val="798F472B"/>
    <w:rsid w:val="7995C553"/>
    <w:rsid w:val="7996F0D2"/>
    <w:rsid w:val="7997A97A"/>
    <w:rsid w:val="7997C45E"/>
    <w:rsid w:val="79A30C57"/>
    <w:rsid w:val="79A607FB"/>
    <w:rsid w:val="79B2AB64"/>
    <w:rsid w:val="79B4F7B8"/>
    <w:rsid w:val="79B7DA21"/>
    <w:rsid w:val="79C6E5BA"/>
    <w:rsid w:val="79D24191"/>
    <w:rsid w:val="79DD61DF"/>
    <w:rsid w:val="79ED697F"/>
    <w:rsid w:val="79EE5DE9"/>
    <w:rsid w:val="79F17E3D"/>
    <w:rsid w:val="79F3337D"/>
    <w:rsid w:val="79F95F5E"/>
    <w:rsid w:val="7A0BB0CF"/>
    <w:rsid w:val="7A0E303B"/>
    <w:rsid w:val="7A0F049B"/>
    <w:rsid w:val="7A1329D5"/>
    <w:rsid w:val="7A24D029"/>
    <w:rsid w:val="7A4BA76B"/>
    <w:rsid w:val="7A52CD4B"/>
    <w:rsid w:val="7A5DEB20"/>
    <w:rsid w:val="7A74114F"/>
    <w:rsid w:val="7A77AE92"/>
    <w:rsid w:val="7A77DA44"/>
    <w:rsid w:val="7A7B473D"/>
    <w:rsid w:val="7A8DD91E"/>
    <w:rsid w:val="7A953544"/>
    <w:rsid w:val="7A9682F2"/>
    <w:rsid w:val="7A96A059"/>
    <w:rsid w:val="7A96D114"/>
    <w:rsid w:val="7AA3D204"/>
    <w:rsid w:val="7AA5B376"/>
    <w:rsid w:val="7AB445F4"/>
    <w:rsid w:val="7AC1615A"/>
    <w:rsid w:val="7AC4985F"/>
    <w:rsid w:val="7ADA2CAB"/>
    <w:rsid w:val="7AF2C3DF"/>
    <w:rsid w:val="7B008286"/>
    <w:rsid w:val="7B210320"/>
    <w:rsid w:val="7B450380"/>
    <w:rsid w:val="7B4C2D40"/>
    <w:rsid w:val="7B585209"/>
    <w:rsid w:val="7B58579A"/>
    <w:rsid w:val="7B5C2953"/>
    <w:rsid w:val="7B5E32A6"/>
    <w:rsid w:val="7B64C7E7"/>
    <w:rsid w:val="7B66682C"/>
    <w:rsid w:val="7B6870F8"/>
    <w:rsid w:val="7B80DB49"/>
    <w:rsid w:val="7B8A224D"/>
    <w:rsid w:val="7B9C17C7"/>
    <w:rsid w:val="7BA43375"/>
    <w:rsid w:val="7BBED6D4"/>
    <w:rsid w:val="7BC7918A"/>
    <w:rsid w:val="7BCD4090"/>
    <w:rsid w:val="7BD5CAE8"/>
    <w:rsid w:val="7BD9866E"/>
    <w:rsid w:val="7BDF63CE"/>
    <w:rsid w:val="7BE46708"/>
    <w:rsid w:val="7BED2EAC"/>
    <w:rsid w:val="7BF40AF0"/>
    <w:rsid w:val="7C14CEDC"/>
    <w:rsid w:val="7C336F25"/>
    <w:rsid w:val="7C427FE9"/>
    <w:rsid w:val="7C42A7A4"/>
    <w:rsid w:val="7C48F6AF"/>
    <w:rsid w:val="7C52CE6F"/>
    <w:rsid w:val="7C54C311"/>
    <w:rsid w:val="7C576B5E"/>
    <w:rsid w:val="7C5F7937"/>
    <w:rsid w:val="7C605A47"/>
    <w:rsid w:val="7C7E4697"/>
    <w:rsid w:val="7C8C5A9E"/>
    <w:rsid w:val="7C97C328"/>
    <w:rsid w:val="7C98FD33"/>
    <w:rsid w:val="7C9AA25E"/>
    <w:rsid w:val="7CA5DE1A"/>
    <w:rsid w:val="7CB1037A"/>
    <w:rsid w:val="7CBE40CC"/>
    <w:rsid w:val="7CD563B7"/>
    <w:rsid w:val="7CD58441"/>
    <w:rsid w:val="7CD5A5BF"/>
    <w:rsid w:val="7CE428EF"/>
    <w:rsid w:val="7CE73EC0"/>
    <w:rsid w:val="7CE9E64D"/>
    <w:rsid w:val="7CF326C0"/>
    <w:rsid w:val="7CF74DC1"/>
    <w:rsid w:val="7CF87EBC"/>
    <w:rsid w:val="7CF8FDEA"/>
    <w:rsid w:val="7CFEB422"/>
    <w:rsid w:val="7D34302F"/>
    <w:rsid w:val="7D4F8136"/>
    <w:rsid w:val="7D684074"/>
    <w:rsid w:val="7D719741"/>
    <w:rsid w:val="7D850D2B"/>
    <w:rsid w:val="7D8A646E"/>
    <w:rsid w:val="7D8BC3F0"/>
    <w:rsid w:val="7DA2FA3B"/>
    <w:rsid w:val="7DB211FF"/>
    <w:rsid w:val="7DB51B00"/>
    <w:rsid w:val="7DBAEF16"/>
    <w:rsid w:val="7DC369B9"/>
    <w:rsid w:val="7DC73CF8"/>
    <w:rsid w:val="7DCCD623"/>
    <w:rsid w:val="7DD355E6"/>
    <w:rsid w:val="7DD4E119"/>
    <w:rsid w:val="7DE3DA82"/>
    <w:rsid w:val="7DF76EC1"/>
    <w:rsid w:val="7DF81A79"/>
    <w:rsid w:val="7E0C5BD3"/>
    <w:rsid w:val="7E0F8E81"/>
    <w:rsid w:val="7E1090FE"/>
    <w:rsid w:val="7E15E7EF"/>
    <w:rsid w:val="7E1959DA"/>
    <w:rsid w:val="7E4A96F6"/>
    <w:rsid w:val="7E4F1A49"/>
    <w:rsid w:val="7E4F94EB"/>
    <w:rsid w:val="7E4FE42A"/>
    <w:rsid w:val="7E56566A"/>
    <w:rsid w:val="7E5B5918"/>
    <w:rsid w:val="7E64CCDE"/>
    <w:rsid w:val="7E6E38B7"/>
    <w:rsid w:val="7E73AF5D"/>
    <w:rsid w:val="7E7F87DF"/>
    <w:rsid w:val="7E830351"/>
    <w:rsid w:val="7E9D2652"/>
    <w:rsid w:val="7E9DE0A8"/>
    <w:rsid w:val="7EA6F5C8"/>
    <w:rsid w:val="7EA78D5C"/>
    <w:rsid w:val="7EAC69B5"/>
    <w:rsid w:val="7EB66ED8"/>
    <w:rsid w:val="7EBEDF6C"/>
    <w:rsid w:val="7EDEE599"/>
    <w:rsid w:val="7EE488C5"/>
    <w:rsid w:val="7EE82D1E"/>
    <w:rsid w:val="7EF5B8E4"/>
    <w:rsid w:val="7EFADEDF"/>
    <w:rsid w:val="7F0E57E5"/>
    <w:rsid w:val="7F180FC8"/>
    <w:rsid w:val="7F1C0022"/>
    <w:rsid w:val="7F1EB10E"/>
    <w:rsid w:val="7F307DD4"/>
    <w:rsid w:val="7F30B132"/>
    <w:rsid w:val="7F3373A4"/>
    <w:rsid w:val="7F403644"/>
    <w:rsid w:val="7F4A9DC3"/>
    <w:rsid w:val="7F56D9D2"/>
    <w:rsid w:val="7F5DF4D8"/>
    <w:rsid w:val="7F755FAB"/>
    <w:rsid w:val="7F7BA950"/>
    <w:rsid w:val="7F8EE823"/>
    <w:rsid w:val="7F9264BF"/>
    <w:rsid w:val="7F959586"/>
    <w:rsid w:val="7F978C7B"/>
    <w:rsid w:val="7FA4B048"/>
    <w:rsid w:val="7FDC7C96"/>
    <w:rsid w:val="7FDC9DF2"/>
    <w:rsid w:val="7FED2DAE"/>
    <w:rsid w:val="7FEE9BCB"/>
    <w:rsid w:val="7FF6592B"/>
    <w:rsid w:val="7FFA43F2"/>
    <w:rsid w:val="7FFE6D6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E138"/>
  <w15:docId w15:val="{2C0D5D3F-D86D-448E-B8F6-2A2AA24EC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uiPriority w:val="99"/>
    <w:unhideWhenUsed/>
    <w:rsid w:val="6FDB4003"/>
    <w:pPr>
      <w:tabs>
        <w:tab w:val="center" w:pos="4680"/>
        <w:tab w:val="right" w:pos="9360"/>
      </w:tabs>
    </w:pPr>
  </w:style>
  <w:style w:type="paragraph" w:styleId="Footer">
    <w:name w:val="footer"/>
    <w:basedOn w:val="Normal"/>
    <w:link w:val="FooterChar"/>
    <w:uiPriority w:val="99"/>
    <w:unhideWhenUsed/>
    <w:rsid w:val="6FDB4003"/>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F6A1E"/>
  </w:style>
  <w:style w:type="paragraph" w:styleId="CommentSubject">
    <w:name w:val="annotation subject"/>
    <w:basedOn w:val="CommentText"/>
    <w:next w:val="CommentText"/>
    <w:link w:val="CommentSubjectChar"/>
    <w:uiPriority w:val="99"/>
    <w:semiHidden/>
    <w:unhideWhenUsed/>
    <w:rsid w:val="00620F79"/>
    <w:rPr>
      <w:b/>
      <w:bCs/>
    </w:rPr>
  </w:style>
  <w:style w:type="character" w:customStyle="1" w:styleId="CommentSubjectChar">
    <w:name w:val="Comment Subject Char"/>
    <w:basedOn w:val="CommentTextChar"/>
    <w:link w:val="CommentSubject"/>
    <w:uiPriority w:val="99"/>
    <w:semiHidden/>
    <w:rsid w:val="00620F79"/>
    <w:rPr>
      <w:b/>
      <w:bCs/>
      <w:sz w:val="20"/>
      <w:szCs w:val="20"/>
    </w:rPr>
  </w:style>
  <w:style w:type="paragraph" w:styleId="TOCHeading">
    <w:name w:val="TOC Heading"/>
    <w:basedOn w:val="Heading1"/>
    <w:next w:val="Normal"/>
    <w:uiPriority w:val="39"/>
    <w:unhideWhenUsed/>
    <w:qFormat/>
    <w:rsid w:val="0057013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3">
    <w:name w:val="toc 3"/>
    <w:basedOn w:val="Normal"/>
    <w:next w:val="Normal"/>
    <w:autoRedefine/>
    <w:uiPriority w:val="39"/>
    <w:unhideWhenUsed/>
    <w:rsid w:val="0057013B"/>
    <w:pPr>
      <w:spacing w:after="100"/>
      <w:ind w:left="440"/>
    </w:pPr>
  </w:style>
  <w:style w:type="paragraph" w:styleId="TOC2">
    <w:name w:val="toc 2"/>
    <w:basedOn w:val="Normal"/>
    <w:next w:val="Normal"/>
    <w:autoRedefine/>
    <w:uiPriority w:val="39"/>
    <w:unhideWhenUsed/>
    <w:rsid w:val="0057013B"/>
    <w:pPr>
      <w:spacing w:after="100"/>
      <w:ind w:left="220"/>
    </w:pPr>
  </w:style>
  <w:style w:type="paragraph" w:styleId="TOC1">
    <w:name w:val="toc 1"/>
    <w:basedOn w:val="Normal"/>
    <w:next w:val="Normal"/>
    <w:uiPriority w:val="39"/>
    <w:unhideWhenUsed/>
    <w:rsid w:val="004F5B3D"/>
    <w:pPr>
      <w:spacing w:after="100"/>
    </w:pPr>
  </w:style>
  <w:style w:type="paragraph" w:styleId="Caption">
    <w:name w:val="caption"/>
    <w:basedOn w:val="Normal"/>
    <w:next w:val="Normal"/>
    <w:uiPriority w:val="35"/>
    <w:unhideWhenUsed/>
    <w:qFormat/>
    <w:rsid w:val="003904C3"/>
    <w:pPr>
      <w:spacing w:after="200"/>
    </w:pPr>
    <w:rPr>
      <w:i/>
      <w:iCs/>
      <w:color w:val="0E2841" w:themeColor="text2"/>
      <w:sz w:val="18"/>
      <w:szCs w:val="18"/>
    </w:rPr>
  </w:style>
  <w:style w:type="paragraph" w:styleId="NormalWeb">
    <w:name w:val="Normal (Web)"/>
    <w:basedOn w:val="Normal"/>
    <w:uiPriority w:val="99"/>
    <w:semiHidden/>
    <w:unhideWhenUsed/>
    <w:rsid w:val="00DD5A60"/>
    <w:rPr>
      <w:rFonts w:ascii="Times New Roman" w:hAnsi="Times New Roman" w:cs="Times New Roman"/>
      <w:sz w:val="24"/>
      <w:szCs w:val="24"/>
    </w:rPr>
  </w:style>
  <w:style w:type="character" w:customStyle="1" w:styleId="Heading3Char">
    <w:name w:val="Heading 3 Char"/>
    <w:basedOn w:val="DefaultParagraphFont"/>
    <w:link w:val="Heading3"/>
    <w:uiPriority w:val="9"/>
    <w:rsid w:val="00797FF7"/>
    <w:rPr>
      <w:color w:val="1F4D78"/>
      <w:sz w:val="24"/>
      <w:szCs w:val="24"/>
    </w:rPr>
  </w:style>
  <w:style w:type="character" w:customStyle="1" w:styleId="Heading4Char">
    <w:name w:val="Heading 4 Char"/>
    <w:basedOn w:val="DefaultParagraphFont"/>
    <w:link w:val="Heading4"/>
    <w:uiPriority w:val="9"/>
    <w:rsid w:val="00DA6A87"/>
    <w:rPr>
      <w:i/>
      <w:iCs/>
      <w:color w:val="2E74B5"/>
    </w:rPr>
  </w:style>
  <w:style w:type="character" w:styleId="Mention">
    <w:name w:val="Mention"/>
    <w:basedOn w:val="DefaultParagraphFont"/>
    <w:uiPriority w:val="99"/>
    <w:unhideWhenUsed/>
    <w:rsid w:val="00E96E76"/>
    <w:rPr>
      <w:color w:val="2B579A"/>
      <w:shd w:val="clear" w:color="auto" w:fill="E1DFDD"/>
    </w:rPr>
  </w:style>
  <w:style w:type="table" w:styleId="GridTable4-Accent1">
    <w:name w:val="Grid Table 4 Accent 1"/>
    <w:basedOn w:val="TableNormal"/>
    <w:uiPriority w:val="49"/>
    <w:rsid w:val="00464A8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
    <w:name w:val="Body Text"/>
    <w:aliases w:val="Body Text Char Char Char,Body Text Char Char,Body Text1,Body Text Char Char Char Char Char Char Char Char Char Char Char Char1,Body Text Char Char Char1,Body Text Char Char Char Char Char Char Char1,Body Text Char Char1,Italics Quote"/>
    <w:basedOn w:val="Normal"/>
    <w:link w:val="BodyTextChar"/>
    <w:qFormat/>
    <w:rsid w:val="00464A89"/>
    <w:pPr>
      <w:spacing w:after="120" w:line="276" w:lineRule="auto"/>
      <w:jc w:val="both"/>
    </w:pPr>
    <w:rPr>
      <w:rFonts w:asciiTheme="minorHAnsi" w:eastAsiaTheme="minorHAnsi" w:hAnsiTheme="minorHAnsi" w:cstheme="minorBidi"/>
      <w:sz w:val="20"/>
      <w:szCs w:val="20"/>
      <w:lang w:eastAsia="en-US"/>
    </w:rPr>
  </w:style>
  <w:style w:type="character" w:customStyle="1" w:styleId="BodyTextChar">
    <w:name w:val="Body Text Char"/>
    <w:aliases w:val="Body Text Char Char Char Char,Body Text Char Char Char2,Body Text1 Char,Body Text Char Char Char Char Char Char Char Char Char Char Char Char1 Char,Body Text Char Char Char1 Char,Body Text Char Char Char Char Char Char Char1 Char"/>
    <w:basedOn w:val="DefaultParagraphFont"/>
    <w:link w:val="BodyText"/>
    <w:rsid w:val="00464A89"/>
    <w:rPr>
      <w:rFonts w:asciiTheme="minorHAnsi" w:eastAsiaTheme="minorHAnsi" w:hAnsiTheme="minorHAnsi" w:cstheme="minorBidi"/>
      <w:sz w:val="20"/>
      <w:szCs w:val="20"/>
      <w:lang w:eastAsia="en-US"/>
    </w:rPr>
  </w:style>
  <w:style w:type="table" w:customStyle="1" w:styleId="GridTable5Dark-Accent11">
    <w:name w:val="Grid Table 5 Dark - Accent 11"/>
    <w:basedOn w:val="TableNormal"/>
    <w:next w:val="GridTable5Dark-Accent1"/>
    <w:uiPriority w:val="50"/>
    <w:rsid w:val="00464A8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styleId="GridTable5Dark-Accent1">
    <w:name w:val="Grid Table 5 Dark Accent 1"/>
    <w:basedOn w:val="TableNormal"/>
    <w:uiPriority w:val="50"/>
    <w:rsid w:val="004568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ableofFigures">
    <w:name w:val="table of figures"/>
    <w:basedOn w:val="Normal"/>
    <w:next w:val="Normal"/>
    <w:uiPriority w:val="99"/>
    <w:unhideWhenUsed/>
    <w:rsid w:val="0062323D"/>
  </w:style>
  <w:style w:type="table" w:styleId="GridTable1Light-Accent5">
    <w:name w:val="Grid Table 1 Light Accent 5"/>
    <w:basedOn w:val="TableNormal"/>
    <w:uiPriority w:val="46"/>
    <w:rsid w:val="007076AD"/>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707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eader" Target="header5.xml"/><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chart" Target="charts/chart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2.xml"/><Relationship Id="rId85"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header" Target="header4.xml"/><Relationship Id="rId88" Type="http://schemas.openxmlformats.org/officeDocument/2006/relationships/footer" Target="footer6.xml"/><Relationship Id="rId9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2.xml"/><Relationship Id="rId81" Type="http://schemas.openxmlformats.org/officeDocument/2006/relationships/header" Target="header3.xml"/><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microsoft.com/office/2020/10/relationships/intelligence" Target="intelligence2.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eader" Target="header6.xml"/><Relationship Id="rId61" Type="http://schemas.openxmlformats.org/officeDocument/2006/relationships/image" Target="media/image53.png"/><Relationship Id="rId82" Type="http://schemas.openxmlformats.org/officeDocument/2006/relationships/footer" Target="footer3.xml"/><Relationship Id="rId19" Type="http://schemas.openxmlformats.org/officeDocument/2006/relationships/image" Target="media/image11.png"/></Relationships>
</file>

<file path=word/_rels/footnotes.xml.rels><?xml version="1.0" encoding="UTF-8" standalone="yes"?>
<Relationships xmlns="http://schemas.openxmlformats.org/package/2006/relationships"><Relationship Id="rId3" Type="http://schemas.openxmlformats.org/officeDocument/2006/relationships/hyperlink" Target="https://changing-transport.org/wp-content/uploads/2023_Final_Data_Compilation_Report.pdf" TargetMode="External"/><Relationship Id="rId2" Type="http://schemas.openxmlformats.org/officeDocument/2006/relationships/hyperlink" Target="http://www.ubos.org/" TargetMode="External"/><Relationship Id="rId1" Type="http://schemas.openxmlformats.org/officeDocument/2006/relationships/hyperlink" Target="https://nrep.ug/document/energy-policy-for-uganda-2023/" TargetMode="External"/><Relationship Id="rId4" Type="http://schemas.openxmlformats.org/officeDocument/2006/relationships/hyperlink" Target="http://www.fao.org/uganda"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https://netorgft8034285-my.sharepoint.com/personal/jairo_quiros-tortos_climatecompatiblegrowth_com/Documents/Affiliate%20Countries/Uganda/CLEWs%20Model%20Data%20Input/Results/Templates/Full%20assessment%20summary%20ver%205.xlsm"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7714468667172995"/>
          <c:y val="0.13475022706630338"/>
          <c:w val="0.59980295937285333"/>
          <c:h val="0.66298440215409038"/>
        </c:manualLayout>
      </c:layout>
      <c:lineChart>
        <c:grouping val="standard"/>
        <c:varyColors val="0"/>
        <c:ser>
          <c:idx val="6"/>
          <c:order val="0"/>
          <c:tx>
            <c:strRef>
              <c:f>'Energy summary'!$C$44</c:f>
              <c:strCache>
                <c:ptCount val="1"/>
                <c:pt idx="0">
                  <c:v>Reference</c:v>
                </c:pt>
              </c:strCache>
            </c:strRef>
          </c:tx>
          <c:spPr>
            <a:ln w="38100">
              <a:solidFill>
                <a:schemeClr val="accent4">
                  <a:lumMod val="75000"/>
                </a:schemeClr>
              </a:solidFill>
            </a:ln>
          </c:spPr>
          <c:marker>
            <c:symbol val="none"/>
          </c:marker>
          <c:dLbls>
            <c:dLbl>
              <c:idx val="14"/>
              <c:layout>
                <c:manualLayout>
                  <c:x val="-4.1507722592368332E-2"/>
                  <c:y val="-4.3124944146573328E-2"/>
                </c:manualLayout>
              </c:layout>
              <c:spPr>
                <a:noFill/>
                <a:ln>
                  <a:no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0-2CD9-4DC9-B7D7-33DD7C701782}"/>
                </c:ext>
              </c:extLst>
            </c:dLbl>
            <c:dLbl>
              <c:idx val="29"/>
              <c:layout>
                <c:manualLayout>
                  <c:x val="-4.9214138410234726E-2"/>
                  <c:y val="-3.7656224679261281E-2"/>
                </c:manualLayout>
              </c:layout>
              <c:spPr>
                <a:noFill/>
                <a:ln>
                  <a:no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1-2CD9-4DC9-B7D7-33DD7C701782}"/>
                </c:ext>
              </c:extLst>
            </c:dLbl>
            <c:spPr>
              <a:solidFill>
                <a:sysClr val="window" lastClr="FFFFFF"/>
              </a:solidFill>
              <a:ln>
                <a:solidFill>
                  <a:sysClr val="windowText" lastClr="000000">
                    <a:lumMod val="65000"/>
                    <a:lumOff val="35000"/>
                  </a:sysClr>
                </a:solidFill>
              </a:ln>
              <a:effectLst/>
            </c:sp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0"/>
              </c:ext>
            </c:extLst>
          </c:dLbls>
          <c:cat>
            <c:numRef>
              <c:f>'Energy summary'!$D$43:$AG$43</c:f>
              <c:numCache>
                <c:formatCode>General</c:formatCode>
                <c:ptCount val="30"/>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pt idx="16">
                  <c:v>2037</c:v>
                </c:pt>
                <c:pt idx="17">
                  <c:v>2038</c:v>
                </c:pt>
                <c:pt idx="18">
                  <c:v>2039</c:v>
                </c:pt>
                <c:pt idx="19">
                  <c:v>2040</c:v>
                </c:pt>
                <c:pt idx="20">
                  <c:v>2041</c:v>
                </c:pt>
                <c:pt idx="21">
                  <c:v>2042</c:v>
                </c:pt>
                <c:pt idx="22">
                  <c:v>2043</c:v>
                </c:pt>
                <c:pt idx="23">
                  <c:v>2044</c:v>
                </c:pt>
                <c:pt idx="24">
                  <c:v>2045</c:v>
                </c:pt>
                <c:pt idx="25">
                  <c:v>2046</c:v>
                </c:pt>
                <c:pt idx="26">
                  <c:v>2047</c:v>
                </c:pt>
                <c:pt idx="27">
                  <c:v>2048</c:v>
                </c:pt>
                <c:pt idx="28">
                  <c:v>2049</c:v>
                </c:pt>
                <c:pt idx="29">
                  <c:v>2050</c:v>
                </c:pt>
              </c:numCache>
            </c:numRef>
          </c:cat>
          <c:val>
            <c:numRef>
              <c:f>'Energy summary'!$D$44:$AG$44</c:f>
              <c:numCache>
                <c:formatCode>0.00</c:formatCode>
                <c:ptCount val="30"/>
                <c:pt idx="0">
                  <c:v>1.8135928499999998</c:v>
                </c:pt>
                <c:pt idx="1">
                  <c:v>2.4190634000000002</c:v>
                </c:pt>
                <c:pt idx="2">
                  <c:v>2.5204793599999999</c:v>
                </c:pt>
                <c:pt idx="3">
                  <c:v>2.6251111699999998</c:v>
                </c:pt>
                <c:pt idx="4">
                  <c:v>3.1191348400000001</c:v>
                </c:pt>
                <c:pt idx="5">
                  <c:v>3.5296194399999994</c:v>
                </c:pt>
                <c:pt idx="6">
                  <c:v>4.5774021999999999</c:v>
                </c:pt>
                <c:pt idx="7">
                  <c:v>5.453613429999999</c:v>
                </c:pt>
                <c:pt idx="8">
                  <c:v>3.5402874</c:v>
                </c:pt>
                <c:pt idx="9">
                  <c:v>4.812955989999999</c:v>
                </c:pt>
                <c:pt idx="10">
                  <c:v>6.265295179999999</c:v>
                </c:pt>
                <c:pt idx="11">
                  <c:v>7.9370196600000007</c:v>
                </c:pt>
                <c:pt idx="12">
                  <c:v>7.4834523399999995</c:v>
                </c:pt>
                <c:pt idx="13">
                  <c:v>7.3621991799999993</c:v>
                </c:pt>
                <c:pt idx="14">
                  <c:v>7.20852352</c:v>
                </c:pt>
                <c:pt idx="15">
                  <c:v>6.6787309299999995</c:v>
                </c:pt>
                <c:pt idx="16">
                  <c:v>5.3940047799999995</c:v>
                </c:pt>
                <c:pt idx="17">
                  <c:v>6.05221242</c:v>
                </c:pt>
                <c:pt idx="18">
                  <c:v>6.8659872699999998</c:v>
                </c:pt>
                <c:pt idx="19">
                  <c:v>7.7489120799999993</c:v>
                </c:pt>
                <c:pt idx="20">
                  <c:v>8.6145450600000011</c:v>
                </c:pt>
                <c:pt idx="21">
                  <c:v>9.0894729100000031</c:v>
                </c:pt>
                <c:pt idx="22">
                  <c:v>9.1882601700000013</c:v>
                </c:pt>
                <c:pt idx="23">
                  <c:v>9.3324103400000009</c:v>
                </c:pt>
                <c:pt idx="24">
                  <c:v>9.5239210700000001</c:v>
                </c:pt>
                <c:pt idx="25">
                  <c:v>9.7293835300000016</c:v>
                </c:pt>
                <c:pt idx="26">
                  <c:v>9.8442707400000007</c:v>
                </c:pt>
                <c:pt idx="27">
                  <c:v>9.7461228799999997</c:v>
                </c:pt>
                <c:pt idx="28">
                  <c:v>9.6602189899999988</c:v>
                </c:pt>
                <c:pt idx="29">
                  <c:v>9.5532001700000002</c:v>
                </c:pt>
              </c:numCache>
            </c:numRef>
          </c:val>
          <c:smooth val="0"/>
          <c:extLst>
            <c:ext xmlns:c16="http://schemas.microsoft.com/office/drawing/2014/chart" uri="{C3380CC4-5D6E-409C-BE32-E72D297353CC}">
              <c16:uniqueId val="{00000002-2CD9-4DC9-B7D7-33DD7C701782}"/>
            </c:ext>
          </c:extLst>
        </c:ser>
        <c:ser>
          <c:idx val="7"/>
          <c:order val="1"/>
          <c:tx>
            <c:strRef>
              <c:f>'Energy summary'!$C$45</c:f>
              <c:strCache>
                <c:ptCount val="1"/>
                <c:pt idx="0">
                  <c:v>NDC2</c:v>
                </c:pt>
              </c:strCache>
            </c:strRef>
          </c:tx>
          <c:spPr>
            <a:ln w="38100">
              <a:solidFill>
                <a:schemeClr val="accent3">
                  <a:lumMod val="75000"/>
                </a:schemeClr>
              </a:solidFill>
            </a:ln>
          </c:spPr>
          <c:marker>
            <c:symbol val="none"/>
          </c:marker>
          <c:dLbls>
            <c:dLbl>
              <c:idx val="14"/>
              <c:layout>
                <c:manualLayout>
                  <c:x val="-7.7311175045427019E-2"/>
                  <c:y val="-3.3132439396392992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CD9-4DC9-B7D7-33DD7C701782}"/>
                </c:ext>
              </c:extLst>
            </c:dLbl>
            <c:dLbl>
              <c:idx val="29"/>
              <c:layout>
                <c:manualLayout>
                  <c:x val="-5.7022171355665972E-2"/>
                  <c:y val="6.30877989729690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CD9-4DC9-B7D7-33DD7C7017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0"/>
              </c:ext>
            </c:extLst>
          </c:dLbls>
          <c:cat>
            <c:numRef>
              <c:f>'Energy summary'!$D$43:$AG$43</c:f>
              <c:numCache>
                <c:formatCode>General</c:formatCode>
                <c:ptCount val="30"/>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pt idx="16">
                  <c:v>2037</c:v>
                </c:pt>
                <c:pt idx="17">
                  <c:v>2038</c:v>
                </c:pt>
                <c:pt idx="18">
                  <c:v>2039</c:v>
                </c:pt>
                <c:pt idx="19">
                  <c:v>2040</c:v>
                </c:pt>
                <c:pt idx="20">
                  <c:v>2041</c:v>
                </c:pt>
                <c:pt idx="21">
                  <c:v>2042</c:v>
                </c:pt>
                <c:pt idx="22">
                  <c:v>2043</c:v>
                </c:pt>
                <c:pt idx="23">
                  <c:v>2044</c:v>
                </c:pt>
                <c:pt idx="24">
                  <c:v>2045</c:v>
                </c:pt>
                <c:pt idx="25">
                  <c:v>2046</c:v>
                </c:pt>
                <c:pt idx="26">
                  <c:v>2047</c:v>
                </c:pt>
                <c:pt idx="27">
                  <c:v>2048</c:v>
                </c:pt>
                <c:pt idx="28">
                  <c:v>2049</c:v>
                </c:pt>
                <c:pt idx="29">
                  <c:v>2050</c:v>
                </c:pt>
              </c:numCache>
            </c:numRef>
          </c:cat>
          <c:val>
            <c:numRef>
              <c:f>'Energy summary'!$D$45:$AG$45</c:f>
              <c:numCache>
                <c:formatCode>0.00</c:formatCode>
                <c:ptCount val="30"/>
                <c:pt idx="0">
                  <c:v>1.8135928499999998</c:v>
                </c:pt>
                <c:pt idx="1">
                  <c:v>2.4190634000000002</c:v>
                </c:pt>
                <c:pt idx="2">
                  <c:v>2.5204793599999999</c:v>
                </c:pt>
                <c:pt idx="3">
                  <c:v>2.6251111699999998</c:v>
                </c:pt>
                <c:pt idx="4">
                  <c:v>3.1191348400000001</c:v>
                </c:pt>
                <c:pt idx="5">
                  <c:v>3.61241491</c:v>
                </c:pt>
                <c:pt idx="6">
                  <c:v>4.5860040099999999</c:v>
                </c:pt>
                <c:pt idx="7">
                  <c:v>5.4692654799999989</c:v>
                </c:pt>
                <c:pt idx="8">
                  <c:v>3.43716021</c:v>
                </c:pt>
                <c:pt idx="9">
                  <c:v>4.6270431999999992</c:v>
                </c:pt>
                <c:pt idx="10">
                  <c:v>6.0606347899999991</c:v>
                </c:pt>
                <c:pt idx="11">
                  <c:v>9.8258610200000014</c:v>
                </c:pt>
                <c:pt idx="12">
                  <c:v>6.7798121799999995</c:v>
                </c:pt>
                <c:pt idx="13">
                  <c:v>6.6121488399999997</c:v>
                </c:pt>
                <c:pt idx="14">
                  <c:v>6.4460853399999998</c:v>
                </c:pt>
                <c:pt idx="15">
                  <c:v>5.8703159599999992</c:v>
                </c:pt>
                <c:pt idx="16">
                  <c:v>4.6092831299999997</c:v>
                </c:pt>
                <c:pt idx="17">
                  <c:v>5.2888939500000003</c:v>
                </c:pt>
                <c:pt idx="18">
                  <c:v>6.190191379999999</c:v>
                </c:pt>
                <c:pt idx="19">
                  <c:v>7.0686022199999998</c:v>
                </c:pt>
                <c:pt idx="20">
                  <c:v>7.8931824599999993</c:v>
                </c:pt>
                <c:pt idx="21">
                  <c:v>8.759651100000001</c:v>
                </c:pt>
                <c:pt idx="22">
                  <c:v>9.0230429500000007</c:v>
                </c:pt>
                <c:pt idx="23">
                  <c:v>9.3061766100000014</c:v>
                </c:pt>
                <c:pt idx="24">
                  <c:v>9.3894998000000012</c:v>
                </c:pt>
                <c:pt idx="25">
                  <c:v>9.3309847700000024</c:v>
                </c:pt>
                <c:pt idx="26">
                  <c:v>9.2761005100000027</c:v>
                </c:pt>
                <c:pt idx="27">
                  <c:v>9.23283466</c:v>
                </c:pt>
                <c:pt idx="28">
                  <c:v>9.1994699700000009</c:v>
                </c:pt>
                <c:pt idx="29">
                  <c:v>9.1530954300000023</c:v>
                </c:pt>
              </c:numCache>
            </c:numRef>
          </c:val>
          <c:smooth val="0"/>
          <c:extLst>
            <c:ext xmlns:c16="http://schemas.microsoft.com/office/drawing/2014/chart" uri="{C3380CC4-5D6E-409C-BE32-E72D297353CC}">
              <c16:uniqueId val="{00000005-2CD9-4DC9-B7D7-33DD7C701782}"/>
            </c:ext>
          </c:extLst>
        </c:ser>
        <c:ser>
          <c:idx val="8"/>
          <c:order val="2"/>
          <c:tx>
            <c:strRef>
              <c:f>'Energy summary'!$C$46</c:f>
              <c:strCache>
                <c:ptCount val="1"/>
                <c:pt idx="0">
                  <c:v>NDC30</c:v>
                </c:pt>
              </c:strCache>
            </c:strRef>
          </c:tx>
          <c:spPr>
            <a:ln w="38100">
              <a:solidFill>
                <a:schemeClr val="accent6">
                  <a:lumMod val="75000"/>
                </a:schemeClr>
              </a:solidFill>
            </a:ln>
          </c:spPr>
          <c:marker>
            <c:symbol val="none"/>
          </c:marker>
          <c:dLbls>
            <c:dLbl>
              <c:idx val="14"/>
              <c:layout>
                <c:manualLayout>
                  <c:x val="-5.9991671714112731E-2"/>
                  <c:y val="3.67130329972709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CD9-4DC9-B7D7-33DD7C701782}"/>
                </c:ext>
              </c:extLst>
            </c:dLbl>
            <c:dLbl>
              <c:idx val="29"/>
              <c:layout>
                <c:manualLayout>
                  <c:x val="-7.3817760894850704E-2"/>
                  <c:y val="6.95507405510937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CD9-4DC9-B7D7-33DD7C7017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0"/>
              </c:ext>
            </c:extLst>
          </c:dLbls>
          <c:cat>
            <c:numRef>
              <c:f>'Energy summary'!$D$43:$AG$43</c:f>
              <c:numCache>
                <c:formatCode>General</c:formatCode>
                <c:ptCount val="30"/>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pt idx="16">
                  <c:v>2037</c:v>
                </c:pt>
                <c:pt idx="17">
                  <c:v>2038</c:v>
                </c:pt>
                <c:pt idx="18">
                  <c:v>2039</c:v>
                </c:pt>
                <c:pt idx="19">
                  <c:v>2040</c:v>
                </c:pt>
                <c:pt idx="20">
                  <c:v>2041</c:v>
                </c:pt>
                <c:pt idx="21">
                  <c:v>2042</c:v>
                </c:pt>
                <c:pt idx="22">
                  <c:v>2043</c:v>
                </c:pt>
                <c:pt idx="23">
                  <c:v>2044</c:v>
                </c:pt>
                <c:pt idx="24">
                  <c:v>2045</c:v>
                </c:pt>
                <c:pt idx="25">
                  <c:v>2046</c:v>
                </c:pt>
                <c:pt idx="26">
                  <c:v>2047</c:v>
                </c:pt>
                <c:pt idx="27">
                  <c:v>2048</c:v>
                </c:pt>
                <c:pt idx="28">
                  <c:v>2049</c:v>
                </c:pt>
                <c:pt idx="29">
                  <c:v>2050</c:v>
                </c:pt>
              </c:numCache>
            </c:numRef>
          </c:cat>
          <c:val>
            <c:numRef>
              <c:f>'Energy summary'!$D$46:$AG$46</c:f>
              <c:numCache>
                <c:formatCode>0.00</c:formatCode>
                <c:ptCount val="30"/>
                <c:pt idx="0">
                  <c:v>1.8135928499999998</c:v>
                </c:pt>
                <c:pt idx="1">
                  <c:v>2.4190634000000002</c:v>
                </c:pt>
                <c:pt idx="2">
                  <c:v>2.5204793599999999</c:v>
                </c:pt>
                <c:pt idx="3">
                  <c:v>2.6251111699999998</c:v>
                </c:pt>
                <c:pt idx="4">
                  <c:v>3.1191348400000001</c:v>
                </c:pt>
                <c:pt idx="5">
                  <c:v>2.9573390599999998</c:v>
                </c:pt>
                <c:pt idx="6">
                  <c:v>4.5854601700000002</c:v>
                </c:pt>
                <c:pt idx="7">
                  <c:v>5.46960187</c:v>
                </c:pt>
                <c:pt idx="8">
                  <c:v>3.4336910999999999</c:v>
                </c:pt>
                <c:pt idx="9">
                  <c:v>4.6255822599999998</c:v>
                </c:pt>
                <c:pt idx="10">
                  <c:v>6.1846950799999991</c:v>
                </c:pt>
                <c:pt idx="11">
                  <c:v>8.1140031400000012</c:v>
                </c:pt>
                <c:pt idx="12">
                  <c:v>6.7510423299999998</c:v>
                </c:pt>
                <c:pt idx="13">
                  <c:v>6.5703953199999994</c:v>
                </c:pt>
                <c:pt idx="14">
                  <c:v>6.3916321299999996</c:v>
                </c:pt>
                <c:pt idx="15">
                  <c:v>6.28733173</c:v>
                </c:pt>
                <c:pt idx="16">
                  <c:v>6.1540756700000001</c:v>
                </c:pt>
                <c:pt idx="17">
                  <c:v>5.7304419099999997</c:v>
                </c:pt>
                <c:pt idx="18">
                  <c:v>5.4288825199999993</c:v>
                </c:pt>
                <c:pt idx="19">
                  <c:v>5.2077982499999997</c:v>
                </c:pt>
                <c:pt idx="20">
                  <c:v>4.1045218999999999</c:v>
                </c:pt>
                <c:pt idx="21">
                  <c:v>2.8205990299999999</c:v>
                </c:pt>
                <c:pt idx="22">
                  <c:v>2.7550671699999998</c:v>
                </c:pt>
                <c:pt idx="23">
                  <c:v>2.8827412499999996</c:v>
                </c:pt>
                <c:pt idx="24">
                  <c:v>3.2798095499999995</c:v>
                </c:pt>
                <c:pt idx="25">
                  <c:v>3.4483792100000006</c:v>
                </c:pt>
                <c:pt idx="26">
                  <c:v>3.3927531799999997</c:v>
                </c:pt>
                <c:pt idx="27">
                  <c:v>3.6155721000000001</c:v>
                </c:pt>
                <c:pt idx="28">
                  <c:v>3.5817570700000001</c:v>
                </c:pt>
                <c:pt idx="29">
                  <c:v>3.9236057599999996</c:v>
                </c:pt>
              </c:numCache>
            </c:numRef>
          </c:val>
          <c:smooth val="0"/>
          <c:extLst>
            <c:ext xmlns:c16="http://schemas.microsoft.com/office/drawing/2014/chart" uri="{C3380CC4-5D6E-409C-BE32-E72D297353CC}">
              <c16:uniqueId val="{00000008-2CD9-4DC9-B7D7-33DD7C701782}"/>
            </c:ext>
          </c:extLst>
        </c:ser>
        <c:dLbls>
          <c:showLegendKey val="0"/>
          <c:showVal val="0"/>
          <c:showCatName val="0"/>
          <c:showSerName val="0"/>
          <c:showPercent val="0"/>
          <c:showBubbleSize val="0"/>
        </c:dLbls>
        <c:smooth val="0"/>
        <c:axId val="721746208"/>
        <c:axId val="721747648"/>
        <c:extLst/>
      </c:lineChart>
      <c:catAx>
        <c:axId val="721746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721747648"/>
        <c:crosses val="autoZero"/>
        <c:auto val="1"/>
        <c:lblAlgn val="ctr"/>
        <c:lblOffset val="100"/>
        <c:noMultiLvlLbl val="0"/>
      </c:catAx>
      <c:valAx>
        <c:axId val="721747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US"/>
                  <a:t>Million tonnes CO2eq</a:t>
                </a:r>
              </a:p>
            </c:rich>
          </c:tx>
          <c:layout>
            <c:manualLayout>
              <c:xMode val="edge"/>
              <c:yMode val="edge"/>
              <c:x val="6.1750219401170016E-2"/>
              <c:y val="0.29006755303128096"/>
            </c:manualLayout>
          </c:layout>
          <c:overlay val="0"/>
          <c:spPr>
            <a:noFill/>
            <a:ln>
              <a:noFill/>
            </a:ln>
            <a:effectLst/>
          </c:spPr>
        </c:title>
        <c:numFmt formatCode="0" sourceLinked="0"/>
        <c:majorTickMark val="none"/>
        <c:minorTickMark val="none"/>
        <c:tickLblPos val="nextTo"/>
        <c:spPr>
          <a:noFill/>
          <a:ln>
            <a:noFill/>
          </a:ln>
          <a:effectLst/>
        </c:spPr>
        <c:txPr>
          <a:bodyPr rot="-60000000" vert="horz"/>
          <a:lstStyle/>
          <a:p>
            <a:pPr>
              <a:defRPr/>
            </a:pPr>
            <a:endParaRPr lang="en-US"/>
          </a:p>
        </c:txPr>
        <c:crossAx val="721746208"/>
        <c:crosses val="autoZero"/>
        <c:crossBetween val="between"/>
      </c:valAx>
      <c:spPr>
        <a:noFill/>
        <a:ln>
          <a:noFill/>
        </a:ln>
      </c:spPr>
    </c:plotArea>
    <c:legend>
      <c:legendPos val="r"/>
      <c:overlay val="0"/>
      <c:spPr>
        <a:noFill/>
        <a:ln>
          <a:noFill/>
        </a:ln>
        <a:effectLst/>
      </c:spPr>
      <c:txPr>
        <a:bodyPr rot="0" vert="horz"/>
        <a:lstStyle/>
        <a:p>
          <a:pPr>
            <a:defRPr/>
          </a:pPr>
          <a:endParaRPr lang="en-US"/>
        </a:p>
      </c:txPr>
    </c:legend>
    <c:plotVisOnly val="1"/>
    <c:dispBlanksAs val="zero"/>
    <c:showDLblsOverMax val="0"/>
    <c:extLst/>
  </c:chart>
  <c:spPr>
    <a:solidFill>
      <a:sysClr val="window" lastClr="FFFFFF"/>
    </a:solidFill>
    <a:ln w="19050" cap="flat" cmpd="sng" algn="ctr">
      <a:solidFill>
        <a:sysClr val="windowText" lastClr="000000"/>
      </a:solidFill>
      <a:prstDash val="solid"/>
      <a:miter lim="800000"/>
    </a:ln>
    <a:effectLst/>
  </c:spPr>
  <c:txPr>
    <a:bodyPr/>
    <a:lstStyle/>
    <a:p>
      <a:pPr>
        <a:defRPr>
          <a:solidFill>
            <a:sysClr val="windowText" lastClr="000000"/>
          </a:solidFill>
          <a:latin typeface="+mn-lt"/>
          <a:ea typeface="+mn-ea"/>
          <a:cs typeface="+mn-cs"/>
        </a:defRPr>
      </a:pPr>
      <a:endParaRPr lang="en-US"/>
    </a:p>
  </c:txPr>
  <c:externalData r:id="rId2">
    <c:autoUpdate val="0"/>
  </c:externalData>
</c:chartSpace>
</file>

<file path=word/documenttasks/documenttasks1.xml><?xml version="1.0" encoding="utf-8"?>
<t:Tasks xmlns:t="http://schemas.microsoft.com/office/tasks/2019/documenttasks" xmlns:oel="http://schemas.microsoft.com/office/2019/extlst">
  <t:Task id="{74EE4C11-FC1A-4988-A7F7-901EE9494F90}">
    <t:Anchor>
      <t:Comment id="1386292350"/>
    </t:Anchor>
    <t:History>
      <t:Event id="{91EDE2AD-8FC4-466D-ACB3-2A19BE1F1E22}" time="2026-05-07T00:16:43.415Z">
        <t:Attribution userId="S::thomas.alfstad@climatecompatiblegrowth.com::61d868d7-44a4-4b17-a190-3f255eec7dc2" userProvider="AD" userName="Thomas Alfstad"/>
        <t:Anchor>
          <t:Comment id="1386292350"/>
        </t:Anchor>
        <t:Create/>
      </t:Event>
      <t:Event id="{29BF480C-7A00-40B0-BF01-2F631D9DA2C8}" time="2026-05-07T00:16:43.415Z">
        <t:Attribution userId="S::thomas.alfstad@climatecompatiblegrowth.com::61d868d7-44a4-4b17-a190-3f255eec7dc2" userProvider="AD" userName="Thomas Alfstad"/>
        <t:Anchor>
          <t:Comment id="1386292350"/>
        </t:Anchor>
        <t:Assign userId="S::amira.elhamady@climatecompatiblegrowth.com::a66fef63-40d6-4d77-b076-27699a6731b7" userProvider="AD" userName="Amira El Hamady"/>
      </t:Event>
      <t:Event id="{3C5F6219-CC08-4C5A-A51E-0B8CADDF2134}" time="2026-05-07T00:16:43.415Z">
        <t:Attribution userId="S::thomas.alfstad@climatecompatiblegrowth.com::61d868d7-44a4-4b17-a190-3f255eec7dc2" userProvider="AD" userName="Thomas Alfstad"/>
        <t:Anchor>
          <t:Comment id="1386292350"/>
        </t:Anchor>
        <t:SetTitle title="@Amira El Hamady We can maybe make these a bit more readable, by making each graph a little taller, gain a little space by removing the numbers from the y axis in the central chart and just having the legend to the right of the rightmost graph.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15196-5956-4DCF-9A41-E4B739AE9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35747</Words>
  <Characters>203760</Characters>
  <Application>Microsoft Office Word</Application>
  <DocSecurity>4</DocSecurity>
  <Lines>1698</Lines>
  <Paragraphs>478</Paragraphs>
  <ScaleCrop>false</ScaleCrop>
  <Company/>
  <LinksUpToDate>false</LinksUpToDate>
  <CharactersWithSpaces>239029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Guest User</cp:lastModifiedBy>
  <cp:revision>2293</cp:revision>
  <dcterms:created xsi:type="dcterms:W3CDTF">2026-04-29T06:08:00Z</dcterms:created>
  <dcterms:modified xsi:type="dcterms:W3CDTF">2026-05-11T14:30:00Z</dcterms:modified>
</cp:coreProperties>
</file>